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777777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Appendix X</w:t>
      </w:r>
    </w:p>
    <w:p w14:paraId="6A7E31C3" w14:textId="77777777" w:rsidR="00F764FB" w:rsidRPr="00352CE9" w:rsidRDefault="00EA5A08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Details of</w:t>
      </w:r>
      <w:r w:rsidR="00F764FB" w:rsidRPr="00352CE9">
        <w:rPr>
          <w:b/>
        </w:rPr>
        <w:t xml:space="preserve"> Deliberative Polls Included in the Study</w:t>
      </w:r>
    </w:p>
    <w:tbl>
      <w:tblPr>
        <w:tblW w:w="1117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24"/>
        <w:gridCol w:w="703"/>
        <w:gridCol w:w="576"/>
        <w:gridCol w:w="1311"/>
        <w:gridCol w:w="1111"/>
        <w:gridCol w:w="1516"/>
        <w:gridCol w:w="2427"/>
        <w:gridCol w:w="1905"/>
        <w:tblGridChange w:id="0">
          <w:tblGrid>
            <w:gridCol w:w="1624"/>
            <w:gridCol w:w="703"/>
            <w:gridCol w:w="576"/>
            <w:gridCol w:w="1311"/>
            <w:gridCol w:w="1111"/>
            <w:gridCol w:w="1516"/>
            <w:gridCol w:w="2427"/>
            <w:gridCol w:w="1905"/>
          </w:tblGrid>
        </w:tblGridChange>
      </w:tblGrid>
      <w:tr w:rsidR="00F764FB" w:rsidRPr="00523AB7" w14:paraId="4E55EE57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26129" w14:textId="77777777" w:rsidR="00F764FB" w:rsidRPr="008E709A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624C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*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ED48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CACF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33683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324846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Issue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</w:tcPr>
          <w:p w14:paraId="000B58AF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14:paraId="369AB659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bottom"/>
          </w:tcPr>
          <w:p w14:paraId="51A5655C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2E552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14:paraId="7985DE7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14:paraId="1FB4232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bottom"/>
          </w:tcPr>
          <w:p w14:paraId="5CB5FB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14:paraId="4C7B06B2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June 9-11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14:paraId="26BCB7CD" w14:textId="684A52C5" w:rsidR="00F764FB" w:rsidRPr="00523AB7" w:rsidRDefault="00191A1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1" w:author="Fishkin, James" w:date="2015-02-28T12:21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tcBorders>
              <w:top w:val="single" w:sz="4" w:space="0" w:color="auto"/>
            </w:tcBorders>
          </w:tcPr>
          <w:p w14:paraId="30E404D9" w14:textId="14F5DFBB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  <w:r w:rsidR="00191A1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764FB" w:rsidRPr="00523AB7" w14:paraId="4BDDE52C" w14:textId="77777777" w:rsidTr="00AC1211">
        <w:trPr>
          <w:jc w:val="center"/>
        </w:trPr>
        <w:tc>
          <w:tcPr>
            <w:tcW w:w="1624" w:type="dxa"/>
            <w:vAlign w:val="bottom"/>
          </w:tcPr>
          <w:p w14:paraId="6852530A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703" w:type="dxa"/>
          </w:tcPr>
          <w:p w14:paraId="3948974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14:paraId="30DF4C5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14:paraId="017F7FA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350839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12D5A0A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14:paraId="28814016" w14:textId="452B30D3" w:rsidR="00F764FB" w:rsidRPr="00523AB7" w:rsidRDefault="00191A1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2" w:author="Fishkin, James" w:date="2015-02-28T12:21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</w:tcPr>
          <w:p w14:paraId="01844F2B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14:paraId="586C98E8" w14:textId="77777777" w:rsidTr="00AC1211">
        <w:trPr>
          <w:jc w:val="center"/>
        </w:trPr>
        <w:tc>
          <w:tcPr>
            <w:tcW w:w="1624" w:type="dxa"/>
            <w:vAlign w:val="bottom"/>
          </w:tcPr>
          <w:p w14:paraId="1AADA231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703" w:type="dxa"/>
          </w:tcPr>
          <w:p w14:paraId="1233E6E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C2EE39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14:paraId="5DDF1637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5264128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642770A6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July</w:t>
            </w:r>
          </w:p>
        </w:tc>
        <w:tc>
          <w:tcPr>
            <w:tcW w:w="2427" w:type="dxa"/>
            <w:vAlign w:val="bottom"/>
          </w:tcPr>
          <w:p w14:paraId="58198591" w14:textId="18A51C2F" w:rsidR="00F764FB" w:rsidRPr="00523AB7" w:rsidRDefault="00191A1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3" w:author="Fishkin, James" w:date="2015-02-28T12:21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</w:tcPr>
          <w:p w14:paraId="6625EFC7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14:paraId="57E55BE4" w14:textId="77777777" w:rsidTr="00AC1211">
        <w:trPr>
          <w:jc w:val="center"/>
        </w:trPr>
        <w:tc>
          <w:tcPr>
            <w:tcW w:w="1624" w:type="dxa"/>
            <w:vAlign w:val="bottom"/>
          </w:tcPr>
          <w:p w14:paraId="5932E089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GE</w:t>
            </w:r>
          </w:p>
        </w:tc>
        <w:tc>
          <w:tcPr>
            <w:tcW w:w="703" w:type="dxa"/>
          </w:tcPr>
          <w:p w14:paraId="0FDCC2F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14:paraId="23300D0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14:paraId="05702E6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BB087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E4347B2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14:paraId="762276BD" w14:textId="7AF11F48" w:rsidR="00F764FB" w:rsidRPr="00523AB7" w:rsidRDefault="00191A1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4" w:author="Fishkin, James" w:date="2015-02-28T12:21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</w:tcPr>
          <w:p w14:paraId="23323343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14:paraId="791A0927" w14:textId="77777777" w:rsidTr="00AC1211">
        <w:trPr>
          <w:jc w:val="center"/>
        </w:trPr>
        <w:tc>
          <w:tcPr>
            <w:tcW w:w="1624" w:type="dxa"/>
            <w:vAlign w:val="bottom"/>
          </w:tcPr>
          <w:p w14:paraId="15032FC5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AU Monarchy</w:t>
            </w:r>
          </w:p>
        </w:tc>
        <w:tc>
          <w:tcPr>
            <w:tcW w:w="703" w:type="dxa"/>
            <w:vAlign w:val="bottom"/>
          </w:tcPr>
          <w:p w14:paraId="364C48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14:paraId="277E5A23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14:paraId="3554B1FA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D3CA5A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14:paraId="6AACC03A" w14:textId="77777777" w:rsidR="00F764FB" w:rsidRPr="00E52CB2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14:paraId="00575DDF" w14:textId="4B5B0919" w:rsidR="00F764FB" w:rsidRPr="00523AB7" w:rsidRDefault="00191A1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5" w:author="Fishkin, James" w:date="2015-02-28T12:21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</w:tcPr>
          <w:p w14:paraId="32B8DD99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14:paraId="50C7A56D" w14:textId="77777777" w:rsidTr="00AC1211">
        <w:trPr>
          <w:jc w:val="center"/>
        </w:trPr>
        <w:tc>
          <w:tcPr>
            <w:tcW w:w="1624" w:type="dxa"/>
            <w:vAlign w:val="bottom"/>
          </w:tcPr>
          <w:p w14:paraId="76DE0BD6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703" w:type="dxa"/>
            <w:vAlign w:val="bottom"/>
          </w:tcPr>
          <w:p w14:paraId="3F78F58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14:paraId="1E6FD4F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14:paraId="434B00C5" w14:textId="77777777" w:rsidR="00F764FB" w:rsidRPr="00523AB7" w:rsidRDefault="001D785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2F696002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894E96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14:paraId="03CB8CA9" w14:textId="265F1340" w:rsidR="00F764F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6" w:author="Fishkin, James" w:date="2015-02-28T13:58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32DFDA54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F764FB" w:rsidRPr="00523AB7" w14:paraId="6AA7B2CD" w14:textId="77777777" w:rsidTr="00AC1211">
        <w:trPr>
          <w:jc w:val="center"/>
        </w:trPr>
        <w:tc>
          <w:tcPr>
            <w:tcW w:w="1624" w:type="dxa"/>
            <w:vAlign w:val="bottom"/>
          </w:tcPr>
          <w:p w14:paraId="1622296E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EU</w:t>
            </w:r>
          </w:p>
        </w:tc>
        <w:tc>
          <w:tcPr>
            <w:tcW w:w="703" w:type="dxa"/>
            <w:vAlign w:val="bottom"/>
          </w:tcPr>
          <w:p w14:paraId="379C2AD7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7D2457B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14:paraId="7644F61E" w14:textId="77777777" w:rsidR="00F764FB" w:rsidRPr="00523AB7" w:rsidRDefault="003A370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EA2CE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14:paraId="56D5998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14:paraId="5B702596" w14:textId="28723FAB" w:rsidR="00F764F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7" w:author="Fishkin, James" w:date="2015-02-28T13:58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785EDF4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14:paraId="1CFC861B" w14:textId="77777777" w:rsidTr="00AC1211">
        <w:trPr>
          <w:jc w:val="center"/>
        </w:trPr>
        <w:tc>
          <w:tcPr>
            <w:tcW w:w="1624" w:type="dxa"/>
            <w:vAlign w:val="bottom"/>
          </w:tcPr>
          <w:p w14:paraId="3E835BC8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CPL</w:t>
            </w:r>
          </w:p>
        </w:tc>
        <w:tc>
          <w:tcPr>
            <w:tcW w:w="703" w:type="dxa"/>
            <w:vAlign w:val="bottom"/>
          </w:tcPr>
          <w:p w14:paraId="5064E46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499BB1C4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14:paraId="74FF7E52" w14:textId="77777777" w:rsidR="00F764FB" w:rsidRPr="00523AB7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89E12F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34B4FD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14:paraId="6B430CCC" w14:textId="6131666E" w:rsidR="00F764F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8" w:author="Fishkin, James" w:date="2015-02-28T13:58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</w:t>
              </w:r>
            </w:ins>
            <w:ins w:id="9" w:author="Fishkin, James" w:date="2015-02-28T13:59:00Z">
              <w:r>
                <w:rPr>
                  <w:rFonts w:ascii="Times New Roman" w:hAnsi="Times New Roman"/>
                  <w:sz w:val="20"/>
                  <w:szCs w:val="20"/>
                </w:rPr>
                <w:t xml:space="preserve">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</w:tcPr>
          <w:p w14:paraId="064EED9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14:paraId="18D9B5F5" w14:textId="77777777" w:rsidTr="00AC1211">
        <w:trPr>
          <w:jc w:val="center"/>
        </w:trPr>
        <w:tc>
          <w:tcPr>
            <w:tcW w:w="1624" w:type="dxa"/>
            <w:vAlign w:val="bottom"/>
          </w:tcPr>
          <w:p w14:paraId="1EB176A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WTU</w:t>
            </w:r>
          </w:p>
        </w:tc>
        <w:tc>
          <w:tcPr>
            <w:tcW w:w="703" w:type="dxa"/>
            <w:vAlign w:val="bottom"/>
          </w:tcPr>
          <w:p w14:paraId="1921AB07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BAAF486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14:paraId="28738F60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74500F6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E6C68E4" w14:textId="77777777" w:rsidR="00986CBB" w:rsidRDefault="00707194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14:paraId="6000D7C1" w14:textId="3EC65031" w:rsidR="00986CB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10" w:author="Fishkin, James" w:date="2015-02-28T13:59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1B61FAA8" w14:textId="2C712A5B" w:rsidR="00986CBB" w:rsidRPr="00D61240" w:rsidRDefault="00D61240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"/>
            </w:r>
            <w:r w:rsidR="00EE4F0D" w:rsidRPr="00D6124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015D7C62" w14:textId="77777777" w:rsidTr="00AC1211">
        <w:trPr>
          <w:jc w:val="center"/>
        </w:trPr>
        <w:tc>
          <w:tcPr>
            <w:tcW w:w="1624" w:type="dxa"/>
            <w:vAlign w:val="bottom"/>
          </w:tcPr>
          <w:p w14:paraId="732630F2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SWEPCO</w:t>
            </w:r>
          </w:p>
        </w:tc>
        <w:tc>
          <w:tcPr>
            <w:tcW w:w="703" w:type="dxa"/>
            <w:vAlign w:val="bottom"/>
          </w:tcPr>
          <w:p w14:paraId="1B30B5E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6BFB18B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14:paraId="730AEBAC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5001EF2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70AFEE52" w14:textId="77777777" w:rsidR="00986CBB" w:rsidRDefault="00A1704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14:paraId="2856B9C6" w14:textId="65D77662" w:rsidR="00986CB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11" w:author="Fishkin, James" w:date="2015-02-28T13:59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2221AFAE" w14:textId="638CC4C1" w:rsidR="00986CBB" w:rsidRPr="00D61240" w:rsidRDefault="00D6124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2"/>
            </w:r>
          </w:p>
        </w:tc>
      </w:tr>
      <w:tr w:rsidR="00986CBB" w:rsidRPr="00523AB7" w14:paraId="79860783" w14:textId="77777777" w:rsidTr="00AC1211">
        <w:trPr>
          <w:jc w:val="center"/>
        </w:trPr>
        <w:tc>
          <w:tcPr>
            <w:tcW w:w="1624" w:type="dxa"/>
            <w:vAlign w:val="bottom"/>
          </w:tcPr>
          <w:p w14:paraId="7A796ABA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703" w:type="dxa"/>
            <w:vAlign w:val="bottom"/>
          </w:tcPr>
          <w:p w14:paraId="1F006B7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6E26957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14:paraId="59408750" w14:textId="77777777" w:rsidR="00986CBB" w:rsidRPr="00523AB7" w:rsidRDefault="00D644F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B93F1C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14:paraId="15AF912D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14:paraId="0B612712" w14:textId="546ADD15" w:rsidR="00986CBB" w:rsidRPr="003D7C0B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12" w:author="Fishkin, James" w:date="2015-02-28T13:59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2924881A" w14:textId="77777777" w:rsidR="00986CBB" w:rsidRPr="00523AB7" w:rsidRDefault="00986CBB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3"/>
            </w:r>
            <w:r w:rsidR="00EE01A1">
              <w:rPr>
                <w:rFonts w:ascii="Times New Roman" w:hAnsi="Times New Roman"/>
                <w:sz w:val="20"/>
                <w:szCs w:val="20"/>
              </w:rPr>
              <w:t>; Siu et al. 2014</w:t>
            </w:r>
            <w:r w:rsidR="00EE4F0D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45EA8B98" w14:textId="77777777" w:rsidTr="00AC1211">
        <w:trPr>
          <w:jc w:val="center"/>
        </w:trPr>
        <w:tc>
          <w:tcPr>
            <w:tcW w:w="1624" w:type="dxa"/>
            <w:vAlign w:val="bottom"/>
          </w:tcPr>
          <w:p w14:paraId="25DB240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</w:p>
        </w:tc>
        <w:tc>
          <w:tcPr>
            <w:tcW w:w="703" w:type="dxa"/>
            <w:vAlign w:val="bottom"/>
          </w:tcPr>
          <w:p w14:paraId="6301E8B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5B48F1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14:paraId="1870DFA0" w14:textId="77777777" w:rsidR="00986CBB" w:rsidRPr="00523AB7" w:rsidRDefault="00A72FE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D3FBFA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51A89B9F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14:paraId="4C670BD0" w14:textId="144D14FD" w:rsidR="00986CB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13" w:author="Fishkin, James" w:date="2015-02-28T13:59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283CF75E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14:paraId="5B9C7CAA" w14:textId="77777777" w:rsidTr="00AC1211">
        <w:trPr>
          <w:jc w:val="center"/>
        </w:trPr>
        <w:tc>
          <w:tcPr>
            <w:tcW w:w="1624" w:type="dxa"/>
            <w:vAlign w:val="bottom"/>
          </w:tcPr>
          <w:p w14:paraId="51FA13C5" w14:textId="77777777" w:rsidR="00887B96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 </w:t>
            </w:r>
            <w:r w:rsidR="00887B96">
              <w:rPr>
                <w:rFonts w:ascii="Times New Roman" w:hAnsi="Times New Roman"/>
                <w:sz w:val="20"/>
                <w:szCs w:val="20"/>
              </w:rPr>
              <w:t>NIC 1</w:t>
            </w:r>
          </w:p>
        </w:tc>
        <w:tc>
          <w:tcPr>
            <w:tcW w:w="703" w:type="dxa"/>
            <w:vAlign w:val="bottom"/>
          </w:tcPr>
          <w:p w14:paraId="01D54656" w14:textId="77777777" w:rsidR="00887B96" w:rsidRDefault="00D414CD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DF7F594" w14:textId="77777777" w:rsidR="00887B96" w:rsidRPr="00523AB7" w:rsidRDefault="008F318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14:paraId="5C9532A4" w14:textId="77777777" w:rsidR="00887B96" w:rsidRDefault="00411B7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62C4A281" w14:textId="77777777" w:rsidR="00887B96" w:rsidRDefault="002871CC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C9B2267" w14:textId="77777777" w:rsidR="00887B96" w:rsidRPr="000C3456" w:rsidRDefault="00A6230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C3456">
              <w:rPr>
                <w:rFonts w:ascii="Times New Roman" w:hAnsi="Times New Roman"/>
                <w:sz w:val="20"/>
                <w:szCs w:val="20"/>
              </w:rPr>
              <w:t>January 18-21</w:t>
            </w:r>
          </w:p>
        </w:tc>
        <w:tc>
          <w:tcPr>
            <w:tcW w:w="2427" w:type="dxa"/>
            <w:vAlign w:val="bottom"/>
          </w:tcPr>
          <w:p w14:paraId="5683A6B4" w14:textId="6C2AEE45" w:rsidR="00887B96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14" w:author="Fishkin, James" w:date="2015-02-28T14:00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139F26B4" w14:textId="77777777" w:rsidR="00887B96" w:rsidRDefault="00672E5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and Fishkin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986CBB" w:rsidRPr="00523AB7" w14:paraId="0B1F4E7D" w14:textId="77777777" w:rsidTr="00AC1211">
        <w:trPr>
          <w:jc w:val="center"/>
        </w:trPr>
        <w:tc>
          <w:tcPr>
            <w:tcW w:w="1624" w:type="dxa"/>
            <w:vAlign w:val="bottom"/>
          </w:tcPr>
          <w:p w14:paraId="1D676538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14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NIC 2</w:t>
            </w:r>
          </w:p>
        </w:tc>
        <w:tc>
          <w:tcPr>
            <w:tcW w:w="703" w:type="dxa"/>
            <w:vAlign w:val="bottom"/>
          </w:tcPr>
          <w:p w14:paraId="22A2D88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5C5A96C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14:paraId="1A5820CC" w14:textId="77777777" w:rsidR="00986CBB" w:rsidRPr="00A37C18" w:rsidRDefault="00A37C18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7C18"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1EF024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09376BA3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14:paraId="2E28F9C6" w14:textId="49F5D8FD" w:rsidR="00986CB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15" w:author="Fishkin, James" w:date="2015-02-28T14:00:00Z">
              <w:r>
                <w:rPr>
                  <w:rFonts w:ascii="Times New Roman" w:hAnsi="Times New Roman"/>
                  <w:sz w:val="20"/>
                  <w:szCs w:val="20"/>
                </w:rPr>
                <w:t xml:space="preserve">Friday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vAlign w:val="bottom"/>
          </w:tcPr>
          <w:p w14:paraId="7502E530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4"/>
            </w:r>
          </w:p>
        </w:tc>
      </w:tr>
      <w:tr w:rsidR="00986CBB" w:rsidRPr="00523AB7" w14:paraId="0124DE6A" w14:textId="77777777" w:rsidTr="00AC1211">
        <w:trPr>
          <w:jc w:val="center"/>
        </w:trPr>
        <w:tc>
          <w:tcPr>
            <w:tcW w:w="1624" w:type="dxa"/>
            <w:vAlign w:val="bottom"/>
          </w:tcPr>
          <w:p w14:paraId="4B12C230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  <w:r w:rsidR="002D6D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2003</w:t>
            </w:r>
          </w:p>
        </w:tc>
        <w:tc>
          <w:tcPr>
            <w:tcW w:w="703" w:type="dxa"/>
            <w:vAlign w:val="bottom"/>
          </w:tcPr>
          <w:p w14:paraId="29B08E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7562D60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14:paraId="6BBA24B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16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16"/>
            <w:r w:rsidR="00952CB7">
              <w:rPr>
                <w:rStyle w:val="CommentReference"/>
              </w:rPr>
              <w:commentReference w:id="16"/>
            </w:r>
          </w:p>
        </w:tc>
        <w:tc>
          <w:tcPr>
            <w:tcW w:w="1111" w:type="dxa"/>
            <w:vAlign w:val="bottom"/>
          </w:tcPr>
          <w:p w14:paraId="5F2017B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6D3B8699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14:paraId="1FA78CBA" w14:textId="03415E7F" w:rsidR="00986CBB" w:rsidRPr="00E25FD8" w:rsidRDefault="00986CBB" w:rsidP="00F764F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</w:tcPr>
          <w:p w14:paraId="79CE79D5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14:paraId="17C5EE84" w14:textId="77777777" w:rsidTr="00AC1211">
        <w:trPr>
          <w:jc w:val="center"/>
        </w:trPr>
        <w:tc>
          <w:tcPr>
            <w:tcW w:w="1624" w:type="dxa"/>
            <w:vAlign w:val="bottom"/>
          </w:tcPr>
          <w:p w14:paraId="7E7529B3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16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GE</w:t>
            </w:r>
          </w:p>
        </w:tc>
        <w:tc>
          <w:tcPr>
            <w:tcW w:w="703" w:type="dxa"/>
            <w:vAlign w:val="bottom"/>
          </w:tcPr>
          <w:p w14:paraId="6FCDA3C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3F10CFF3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14:paraId="0306823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17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17"/>
            <w:r w:rsidR="00952CB7">
              <w:rPr>
                <w:rStyle w:val="CommentReference"/>
              </w:rPr>
              <w:commentReference w:id="17"/>
            </w:r>
          </w:p>
        </w:tc>
        <w:tc>
          <w:tcPr>
            <w:tcW w:w="1111" w:type="dxa"/>
            <w:vAlign w:val="bottom"/>
          </w:tcPr>
          <w:p w14:paraId="2BBDF86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1F07140" w14:textId="77777777" w:rsidR="00986CBB" w:rsidRPr="00AC1211" w:rsidRDefault="00AC121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1211">
              <w:rPr>
                <w:rFonts w:ascii="Times New Roman" w:hAnsi="Times New Roman"/>
                <w:sz w:val="20"/>
                <w:szCs w:val="20"/>
              </w:rPr>
              <w:t>Sept.-October</w:t>
            </w:r>
          </w:p>
        </w:tc>
        <w:tc>
          <w:tcPr>
            <w:tcW w:w="2427" w:type="dxa"/>
            <w:vAlign w:val="bottom"/>
          </w:tcPr>
          <w:p w14:paraId="70357432" w14:textId="7DD2D88B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</w:tcPr>
          <w:p w14:paraId="4DB79B19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72FDE">
              <w:rPr>
                <w:rFonts w:ascii="Times New Roman" w:hAnsi="Times New Roman"/>
                <w:sz w:val="20"/>
                <w:szCs w:val="20"/>
              </w:rPr>
              <w:t>Luskin et al.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1326FCD3" w14:textId="77777777" w:rsidTr="009A02FC">
        <w:tblPrEx>
          <w:tblW w:w="11173" w:type="dxa"/>
          <w:jc w:val="center"/>
          <w:tblBorders>
            <w:top w:val="single" w:sz="4" w:space="0" w:color="auto"/>
            <w:bottom w:val="single" w:sz="4" w:space="0" w:color="auto"/>
          </w:tblBorders>
          <w:tblLayout w:type="fixed"/>
          <w:tblLook w:val="00A0" w:firstRow="1" w:lastRow="0" w:firstColumn="1" w:lastColumn="0" w:noHBand="0" w:noVBand="0"/>
          <w:tblPrExChange w:id="18" w:author="Fishkin, James" w:date="2015-02-28T14:00:00Z">
            <w:tblPrEx>
              <w:tblW w:w="11173" w:type="dxa"/>
              <w:jc w:val="center"/>
              <w:tblBorders>
                <w:top w:val="single" w:sz="4" w:space="0" w:color="auto"/>
                <w:bottom w:val="single" w:sz="4" w:space="0" w:color="auto"/>
              </w:tblBorders>
              <w:tblLayout w:type="fixed"/>
              <w:tblLook w:val="00A0" w:firstRow="1" w:lastRow="0" w:firstColumn="1" w:lastColumn="0" w:noHBand="0" w:noVBand="0"/>
            </w:tblPrEx>
          </w:tblPrExChange>
        </w:tblPrEx>
        <w:trPr>
          <w:trHeight w:val="351"/>
          <w:jc w:val="center"/>
          <w:trPrChange w:id="19" w:author="Fishkin, James" w:date="2015-02-28T14:00:00Z">
            <w:trPr>
              <w:jc w:val="center"/>
            </w:trPr>
          </w:trPrChange>
        </w:trPr>
        <w:tc>
          <w:tcPr>
            <w:tcW w:w="1624" w:type="dxa"/>
            <w:vAlign w:val="bottom"/>
            <w:tcPrChange w:id="20" w:author="Fishkin, James" w:date="2015-02-28T14:00:00Z">
              <w:tcPr>
                <w:tcW w:w="1624" w:type="dxa"/>
                <w:vAlign w:val="bottom"/>
              </w:tcPr>
            </w:tcPrChange>
          </w:tcPr>
          <w:p w14:paraId="1F5C0F0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Pr.</w:t>
            </w:r>
          </w:p>
        </w:tc>
        <w:tc>
          <w:tcPr>
            <w:tcW w:w="703" w:type="dxa"/>
            <w:vAlign w:val="bottom"/>
            <w:tcPrChange w:id="21" w:author="Fishkin, James" w:date="2015-02-28T14:00:00Z">
              <w:tcPr>
                <w:tcW w:w="703" w:type="dxa"/>
                <w:vAlign w:val="bottom"/>
              </w:tcPr>
            </w:tcPrChange>
          </w:tcPr>
          <w:p w14:paraId="29B9478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  <w:tcPrChange w:id="22" w:author="Fishkin, James" w:date="2015-02-28T14:00:00Z">
              <w:tcPr>
                <w:tcW w:w="576" w:type="dxa"/>
                <w:vAlign w:val="bottom"/>
              </w:tcPr>
            </w:tcPrChange>
          </w:tcPr>
          <w:p w14:paraId="43FAB50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  <w:tcPrChange w:id="23" w:author="Fishkin, James" w:date="2015-02-28T14:00:00Z">
              <w:tcPr>
                <w:tcW w:w="1311" w:type="dxa"/>
                <w:vAlign w:val="bottom"/>
              </w:tcPr>
            </w:tcPrChange>
          </w:tcPr>
          <w:p w14:paraId="0400A2D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24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24"/>
            <w:r w:rsidR="00552FB5">
              <w:rPr>
                <w:rStyle w:val="CommentReference"/>
              </w:rPr>
              <w:commentReference w:id="24"/>
            </w:r>
          </w:p>
        </w:tc>
        <w:tc>
          <w:tcPr>
            <w:tcW w:w="1111" w:type="dxa"/>
            <w:vAlign w:val="bottom"/>
            <w:tcPrChange w:id="25" w:author="Fishkin, James" w:date="2015-02-28T14:00:00Z">
              <w:tcPr>
                <w:tcW w:w="1111" w:type="dxa"/>
                <w:vAlign w:val="bottom"/>
              </w:tcPr>
            </w:tcPrChange>
          </w:tcPr>
          <w:p w14:paraId="2773FA4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  <w:tcPrChange w:id="26" w:author="Fishkin, James" w:date="2015-02-28T14:00:00Z">
              <w:tcPr>
                <w:tcW w:w="1516" w:type="dxa"/>
                <w:vAlign w:val="bottom"/>
              </w:tcPr>
            </w:tcPrChange>
          </w:tcPr>
          <w:p w14:paraId="27547BE3" w14:textId="77777777" w:rsidR="00986CBB" w:rsidRPr="00B34B09" w:rsidRDefault="00B34B0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4B09">
              <w:rPr>
                <w:rFonts w:ascii="Times New Roman" w:hAnsi="Times New Roman"/>
                <w:sz w:val="18"/>
                <w:szCs w:val="20"/>
              </w:rPr>
              <w:t>January-February</w:t>
            </w:r>
          </w:p>
        </w:tc>
        <w:tc>
          <w:tcPr>
            <w:tcW w:w="2427" w:type="dxa"/>
            <w:vAlign w:val="bottom"/>
            <w:tcPrChange w:id="27" w:author="Fishkin, James" w:date="2015-02-28T14:00:00Z">
              <w:tcPr>
                <w:tcW w:w="2427" w:type="dxa"/>
                <w:vAlign w:val="bottom"/>
              </w:tcPr>
            </w:tcPrChange>
          </w:tcPr>
          <w:p w14:paraId="6F2178FF" w14:textId="1CCA455C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  <w:tcPrChange w:id="28" w:author="Fishkin, James" w:date="2015-02-28T14:00:00Z">
              <w:tcPr>
                <w:tcW w:w="1905" w:type="dxa"/>
              </w:tcPr>
            </w:tcPrChange>
          </w:tcPr>
          <w:p w14:paraId="722BBE0D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14:paraId="35E406EB" w14:textId="77777777" w:rsidTr="00AC1211">
        <w:trPr>
          <w:jc w:val="center"/>
        </w:trPr>
        <w:tc>
          <w:tcPr>
            <w:tcW w:w="1624" w:type="dxa"/>
            <w:tcBorders>
              <w:bottom w:val="nil"/>
            </w:tcBorders>
            <w:vAlign w:val="bottom"/>
          </w:tcPr>
          <w:p w14:paraId="59BDE71E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</w:p>
        </w:tc>
        <w:tc>
          <w:tcPr>
            <w:tcW w:w="703" w:type="dxa"/>
            <w:tcBorders>
              <w:bottom w:val="nil"/>
            </w:tcBorders>
            <w:vAlign w:val="bottom"/>
          </w:tcPr>
          <w:p w14:paraId="65585A2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14:paraId="0986F4A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14:paraId="1964F29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nil"/>
            </w:tcBorders>
            <w:vAlign w:val="bottom"/>
          </w:tcPr>
          <w:p w14:paraId="50BAE2E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14:paraId="2CA03254" w14:textId="77777777" w:rsidR="00986CBB" w:rsidRPr="00510D7C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14:paraId="18B79C01" w14:textId="570ACE64" w:rsidR="00986CBB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29" w:author="Fishkin, James" w:date="2015-02-28T14:01:00Z">
              <w:r>
                <w:rPr>
                  <w:rFonts w:ascii="Times New Roman" w:hAnsi="Times New Roman"/>
                  <w:sz w:val="20"/>
                  <w:szCs w:val="20"/>
                </w:rPr>
                <w:t xml:space="preserve">Saturday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tcBorders>
              <w:bottom w:val="nil"/>
            </w:tcBorders>
          </w:tcPr>
          <w:p w14:paraId="56E8A3E2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5"/>
            </w:r>
          </w:p>
        </w:tc>
      </w:tr>
      <w:tr w:rsidR="00986CBB" w:rsidRPr="00523AB7" w14:paraId="4923B07C" w14:textId="77777777" w:rsidTr="00AC1211">
        <w:trPr>
          <w:jc w:val="center"/>
        </w:trPr>
        <w:tc>
          <w:tcPr>
            <w:tcW w:w="1624" w:type="dxa"/>
            <w:tcBorders>
              <w:top w:val="nil"/>
              <w:bottom w:val="nil"/>
            </w:tcBorders>
            <w:vAlign w:val="bottom"/>
          </w:tcPr>
          <w:p w14:paraId="07EA3BD8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BTP 2005</w:t>
            </w:r>
          </w:p>
        </w:tc>
        <w:tc>
          <w:tcPr>
            <w:tcW w:w="703" w:type="dxa"/>
            <w:tcBorders>
              <w:top w:val="nil"/>
              <w:bottom w:val="nil"/>
            </w:tcBorders>
            <w:vAlign w:val="bottom"/>
          </w:tcPr>
          <w:p w14:paraId="4006721C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14:paraId="52546F3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14:paraId="0C3A8E8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30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30"/>
            <w:r w:rsidR="00552FB5">
              <w:rPr>
                <w:rStyle w:val="CommentReference"/>
              </w:rPr>
              <w:commentReference w:id="30"/>
            </w:r>
          </w:p>
        </w:tc>
        <w:tc>
          <w:tcPr>
            <w:tcW w:w="1111" w:type="dxa"/>
            <w:tcBorders>
              <w:top w:val="nil"/>
              <w:bottom w:val="nil"/>
            </w:tcBorders>
            <w:vAlign w:val="bottom"/>
          </w:tcPr>
          <w:p w14:paraId="3D7AC82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14:paraId="2A5E5F35" w14:textId="77777777" w:rsidR="00986CBB" w:rsidRPr="00C94125" w:rsidRDefault="00C9412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October 22-29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14:paraId="01774D93" w14:textId="5055DB6E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  <w:tcBorders>
              <w:top w:val="nil"/>
              <w:bottom w:val="nil"/>
            </w:tcBorders>
          </w:tcPr>
          <w:p w14:paraId="58E7A14B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6"/>
            </w:r>
          </w:p>
        </w:tc>
      </w:tr>
      <w:tr w:rsidR="00637007" w:rsidRPr="00523AB7" w14:paraId="78DE82D1" w14:textId="77777777" w:rsidTr="00AC1211">
        <w:trPr>
          <w:jc w:val="center"/>
        </w:trPr>
        <w:tc>
          <w:tcPr>
            <w:tcW w:w="1624" w:type="dxa"/>
            <w:tcBorders>
              <w:top w:val="nil"/>
              <w:bottom w:val="single" w:sz="4" w:space="0" w:color="auto"/>
            </w:tcBorders>
            <w:vAlign w:val="bottom"/>
          </w:tcPr>
          <w:p w14:paraId="79365C1C" w14:textId="77777777" w:rsidR="00637007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 </w:t>
            </w:r>
            <w:proofErr w:type="spellStart"/>
            <w:r w:rsidR="00637007"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proofErr w:type="spellEnd"/>
          </w:p>
        </w:tc>
        <w:tc>
          <w:tcPr>
            <w:tcW w:w="703" w:type="dxa"/>
            <w:tcBorders>
              <w:top w:val="nil"/>
              <w:bottom w:val="single" w:sz="4" w:space="0" w:color="auto"/>
            </w:tcBorders>
            <w:vAlign w:val="bottom"/>
          </w:tcPr>
          <w:p w14:paraId="3578A0EC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14:paraId="6FC25639" w14:textId="77777777" w:rsidR="00637007" w:rsidRPr="00523AB7" w:rsidRDefault="00637007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14:paraId="0D72B668" w14:textId="77777777" w:rsidR="00637007" w:rsidRPr="00523AB7" w:rsidRDefault="00FF6AE8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vAlign w:val="bottom"/>
          </w:tcPr>
          <w:p w14:paraId="04CC6444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14:paraId="302F25D3" w14:textId="77777777" w:rsidR="00637007" w:rsidRPr="00F67FD0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14:paraId="1BCACE12" w14:textId="0E7B3802" w:rsidR="00637007" w:rsidRPr="00523AB7" w:rsidRDefault="009A02F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31" w:author="Fishkin, James" w:date="2015-02-28T14:01:00Z">
              <w:r>
                <w:rPr>
                  <w:rFonts w:ascii="Times New Roman" w:hAnsi="Times New Roman"/>
                  <w:sz w:val="20"/>
                  <w:szCs w:val="20"/>
                </w:rPr>
                <w:t>One day</w:t>
              </w:r>
            </w:ins>
          </w:p>
        </w:tc>
        <w:tc>
          <w:tcPr>
            <w:tcW w:w="1905" w:type="dxa"/>
            <w:tcBorders>
              <w:top w:val="nil"/>
              <w:bottom w:val="single" w:sz="4" w:space="0" w:color="auto"/>
            </w:tcBorders>
            <w:vAlign w:val="bottom"/>
          </w:tcPr>
          <w:p w14:paraId="4E5047C7" w14:textId="77777777" w:rsidR="00637007" w:rsidRPr="00523AB7" w:rsidRDefault="005464CC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637007" w:rsidRPr="00523AB7" w14:paraId="4380A44A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center"/>
          </w:tcPr>
          <w:p w14:paraId="0B4D90DA" w14:textId="77777777" w:rsidR="00C86B68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21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Denmark (Euro)</w:t>
            </w:r>
          </w:p>
        </w:tc>
        <w:tc>
          <w:tcPr>
            <w:tcW w:w="703" w:type="dxa"/>
            <w:tcBorders>
              <w:top w:val="single" w:sz="4" w:space="0" w:color="auto"/>
            </w:tcBorders>
            <w:vAlign w:val="center"/>
          </w:tcPr>
          <w:p w14:paraId="39BAB7A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2000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center"/>
          </w:tcPr>
          <w:p w14:paraId="4B24BEA3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359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14:paraId="5BB250CD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center"/>
          </w:tcPr>
          <w:p w14:paraId="62D29D4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Denmark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center"/>
          </w:tcPr>
          <w:p w14:paraId="44E91166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August 26-27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center"/>
          </w:tcPr>
          <w:p w14:paraId="3C4D5703" w14:textId="7369EB4E" w:rsidR="00637007" w:rsidRPr="00523AB7" w:rsidRDefault="009A02F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32" w:author="Fishkin, James" w:date="2015-02-28T14:01:00Z">
              <w:r>
                <w:rPr>
                  <w:rFonts w:ascii="Times New Roman" w:hAnsi="Times New Roman"/>
                  <w:sz w:val="20"/>
                  <w:szCs w:val="20"/>
                </w:rPr>
                <w:t xml:space="preserve">Saturday to </w:t>
              </w:r>
              <w:proofErr w:type="spellStart"/>
              <w:r>
                <w:rPr>
                  <w:rFonts w:ascii="Times New Roman" w:hAnsi="Times New Roman"/>
                  <w:sz w:val="20"/>
                  <w:szCs w:val="20"/>
                </w:rPr>
                <w:t>sunday</w:t>
              </w:r>
            </w:ins>
            <w:proofErr w:type="spellEnd"/>
          </w:p>
        </w:tc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14:paraId="7E0FE993" w14:textId="77777777" w:rsidR="0063700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Hansen 2004</w:t>
            </w:r>
          </w:p>
        </w:tc>
      </w:tr>
      <w:tr w:rsidR="00637007" w:rsidRPr="00523AB7" w14:paraId="6009FB96" w14:textId="77777777" w:rsidTr="00AC1211">
        <w:trPr>
          <w:jc w:val="center"/>
        </w:trPr>
        <w:tc>
          <w:tcPr>
            <w:tcW w:w="1624" w:type="dxa"/>
            <w:vAlign w:val="center"/>
          </w:tcPr>
          <w:p w14:paraId="392B7656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22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Kanagawa</w:t>
            </w:r>
          </w:p>
        </w:tc>
        <w:tc>
          <w:tcPr>
            <w:tcW w:w="703" w:type="dxa"/>
            <w:vAlign w:val="center"/>
          </w:tcPr>
          <w:p w14:paraId="536797B5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14:paraId="4833EC1F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150</w:t>
            </w:r>
          </w:p>
        </w:tc>
        <w:tc>
          <w:tcPr>
            <w:tcW w:w="1311" w:type="dxa"/>
            <w:vAlign w:val="center"/>
          </w:tcPr>
          <w:p w14:paraId="0AF63449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center"/>
          </w:tcPr>
          <w:p w14:paraId="224091E3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Japan</w:t>
            </w:r>
          </w:p>
        </w:tc>
        <w:tc>
          <w:tcPr>
            <w:tcW w:w="1516" w:type="dxa"/>
            <w:vAlign w:val="center"/>
          </w:tcPr>
          <w:p w14:paraId="2229823D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December 5</w:t>
            </w:r>
          </w:p>
        </w:tc>
        <w:tc>
          <w:tcPr>
            <w:tcW w:w="2427" w:type="dxa"/>
            <w:vAlign w:val="center"/>
          </w:tcPr>
          <w:p w14:paraId="2D7630A8" w14:textId="3AD4C022" w:rsidR="00637007" w:rsidRPr="00523AB7" w:rsidRDefault="009A02F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33" w:author="Fishkin, James" w:date="2015-02-28T14:01:00Z">
              <w:r>
                <w:rPr>
                  <w:rFonts w:ascii="Times New Roman" w:hAnsi="Times New Roman"/>
                  <w:sz w:val="20"/>
                  <w:szCs w:val="20"/>
                </w:rPr>
                <w:t>One day</w:t>
              </w:r>
            </w:ins>
            <w:bookmarkStart w:id="34" w:name="_GoBack"/>
            <w:bookmarkEnd w:id="34"/>
          </w:p>
        </w:tc>
        <w:tc>
          <w:tcPr>
            <w:tcW w:w="1905" w:type="dxa"/>
            <w:vAlign w:val="center"/>
          </w:tcPr>
          <w:p w14:paraId="2A357659" w14:textId="154B4A04" w:rsidR="00637007" w:rsidRPr="00AC393D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872FDE">
              <w:rPr>
                <w:rFonts w:ascii="Times New Roman" w:hAnsi="Times New Roman"/>
                <w:sz w:val="20"/>
                <w:szCs w:val="20"/>
              </w:rPr>
              <w:t>CDD</w:t>
            </w:r>
            <w:r w:rsidR="00872FDE" w:rsidRPr="00872FDE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7"/>
            </w:r>
          </w:p>
        </w:tc>
      </w:tr>
      <w:tr w:rsidR="00637007" w:rsidRPr="00523AB7" w14:paraId="527EEA48" w14:textId="77777777" w:rsidTr="00AC1211">
        <w:trPr>
          <w:jc w:val="center"/>
        </w:trPr>
        <w:tc>
          <w:tcPr>
            <w:tcW w:w="1624" w:type="dxa"/>
            <w:vAlign w:val="center"/>
          </w:tcPr>
          <w:p w14:paraId="7A059FBA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23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Porto Alegre</w:t>
            </w:r>
          </w:p>
        </w:tc>
        <w:tc>
          <w:tcPr>
            <w:tcW w:w="703" w:type="dxa"/>
            <w:vAlign w:val="center"/>
          </w:tcPr>
          <w:p w14:paraId="44CD9489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14:paraId="1DC83040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226</w:t>
            </w:r>
          </w:p>
        </w:tc>
        <w:tc>
          <w:tcPr>
            <w:tcW w:w="1311" w:type="dxa"/>
            <w:vAlign w:val="center"/>
          </w:tcPr>
          <w:p w14:paraId="23EFD0FB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center"/>
          </w:tcPr>
          <w:p w14:paraId="4230FCD5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Brazil</w:t>
            </w:r>
          </w:p>
        </w:tc>
        <w:tc>
          <w:tcPr>
            <w:tcW w:w="1516" w:type="dxa"/>
            <w:vAlign w:val="center"/>
          </w:tcPr>
          <w:p w14:paraId="6C605470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June 5-7</w:t>
            </w:r>
          </w:p>
        </w:tc>
        <w:tc>
          <w:tcPr>
            <w:tcW w:w="2427" w:type="dxa"/>
            <w:vAlign w:val="center"/>
          </w:tcPr>
          <w:p w14:paraId="46943D74" w14:textId="0695F20C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  <w:vAlign w:val="center"/>
          </w:tcPr>
          <w:p w14:paraId="40067337" w14:textId="77777777" w:rsidR="00637007" w:rsidRDefault="00637007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637007" w:rsidRPr="00523AB7" w14:paraId="1CD69FEB" w14:textId="77777777" w:rsidTr="00AC1211">
        <w:trPr>
          <w:jc w:val="center"/>
        </w:trPr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69EEBC2C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24 </w:t>
            </w:r>
            <w:r w:rsidR="00637007"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14:paraId="06B5D308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086D94BB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124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14:paraId="6EEF6D99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724C721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1516" w:type="dxa"/>
            <w:tcBorders>
              <w:bottom w:val="single" w:sz="4" w:space="0" w:color="auto"/>
            </w:tcBorders>
            <w:vAlign w:val="center"/>
          </w:tcPr>
          <w:p w14:paraId="79C24275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January 27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14:paraId="2C7C7BD0" w14:textId="41737034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  <w:tcBorders>
              <w:bottom w:val="single" w:sz="4" w:space="0" w:color="auto"/>
            </w:tcBorders>
            <w:vAlign w:val="center"/>
          </w:tcPr>
          <w:p w14:paraId="3EA6B766" w14:textId="77777777" w:rsidR="00637007" w:rsidRDefault="00414FE4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2013</w:t>
            </w:r>
          </w:p>
        </w:tc>
      </w:tr>
    </w:tbl>
    <w:p w14:paraId="70C1C85E" w14:textId="77777777" w:rsidR="00F764FB" w:rsidRDefault="00F764FB" w:rsidP="00F764FB">
      <w:pPr>
        <w:pStyle w:val="Default"/>
      </w:pPr>
      <w:r>
        <w:t xml:space="preserve">  </w:t>
      </w:r>
    </w:p>
    <w:p w14:paraId="5530C1B9" w14:textId="77777777" w:rsidR="00AC393D" w:rsidRDefault="00AC393D">
      <w:r>
        <w:br w:type="page"/>
      </w:r>
    </w:p>
    <w:p w14:paraId="4A84AE8C" w14:textId="77777777"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14:paraId="5F29109E" w14:textId="77777777"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14:paraId="456F5C7C" w14:textId="77777777"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>. Working Paper.</w:t>
      </w:r>
      <w:r w:rsidR="008854B9">
        <w:rPr>
          <w:rFonts w:ascii="Times New Roman" w:hAnsi="Times New Roman"/>
          <w:sz w:val="24"/>
          <w:szCs w:val="24"/>
        </w:rPr>
        <w:t xml:space="preserve"> </w:t>
      </w:r>
    </w:p>
    <w:p w14:paraId="5C3BC7C7" w14:textId="77777777"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S., Baogang He, Robert C. Luskin, and Alice Siu.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 xml:space="preserve">. 40, 435–44 </w:t>
      </w:r>
    </w:p>
    <w:p w14:paraId="7C6C091D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Fishkin, James S. and Robert C. Luskin. 1999. “Bringing Deliberation to the Democratic Dialogue.” In Maxwell McCombs and Amy Reynolds, eds., </w:t>
      </w:r>
      <w:proofErr w:type="gramStart"/>
      <w:r w:rsidRPr="00EA16C8">
        <w:rPr>
          <w:i/>
          <w:iCs/>
          <w:color w:val="auto"/>
        </w:rPr>
        <w:t>The</w:t>
      </w:r>
      <w:proofErr w:type="gramEnd"/>
      <w:r w:rsidRPr="00EA16C8">
        <w:rPr>
          <w:i/>
          <w:iCs/>
          <w:color w:val="auto"/>
        </w:rPr>
        <w:t xml:space="preserve">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14:paraId="57A685FC" w14:textId="77777777" w:rsidR="00AC393D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>. Deliberative democracy and opinion formation. Odense: University of Southern Denmark Press</w:t>
      </w:r>
    </w:p>
    <w:p w14:paraId="2A6EF67B" w14:textId="77777777" w:rsidR="00AC1211" w:rsidRPr="00EA16C8" w:rsidRDefault="00AC1211" w:rsidP="00AC1211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Iyengar, Shanto, Robert C. Luskin, James S. Fishkin. 2004 Deliberative Public Opinion in </w:t>
      </w:r>
      <w:r w:rsidRPr="00AC1211">
        <w:rPr>
          <w:rFonts w:ascii="Times New Roman" w:hAnsi="Times New Roman"/>
          <w:sz w:val="24"/>
          <w:szCs w:val="24"/>
        </w:rPr>
        <w:t xml:space="preserve">Presidential Primaries: </w:t>
      </w:r>
      <w:r>
        <w:rPr>
          <w:rFonts w:ascii="Times New Roman" w:hAnsi="Times New Roman"/>
          <w:sz w:val="24"/>
          <w:szCs w:val="24"/>
        </w:rPr>
        <w:t xml:space="preserve">Evidence </w:t>
      </w:r>
      <w:r w:rsidRPr="00AC1211">
        <w:rPr>
          <w:rFonts w:ascii="Times New Roman" w:hAnsi="Times New Roman"/>
          <w:sz w:val="24"/>
          <w:szCs w:val="24"/>
        </w:rPr>
        <w:t>from the Online Deliberative Poll</w:t>
      </w:r>
      <w:r>
        <w:rPr>
          <w:rFonts w:ascii="Times New Roman" w:hAnsi="Times New Roman"/>
          <w:sz w:val="24"/>
          <w:szCs w:val="24"/>
        </w:rPr>
        <w:t>. Paper presented at the conference “Voice and Citizenship: Re-thinking Theory and Practice in Political Communication.”</w:t>
      </w:r>
    </w:p>
    <w:p w14:paraId="7DF28FAB" w14:textId="77777777"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5D7E7BCB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lastRenderedPageBreak/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14:paraId="58601182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14:paraId="788C7E3E" w14:textId="77777777"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14:paraId="40D3FE72" w14:textId="77777777"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and James S. Fishkin.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Working Paper.</w:t>
      </w:r>
    </w:p>
    <w:p w14:paraId="1FD520E0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Luskin, Robert C., James S. Fishkin, and Roger Jowell.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14:paraId="4E5AF376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14:paraId="123AD7A7" w14:textId="77777777"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Park, Alison, Roger </w:t>
      </w:r>
      <w:proofErr w:type="spellStart"/>
      <w:r w:rsidRPr="00EA16C8">
        <w:rPr>
          <w:rFonts w:ascii="Times New Roman" w:hAnsi="Times New Roman"/>
          <w:sz w:val="24"/>
          <w:szCs w:val="24"/>
        </w:rPr>
        <w:t>Jowell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, and Suzi McPherson, 1998.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14:paraId="766FD6B7" w14:textId="77777777"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color w:val="000000"/>
          <w:sz w:val="24"/>
          <w:szCs w:val="24"/>
        </w:rPr>
        <w:lastRenderedPageBreak/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 xml:space="preserve">. 2014. </w:t>
      </w:r>
      <w:r w:rsidRPr="0024076F">
        <w:rPr>
          <w:rFonts w:ascii="Times New Roman" w:hAnsi="Times New Roman"/>
          <w:sz w:val="24"/>
          <w:szCs w:val="24"/>
        </w:rPr>
        <w:t>Deliberating in Deep Divisions: Policies Toward the Roma in Bulgaria. International Society of Political Psychology. Rome, Italy.</w:t>
      </w:r>
    </w:p>
    <w:p w14:paraId="3B8D1B66" w14:textId="77777777"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Sturgis, Patrick, Caroline Roberts, and Nick Allum.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 w:rsidSect="009A02FC">
      <w:pgSz w:w="15840" w:h="12240" w:orient="landscape"/>
      <w:pgMar w:top="1440" w:right="1440" w:bottom="1440" w:left="1440" w:header="720" w:footer="720" w:gutter="0"/>
      <w:cols w:space="720"/>
      <w:docGrid w:linePitch="360"/>
      <w:sectPrChange w:id="35" w:author="Fishkin, James" w:date="2015-02-28T13:58:00Z">
        <w:sectPr w:rsidR="000D265C" w:rsidRPr="0024076F" w:rsidSect="009A02FC">
          <w:pgSz w:w="12240" w:h="15840" w:orient="portrait"/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6" w:author="Kathleen Giles" w:date="2015-02-24T16:17:00Z" w:initials="KG">
    <w:p w14:paraId="76B4DA7E" w14:textId="63F11255" w:rsidR="00952CB7" w:rsidRDefault="00952CB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Duration</w:t>
      </w:r>
      <w:r>
        <w:t xml:space="preserve">: Twice per week, one hour at a time for four weeks. (8 hours)  Source: </w:t>
      </w:r>
      <w:hyperlink r:id="rId1" w:history="1">
        <w:r w:rsidRPr="00500C90">
          <w:rPr>
            <w:rStyle w:val="Hyperlink"/>
          </w:rPr>
          <w:t>http://cdd.stanford.edu/research/papers/2006/foreign-policy.pdf</w:t>
        </w:r>
      </w:hyperlink>
      <w:r>
        <w:t xml:space="preserve"> page 9</w:t>
      </w:r>
    </w:p>
  </w:comment>
  <w:comment w:id="17" w:author="Kathleen Giles" w:date="2015-02-24T16:17:00Z" w:initials="KG">
    <w:p w14:paraId="24EF0EFA" w14:textId="608C5323" w:rsidR="00952CB7" w:rsidRDefault="00952CB7">
      <w:pPr>
        <w:pStyle w:val="CommentText"/>
      </w:pPr>
      <w:r>
        <w:rPr>
          <w:rStyle w:val="CommentReference"/>
        </w:rPr>
        <w:annotationRef/>
      </w:r>
      <w:r>
        <w:t xml:space="preserve">Duration: Five weekly, hour-long meetings. (5 hours) Source: </w:t>
      </w:r>
      <w:hyperlink r:id="rId2" w:history="1">
        <w:r w:rsidRPr="00500C90">
          <w:rPr>
            <w:rStyle w:val="Hyperlink"/>
          </w:rPr>
          <w:t>http://cdd.stanford.edu/research/papers/2006/deliberative-voter.pdf</w:t>
        </w:r>
      </w:hyperlink>
      <w:r>
        <w:t xml:space="preserve"> page 6</w:t>
      </w:r>
    </w:p>
  </w:comment>
  <w:comment w:id="24" w:author="Kathleen Giles" w:date="2015-02-24T16:24:00Z" w:initials="KG">
    <w:p w14:paraId="72235E2C" w14:textId="51A39E2C" w:rsidR="00552FB5" w:rsidRDefault="00552FB5">
      <w:pPr>
        <w:pStyle w:val="CommentText"/>
      </w:pPr>
      <w:r>
        <w:rPr>
          <w:rStyle w:val="CommentReference"/>
        </w:rPr>
        <w:annotationRef/>
      </w:r>
      <w:r>
        <w:t xml:space="preserve">Duration: Five weekly, hour-long meetings. (5 hours) Source: </w:t>
      </w:r>
      <w:hyperlink r:id="rId3" w:history="1">
        <w:r w:rsidRPr="00500C90">
          <w:rPr>
            <w:rStyle w:val="Hyperlink"/>
          </w:rPr>
          <w:t>http://cdd.stanford.edu/research/papers/2005/presidential-nomination.pdf</w:t>
        </w:r>
      </w:hyperlink>
      <w:r>
        <w:t xml:space="preserve"> page 8</w:t>
      </w:r>
    </w:p>
  </w:comment>
  <w:comment w:id="30" w:author="Kathleen Giles" w:date="2015-02-24T16:27:00Z" w:initials="KG">
    <w:p w14:paraId="1A36B5CD" w14:textId="3DF17E71" w:rsidR="00552FB5" w:rsidRDefault="00552FB5">
      <w:pPr>
        <w:pStyle w:val="CommentText"/>
      </w:pPr>
      <w:r>
        <w:rPr>
          <w:rStyle w:val="CommentReference"/>
        </w:rPr>
        <w:annotationRef/>
      </w:r>
      <w:r>
        <w:t xml:space="preserve">Duration: Five weekly, hour-long sessions (5 hours). Source: </w:t>
      </w:r>
      <w:hyperlink r:id="rId4" w:history="1">
        <w:r w:rsidRPr="00500C90">
          <w:rPr>
            <w:rStyle w:val="Hyperlink"/>
          </w:rPr>
          <w:t>http://cdd.stanford.edu/polls/btp/2005/btp-poll-results.pdf</w:t>
        </w:r>
      </w:hyperlink>
      <w:r>
        <w:t xml:space="preserve"> page 4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A9DEC7" w14:textId="77777777" w:rsidR="00B60B09" w:rsidRDefault="00B60B09" w:rsidP="00F764FB">
      <w:pPr>
        <w:spacing w:after="0" w:line="240" w:lineRule="auto"/>
      </w:pPr>
      <w:r>
        <w:separator/>
      </w:r>
    </w:p>
  </w:endnote>
  <w:endnote w:type="continuationSeparator" w:id="0">
    <w:p w14:paraId="79D7699A" w14:textId="77777777" w:rsidR="00B60B09" w:rsidRDefault="00B60B09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B3D459" w14:textId="77777777" w:rsidR="00B60B09" w:rsidRDefault="00B60B09" w:rsidP="00F764FB">
      <w:pPr>
        <w:spacing w:after="0" w:line="240" w:lineRule="auto"/>
      </w:pPr>
      <w:r>
        <w:separator/>
      </w:r>
    </w:p>
  </w:footnote>
  <w:footnote w:type="continuationSeparator" w:id="0">
    <w:p w14:paraId="28AC0D58" w14:textId="77777777" w:rsidR="00B60B09" w:rsidRDefault="00B60B09" w:rsidP="00F764FB">
      <w:pPr>
        <w:spacing w:after="0" w:line="240" w:lineRule="auto"/>
      </w:pPr>
      <w:r>
        <w:continuationSeparator/>
      </w:r>
    </w:p>
  </w:footnote>
  <w:footnote w:id="1">
    <w:p w14:paraId="0C729D68" w14:textId="5008C6FF" w:rsidR="00952CB7" w:rsidRPr="00872FDE" w:rsidRDefault="00952CB7" w:rsidP="00A33951">
      <w:pPr>
        <w:pStyle w:val="FootnoteText"/>
        <w:spacing w:after="0" w:line="240" w:lineRule="auto"/>
        <w:rPr>
          <w:rFonts w:ascii="Times New Roman" w:hAnsi="Times New Roman"/>
        </w:rPr>
      </w:pPr>
      <w:r w:rsidRPr="00872FDE">
        <w:rPr>
          <w:rStyle w:val="FootnoteReference"/>
          <w:rFonts w:ascii="Times New Roman" w:hAnsi="Times New Roman"/>
        </w:rPr>
        <w:footnoteRef/>
      </w:r>
      <w:r w:rsidRPr="00872FDE">
        <w:rPr>
          <w:rFonts w:ascii="Times New Roman" w:hAnsi="Times New Roman"/>
        </w:rPr>
        <w:t xml:space="preserve"> </w:t>
      </w:r>
      <w:hyperlink r:id="rId1" w:history="1">
        <w:r w:rsidRPr="00872FDE">
          <w:rPr>
            <w:rStyle w:val="Hyperlink"/>
            <w:rFonts w:ascii="Times New Roman" w:hAnsi="Times New Roman"/>
          </w:rPr>
          <w:t>http://cdd.stanford.edu/research/papers/2000/utility_paper.pdf</w:t>
        </w:r>
      </w:hyperlink>
      <w:r w:rsidRPr="00872FDE">
        <w:rPr>
          <w:rFonts w:ascii="Times New Roman" w:hAnsi="Times New Roman"/>
        </w:rPr>
        <w:t xml:space="preserve"> </w:t>
      </w:r>
    </w:p>
  </w:footnote>
  <w:footnote w:id="2">
    <w:p w14:paraId="2A6507AA" w14:textId="5F102BFC" w:rsidR="00952CB7" w:rsidRDefault="00952CB7" w:rsidP="00A33951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r w:rsidRPr="00872FDE">
        <w:rPr>
          <w:rFonts w:ascii="Times New Roman" w:hAnsi="Times New Roman"/>
        </w:rPr>
        <w:t>See above reference.</w:t>
      </w:r>
      <w:r>
        <w:t xml:space="preserve"> </w:t>
      </w:r>
    </w:p>
  </w:footnote>
  <w:footnote w:id="3">
    <w:p w14:paraId="4725C378" w14:textId="43533281" w:rsidR="00952CB7" w:rsidRPr="00E12A76" w:rsidRDefault="00952CB7" w:rsidP="00A33951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2" w:history="1">
        <w:r w:rsidRPr="002837E2">
          <w:rPr>
            <w:rStyle w:val="Hyperlink"/>
            <w:rFonts w:ascii="Times New Roman" w:hAnsi="Times New Roman"/>
            <w:sz w:val="22"/>
            <w:szCs w:val="22"/>
          </w:rPr>
          <w:t>http://cdd.stanford.edu/polls/bulgaria/2007/bulgaria-results.pdf</w:t>
        </w:r>
      </w:hyperlink>
      <w:r>
        <w:rPr>
          <w:rFonts w:ascii="Times New Roman" w:hAnsi="Times New Roman"/>
          <w:sz w:val="22"/>
          <w:szCs w:val="22"/>
        </w:rPr>
        <w:t xml:space="preserve"> </w:t>
      </w:r>
    </w:p>
  </w:footnote>
  <w:footnote w:id="4">
    <w:p w14:paraId="0EC8BCC5" w14:textId="77777777" w:rsidR="00952CB7" w:rsidRPr="00DA122D" w:rsidRDefault="00952CB7" w:rsidP="00A33951">
      <w:pPr>
        <w:pStyle w:val="FootnoteText"/>
        <w:spacing w:after="0" w:line="240" w:lineRule="auto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3" w:history="1">
        <w:r w:rsidRPr="00872FDE">
          <w:rPr>
            <w:rStyle w:val="Hyperlink"/>
            <w:rFonts w:ascii="Times New Roman" w:hAnsi="Times New Roman"/>
          </w:rPr>
          <w:t>http://www.pbs.org/newshour/spc/btp/archive/transcript_20030112.html</w:t>
        </w:r>
      </w:hyperlink>
      <w:r>
        <w:t xml:space="preserve"> </w:t>
      </w:r>
    </w:p>
  </w:footnote>
  <w:footnote w:id="5">
    <w:p w14:paraId="45FE93CE" w14:textId="77777777" w:rsidR="00952CB7" w:rsidRPr="00E12A76" w:rsidRDefault="00952CB7" w:rsidP="00A33951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4" w:history="1">
        <w:r w:rsidRPr="00872FDE">
          <w:rPr>
            <w:rStyle w:val="Hyperlink"/>
            <w:rFonts w:ascii="Times New Roman" w:hAnsi="Times New Roman"/>
          </w:rPr>
          <w:t>http://cdd.stanford.edu/polls/california/2008/threshold2008-report.pdf</w:t>
        </w:r>
      </w:hyperlink>
      <w:r>
        <w:t xml:space="preserve"> </w:t>
      </w:r>
    </w:p>
  </w:footnote>
  <w:footnote w:id="6">
    <w:p w14:paraId="52790F31" w14:textId="77777777" w:rsidR="00952CB7" w:rsidRPr="00DA122D" w:rsidRDefault="00952CB7" w:rsidP="00A33951">
      <w:pPr>
        <w:pStyle w:val="FootnoteText"/>
        <w:spacing w:after="0" w:line="240" w:lineRule="auto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5" w:history="1">
        <w:r w:rsidRPr="00872FDE">
          <w:rPr>
            <w:rStyle w:val="Hyperlink"/>
            <w:rFonts w:ascii="Times New Roman" w:hAnsi="Times New Roman"/>
          </w:rPr>
          <w:t>http://www.pbs.org/newshour/spc/btp/articles/events_deliberation.html</w:t>
        </w:r>
      </w:hyperlink>
    </w:p>
  </w:footnote>
  <w:footnote w:id="7">
    <w:p w14:paraId="04632C89" w14:textId="55670FD6" w:rsidR="00952CB7" w:rsidRDefault="00952CB7" w:rsidP="00A33951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hyperlink r:id="rId6" w:history="1">
        <w:r w:rsidRPr="00872FDE">
          <w:rPr>
            <w:rStyle w:val="Hyperlink"/>
            <w:rFonts w:ascii="Times New Roman" w:hAnsi="Times New Roman"/>
          </w:rPr>
          <w:t>http://cdd.stanford.edu/polls/japan/2009/kanagawa-pressrelease-oct19.pdf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1F79"/>
    <w:rsid w:val="0006752C"/>
    <w:rsid w:val="000944B0"/>
    <w:rsid w:val="000B35B2"/>
    <w:rsid w:val="000B6AB8"/>
    <w:rsid w:val="000C3456"/>
    <w:rsid w:val="000D265C"/>
    <w:rsid w:val="000E3979"/>
    <w:rsid w:val="000E75E9"/>
    <w:rsid w:val="000F10FE"/>
    <w:rsid w:val="00111C2E"/>
    <w:rsid w:val="00142FAD"/>
    <w:rsid w:val="00153655"/>
    <w:rsid w:val="00191A10"/>
    <w:rsid w:val="001B0533"/>
    <w:rsid w:val="001C5936"/>
    <w:rsid w:val="001D785F"/>
    <w:rsid w:val="001F65F5"/>
    <w:rsid w:val="00200CA9"/>
    <w:rsid w:val="0024076F"/>
    <w:rsid w:val="002574D6"/>
    <w:rsid w:val="002661E3"/>
    <w:rsid w:val="002723A1"/>
    <w:rsid w:val="002871CC"/>
    <w:rsid w:val="002947F9"/>
    <w:rsid w:val="002B6DB8"/>
    <w:rsid w:val="002C44EF"/>
    <w:rsid w:val="002D6D31"/>
    <w:rsid w:val="00326090"/>
    <w:rsid w:val="00335CEC"/>
    <w:rsid w:val="003460FD"/>
    <w:rsid w:val="00352CE9"/>
    <w:rsid w:val="00355092"/>
    <w:rsid w:val="003642AD"/>
    <w:rsid w:val="0037409F"/>
    <w:rsid w:val="003768C9"/>
    <w:rsid w:val="003778DE"/>
    <w:rsid w:val="00383AB7"/>
    <w:rsid w:val="003A05FA"/>
    <w:rsid w:val="003A3703"/>
    <w:rsid w:val="003F1AFF"/>
    <w:rsid w:val="00403E40"/>
    <w:rsid w:val="00411B71"/>
    <w:rsid w:val="00414FE4"/>
    <w:rsid w:val="00451F4D"/>
    <w:rsid w:val="004702AF"/>
    <w:rsid w:val="00490485"/>
    <w:rsid w:val="004B2F96"/>
    <w:rsid w:val="004E3134"/>
    <w:rsid w:val="004E3B80"/>
    <w:rsid w:val="004F0060"/>
    <w:rsid w:val="0051629A"/>
    <w:rsid w:val="0051759A"/>
    <w:rsid w:val="00530244"/>
    <w:rsid w:val="005464CC"/>
    <w:rsid w:val="00552FB5"/>
    <w:rsid w:val="00582274"/>
    <w:rsid w:val="00591267"/>
    <w:rsid w:val="005C7227"/>
    <w:rsid w:val="00607AA6"/>
    <w:rsid w:val="00635F77"/>
    <w:rsid w:val="00637007"/>
    <w:rsid w:val="00672E5B"/>
    <w:rsid w:val="0068235B"/>
    <w:rsid w:val="006C40B4"/>
    <w:rsid w:val="00707194"/>
    <w:rsid w:val="00710314"/>
    <w:rsid w:val="00731F1D"/>
    <w:rsid w:val="0075072D"/>
    <w:rsid w:val="007664D0"/>
    <w:rsid w:val="00776655"/>
    <w:rsid w:val="007B1268"/>
    <w:rsid w:val="008035F1"/>
    <w:rsid w:val="00807048"/>
    <w:rsid w:val="0081012B"/>
    <w:rsid w:val="00836C35"/>
    <w:rsid w:val="00845340"/>
    <w:rsid w:val="00872FDE"/>
    <w:rsid w:val="00874354"/>
    <w:rsid w:val="008854B9"/>
    <w:rsid w:val="00887B96"/>
    <w:rsid w:val="008D43E4"/>
    <w:rsid w:val="008F3189"/>
    <w:rsid w:val="008F73F1"/>
    <w:rsid w:val="00902873"/>
    <w:rsid w:val="00916546"/>
    <w:rsid w:val="00952CB7"/>
    <w:rsid w:val="00960D4D"/>
    <w:rsid w:val="00971690"/>
    <w:rsid w:val="00986CBB"/>
    <w:rsid w:val="009943A2"/>
    <w:rsid w:val="009A02FC"/>
    <w:rsid w:val="009A529D"/>
    <w:rsid w:val="009C1156"/>
    <w:rsid w:val="009D5E0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62305"/>
    <w:rsid w:val="00A63022"/>
    <w:rsid w:val="00A72FEB"/>
    <w:rsid w:val="00A86DCC"/>
    <w:rsid w:val="00A90B69"/>
    <w:rsid w:val="00AC1211"/>
    <w:rsid w:val="00AC393D"/>
    <w:rsid w:val="00AC466C"/>
    <w:rsid w:val="00B34B09"/>
    <w:rsid w:val="00B55C3E"/>
    <w:rsid w:val="00B60B09"/>
    <w:rsid w:val="00B74BBC"/>
    <w:rsid w:val="00B942CA"/>
    <w:rsid w:val="00BB2840"/>
    <w:rsid w:val="00BB42EB"/>
    <w:rsid w:val="00BE6E70"/>
    <w:rsid w:val="00C17F8B"/>
    <w:rsid w:val="00C32FEB"/>
    <w:rsid w:val="00C369B3"/>
    <w:rsid w:val="00C40B02"/>
    <w:rsid w:val="00C463DA"/>
    <w:rsid w:val="00C854DA"/>
    <w:rsid w:val="00C86B68"/>
    <w:rsid w:val="00C94125"/>
    <w:rsid w:val="00CB17DE"/>
    <w:rsid w:val="00CC18D8"/>
    <w:rsid w:val="00CE57A6"/>
    <w:rsid w:val="00D2733B"/>
    <w:rsid w:val="00D36DC8"/>
    <w:rsid w:val="00D414CD"/>
    <w:rsid w:val="00D61240"/>
    <w:rsid w:val="00D644F3"/>
    <w:rsid w:val="00D65ED3"/>
    <w:rsid w:val="00D96FF7"/>
    <w:rsid w:val="00DA122D"/>
    <w:rsid w:val="00DB29D2"/>
    <w:rsid w:val="00DC6775"/>
    <w:rsid w:val="00DE5267"/>
    <w:rsid w:val="00DE7D83"/>
    <w:rsid w:val="00E23C37"/>
    <w:rsid w:val="00E27E42"/>
    <w:rsid w:val="00E55F0F"/>
    <w:rsid w:val="00E7273E"/>
    <w:rsid w:val="00E83D2F"/>
    <w:rsid w:val="00EA0040"/>
    <w:rsid w:val="00EA0340"/>
    <w:rsid w:val="00EA16C8"/>
    <w:rsid w:val="00EA5A08"/>
    <w:rsid w:val="00EB0F7F"/>
    <w:rsid w:val="00EE01A1"/>
    <w:rsid w:val="00EE4F0D"/>
    <w:rsid w:val="00F12EE1"/>
    <w:rsid w:val="00F57CF2"/>
    <w:rsid w:val="00F71966"/>
    <w:rsid w:val="00F764FB"/>
    <w:rsid w:val="00F84E4F"/>
    <w:rsid w:val="00F931B2"/>
    <w:rsid w:val="00FE335A"/>
    <w:rsid w:val="00FE3F5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://cdd.stanford.edu/research/papers/2005/presidential-nomination.pdf" TargetMode="External"/><Relationship Id="rId2" Type="http://schemas.openxmlformats.org/officeDocument/2006/relationships/hyperlink" Target="http://cdd.stanford.edu/research/papers/2006/deliberative-voter.pdf" TargetMode="External"/><Relationship Id="rId1" Type="http://schemas.openxmlformats.org/officeDocument/2006/relationships/hyperlink" Target="http://cdd.stanford.edu/research/papers/2006/foreign-policy.pdf" TargetMode="External"/><Relationship Id="rId4" Type="http://schemas.openxmlformats.org/officeDocument/2006/relationships/hyperlink" Target="http://cdd.stanford.edu/polls/btp/2005/btp-poll-results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bs.org/newshour/spc/btp/archive/transcript_20030112.html" TargetMode="External"/><Relationship Id="rId2" Type="http://schemas.openxmlformats.org/officeDocument/2006/relationships/hyperlink" Target="http://cdd.stanford.edu/polls/bulgaria/2007/bulgaria-results.pdf" TargetMode="External"/><Relationship Id="rId1" Type="http://schemas.openxmlformats.org/officeDocument/2006/relationships/hyperlink" Target="http://cdd.stanford.edu/research/papers/2000/utility_paper.pdf" TargetMode="External"/><Relationship Id="rId6" Type="http://schemas.openxmlformats.org/officeDocument/2006/relationships/hyperlink" Target="http://cdd.stanford.edu/polls/japan/2009/kanagawa-pressrelease-oct19.pdf" TargetMode="External"/><Relationship Id="rId5" Type="http://schemas.openxmlformats.org/officeDocument/2006/relationships/hyperlink" Target="http://www.pbs.org/newshour/spc/btp/articles/events_deliberation.html" TargetMode="External"/><Relationship Id="rId4" Type="http://schemas.openxmlformats.org/officeDocument/2006/relationships/hyperlink" Target="http://cdd.stanford.edu/polls/california/2008/threshold2008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97AE8A-0771-4D01-8F83-46DF706EA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800</Words>
  <Characters>4564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Fishkin, James</cp:lastModifiedBy>
  <cp:revision>2</cp:revision>
  <cp:lastPrinted>2015-02-18T18:56:00Z</cp:lastPrinted>
  <dcterms:created xsi:type="dcterms:W3CDTF">2015-02-28T22:03:00Z</dcterms:created>
  <dcterms:modified xsi:type="dcterms:W3CDTF">2015-02-28T22:03:00Z</dcterms:modified>
</cp:coreProperties>
</file>