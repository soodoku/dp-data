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777777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Appendix X</w:t>
      </w:r>
    </w:p>
    <w:p w14:paraId="6A7E31C3" w14:textId="77777777"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17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4"/>
        <w:gridCol w:w="703"/>
        <w:gridCol w:w="576"/>
        <w:gridCol w:w="1311"/>
        <w:gridCol w:w="1111"/>
        <w:gridCol w:w="1516"/>
        <w:gridCol w:w="2427"/>
        <w:gridCol w:w="1905"/>
      </w:tblGrid>
      <w:tr w:rsidR="00F764FB" w:rsidRPr="00523AB7" w14:paraId="4E55EE57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F764FB" w:rsidRPr="008E709A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*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3683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Issue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14:paraId="000B58AF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14:paraId="369AB659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bottom"/>
          </w:tcPr>
          <w:p w14:paraId="51A5655C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2E552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14:paraId="1FB4232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bottom"/>
          </w:tcPr>
          <w:p w14:paraId="5CB5FB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14:paraId="4C7B06B2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June 9-11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14:paraId="26BCB7CD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European Union</w:t>
            </w:r>
          </w:p>
        </w:tc>
        <w:tc>
          <w:tcPr>
            <w:tcW w:w="1905" w:type="dxa"/>
            <w:tcBorders>
              <w:top w:val="single" w:sz="4" w:space="0" w:color="auto"/>
            </w:tcBorders>
          </w:tcPr>
          <w:p w14:paraId="30E404D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4BDDE52C" w14:textId="77777777" w:rsidTr="00AC1211">
        <w:trPr>
          <w:jc w:val="center"/>
        </w:trPr>
        <w:tc>
          <w:tcPr>
            <w:tcW w:w="1624" w:type="dxa"/>
            <w:vAlign w:val="bottom"/>
          </w:tcPr>
          <w:p w14:paraId="6852530A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703" w:type="dxa"/>
          </w:tcPr>
          <w:p w14:paraId="3948974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14:paraId="017F7FA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350839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12D5A0A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14:paraId="2881401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Health Service</w:t>
            </w:r>
          </w:p>
        </w:tc>
        <w:tc>
          <w:tcPr>
            <w:tcW w:w="1905" w:type="dxa"/>
          </w:tcPr>
          <w:p w14:paraId="01844F2B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14:paraId="586C98E8" w14:textId="77777777" w:rsidTr="00AC1211">
        <w:trPr>
          <w:jc w:val="center"/>
        </w:trPr>
        <w:tc>
          <w:tcPr>
            <w:tcW w:w="1624" w:type="dxa"/>
            <w:vAlign w:val="bottom"/>
          </w:tcPr>
          <w:p w14:paraId="1AADA231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703" w:type="dxa"/>
          </w:tcPr>
          <w:p w14:paraId="1233E6E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14:paraId="5DDF1637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5264128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642770A6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July</w:t>
            </w:r>
          </w:p>
        </w:tc>
        <w:tc>
          <w:tcPr>
            <w:tcW w:w="2427" w:type="dxa"/>
            <w:vAlign w:val="bottom"/>
          </w:tcPr>
          <w:p w14:paraId="581985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Monarchy</w:t>
            </w:r>
          </w:p>
        </w:tc>
        <w:tc>
          <w:tcPr>
            <w:tcW w:w="1905" w:type="dxa"/>
          </w:tcPr>
          <w:p w14:paraId="6625EFC7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57E55BE4" w14:textId="77777777" w:rsidTr="00AC1211">
        <w:trPr>
          <w:jc w:val="center"/>
        </w:trPr>
        <w:tc>
          <w:tcPr>
            <w:tcW w:w="1624" w:type="dxa"/>
            <w:vAlign w:val="bottom"/>
          </w:tcPr>
          <w:p w14:paraId="5932E089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703" w:type="dxa"/>
          </w:tcPr>
          <w:p w14:paraId="0FDCC2F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14:paraId="05702E6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BB087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E4347B2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14:paraId="762276BD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Electoral Choice</w:t>
            </w:r>
          </w:p>
        </w:tc>
        <w:tc>
          <w:tcPr>
            <w:tcW w:w="1905" w:type="dxa"/>
          </w:tcPr>
          <w:p w14:paraId="23323343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14:paraId="791A0927" w14:textId="77777777" w:rsidTr="00AC1211">
        <w:trPr>
          <w:jc w:val="center"/>
        </w:trPr>
        <w:tc>
          <w:tcPr>
            <w:tcW w:w="1624" w:type="dxa"/>
            <w:vAlign w:val="bottom"/>
          </w:tcPr>
          <w:p w14:paraId="15032FC5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703" w:type="dxa"/>
            <w:vAlign w:val="bottom"/>
          </w:tcPr>
          <w:p w14:paraId="364C48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14:paraId="3554B1FA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D3CA5A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14:paraId="6AACC03A" w14:textId="77777777" w:rsidR="00F764FB" w:rsidRPr="00E52CB2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14:paraId="00575DDF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Referendum on becoming a Republic</w:t>
            </w:r>
          </w:p>
        </w:tc>
        <w:tc>
          <w:tcPr>
            <w:tcW w:w="1905" w:type="dxa"/>
          </w:tcPr>
          <w:p w14:paraId="32B8DD9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14:paraId="50C7A56D" w14:textId="77777777" w:rsidTr="00AC1211">
        <w:trPr>
          <w:jc w:val="center"/>
        </w:trPr>
        <w:tc>
          <w:tcPr>
            <w:tcW w:w="1624" w:type="dxa"/>
            <w:vAlign w:val="bottom"/>
          </w:tcPr>
          <w:p w14:paraId="76DE0BD6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703" w:type="dxa"/>
            <w:vAlign w:val="bottom"/>
          </w:tcPr>
          <w:p w14:paraId="3F78F58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14:paraId="434B00C5" w14:textId="77777777" w:rsidR="00F764FB" w:rsidRPr="00523AB7" w:rsidRDefault="001D785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2F696002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894E96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14:paraId="03CB8CA9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  <w:tc>
          <w:tcPr>
            <w:tcW w:w="1905" w:type="dxa"/>
            <w:vAlign w:val="bottom"/>
          </w:tcPr>
          <w:p w14:paraId="32DFDA54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14:paraId="6AA7B2CD" w14:textId="77777777" w:rsidTr="00AC1211">
        <w:trPr>
          <w:jc w:val="center"/>
        </w:trPr>
        <w:tc>
          <w:tcPr>
            <w:tcW w:w="1624" w:type="dxa"/>
            <w:vAlign w:val="bottom"/>
          </w:tcPr>
          <w:p w14:paraId="1622296E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703" w:type="dxa"/>
            <w:vAlign w:val="bottom"/>
          </w:tcPr>
          <w:p w14:paraId="379C2AD7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14:paraId="7644F61E" w14:textId="77777777" w:rsidR="00F764FB" w:rsidRPr="00523AB7" w:rsidRDefault="003A370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EA2CE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14:paraId="56D5998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14:paraId="5B70259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 w:rsidRPr="00EE66AF">
              <w:rPr>
                <w:rFonts w:ascii="Times New Roman" w:hAnsi="Times New Roman"/>
                <w:sz w:val="20"/>
                <w:szCs w:val="20"/>
              </w:rPr>
              <w:t>ension systems, role in the world, economic impact of globalization, and enlargement</w:t>
            </w:r>
          </w:p>
        </w:tc>
        <w:tc>
          <w:tcPr>
            <w:tcW w:w="1905" w:type="dxa"/>
            <w:vAlign w:val="bottom"/>
          </w:tcPr>
          <w:p w14:paraId="785EDF4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14:paraId="1CFC861B" w14:textId="77777777" w:rsidTr="00AC1211">
        <w:trPr>
          <w:jc w:val="center"/>
        </w:trPr>
        <w:tc>
          <w:tcPr>
            <w:tcW w:w="1624" w:type="dxa"/>
            <w:vAlign w:val="bottom"/>
          </w:tcPr>
          <w:p w14:paraId="3E835BC8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703" w:type="dxa"/>
            <w:vAlign w:val="bottom"/>
          </w:tcPr>
          <w:p w14:paraId="5064E46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14:paraId="74FF7E52" w14:textId="77777777" w:rsidR="00F764FB" w:rsidRPr="00523AB7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89E12F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34B4FD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14:paraId="6B430CCC" w14:textId="77777777" w:rsidR="00F764FB" w:rsidRPr="00523AB7" w:rsidRDefault="002C44E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</w:tcPr>
          <w:p w14:paraId="064EED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14:paraId="18D9B5F5" w14:textId="77777777" w:rsidTr="00AC1211">
        <w:trPr>
          <w:jc w:val="center"/>
        </w:trPr>
        <w:tc>
          <w:tcPr>
            <w:tcW w:w="1624" w:type="dxa"/>
            <w:vAlign w:val="bottom"/>
          </w:tcPr>
          <w:p w14:paraId="1EB176A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703" w:type="dxa"/>
            <w:vAlign w:val="bottom"/>
          </w:tcPr>
          <w:p w14:paraId="1921AB07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14:paraId="28738F60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74500F6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E6C68E4" w14:textId="77777777" w:rsidR="00986CBB" w:rsidRDefault="00707194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14:paraId="6000D7C1" w14:textId="77777777" w:rsidR="00986CBB" w:rsidRPr="00523AB7" w:rsidRDefault="002C44E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14:paraId="1B61FAA8" w14:textId="2C712A5B" w:rsidR="00986CBB" w:rsidRPr="00D61240" w:rsidRDefault="00D61240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  <w:ins w:id="0" w:author="Fishkin, James" w:date="2014-05-17T19:04:00Z">
              <w:r w:rsidR="00EE4F0D" w:rsidRPr="00D61240">
                <w:rPr>
                  <w:rFonts w:ascii="Times New Roman" w:hAnsi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14:paraId="015D7C62" w14:textId="77777777" w:rsidTr="00AC1211">
        <w:trPr>
          <w:jc w:val="center"/>
        </w:trPr>
        <w:tc>
          <w:tcPr>
            <w:tcW w:w="1624" w:type="dxa"/>
            <w:vAlign w:val="bottom"/>
          </w:tcPr>
          <w:p w14:paraId="732630F2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703" w:type="dxa"/>
            <w:vAlign w:val="bottom"/>
          </w:tcPr>
          <w:p w14:paraId="1B30B5E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14:paraId="730AEBAC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5001EF2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70AFEE52" w14:textId="77777777" w:rsidR="00986CBB" w:rsidRDefault="00A1704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14:paraId="2856B9C6" w14:textId="77777777" w:rsidR="00986CBB" w:rsidRPr="00523AB7" w:rsidRDefault="002C44E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14:paraId="2221AFAE" w14:textId="638CC4C1" w:rsidR="00986CBB" w:rsidRPr="00D61240" w:rsidRDefault="00D6124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2"/>
            </w:r>
          </w:p>
        </w:tc>
      </w:tr>
      <w:tr w:rsidR="00986CBB" w:rsidRPr="00523AB7" w14:paraId="79860783" w14:textId="77777777" w:rsidTr="00AC1211">
        <w:trPr>
          <w:jc w:val="center"/>
        </w:trPr>
        <w:tc>
          <w:tcPr>
            <w:tcW w:w="1624" w:type="dxa"/>
            <w:vAlign w:val="bottom"/>
          </w:tcPr>
          <w:p w14:paraId="7A796ABA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703" w:type="dxa"/>
            <w:vAlign w:val="bottom"/>
          </w:tcPr>
          <w:p w14:paraId="1F006B7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14:paraId="59408750" w14:textId="77777777" w:rsidR="00986CBB" w:rsidRPr="00523AB7" w:rsidRDefault="00D644F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B93F1C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14:paraId="15AF912D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14:paraId="0B612712" w14:textId="77777777" w:rsidR="00986CBB" w:rsidRPr="003D7C0B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7C0B">
              <w:rPr>
                <w:rFonts w:ascii="Times New Roman" w:hAnsi="Times New Roman"/>
                <w:sz w:val="20"/>
                <w:szCs w:val="20"/>
              </w:rPr>
              <w:t>Roma: Housing, Crime and Education</w:t>
            </w:r>
          </w:p>
        </w:tc>
        <w:tc>
          <w:tcPr>
            <w:tcW w:w="1905" w:type="dxa"/>
            <w:vAlign w:val="bottom"/>
          </w:tcPr>
          <w:p w14:paraId="2924881A" w14:textId="77777777" w:rsidR="00986CBB" w:rsidRPr="00523AB7" w:rsidRDefault="00986CBB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ins w:id="1" w:author="Fishkin, James" w:date="2014-05-17T19:05:00Z">
              <w:r w:rsidR="00EE4F0D">
                <w:rPr>
                  <w:rFonts w:ascii="Times New Roman" w:hAnsi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14:paraId="45EA8B98" w14:textId="77777777" w:rsidTr="00AC1211">
        <w:trPr>
          <w:jc w:val="center"/>
        </w:trPr>
        <w:tc>
          <w:tcPr>
            <w:tcW w:w="1624" w:type="dxa"/>
            <w:vAlign w:val="bottom"/>
          </w:tcPr>
          <w:p w14:paraId="25DB240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703" w:type="dxa"/>
            <w:vAlign w:val="bottom"/>
          </w:tcPr>
          <w:p w14:paraId="6301E8B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14:paraId="1870DFA0" w14:textId="77777777" w:rsidR="00986CBB" w:rsidRPr="00523AB7" w:rsidRDefault="00A72FE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D3FBFA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51A89B9F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14:paraId="4C670BD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Service, Sharing of Property Taxes</w:t>
            </w:r>
          </w:p>
        </w:tc>
        <w:tc>
          <w:tcPr>
            <w:tcW w:w="1905" w:type="dxa"/>
            <w:vAlign w:val="bottom"/>
          </w:tcPr>
          <w:p w14:paraId="283CF75E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14:paraId="5B9C7CAA" w14:textId="77777777" w:rsidTr="00AC1211">
        <w:trPr>
          <w:jc w:val="center"/>
        </w:trPr>
        <w:tc>
          <w:tcPr>
            <w:tcW w:w="1624" w:type="dxa"/>
            <w:vAlign w:val="bottom"/>
          </w:tcPr>
          <w:p w14:paraId="51FA13C5" w14:textId="77777777" w:rsidR="00887B96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 </w:t>
            </w:r>
            <w:r w:rsidR="00887B96"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703" w:type="dxa"/>
            <w:vAlign w:val="bottom"/>
          </w:tcPr>
          <w:p w14:paraId="01D54656" w14:textId="77777777" w:rsidR="00887B96" w:rsidRDefault="00D414CD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887B96" w:rsidRPr="00523AB7" w:rsidRDefault="008F318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14:paraId="5C9532A4" w14:textId="77777777" w:rsidR="00887B96" w:rsidRDefault="00411B7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62C4A281" w14:textId="77777777" w:rsidR="00887B96" w:rsidRDefault="002871CC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C9B2267" w14:textId="77777777" w:rsidR="00887B96" w:rsidRPr="000C3456" w:rsidRDefault="00A6230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14:paraId="5683A6B4" w14:textId="77777777" w:rsidR="00887B96" w:rsidRDefault="00AC466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83D2F">
              <w:rPr>
                <w:rFonts w:ascii="Times New Roman" w:hAnsi="Times New Roman"/>
                <w:sz w:val="20"/>
                <w:szCs w:val="20"/>
              </w:rPr>
              <w:t>Foreign and Economic Policy</w:t>
            </w:r>
          </w:p>
        </w:tc>
        <w:tc>
          <w:tcPr>
            <w:tcW w:w="1905" w:type="dxa"/>
            <w:vAlign w:val="bottom"/>
          </w:tcPr>
          <w:p w14:paraId="139F26B4" w14:textId="77777777" w:rsidR="00887B96" w:rsidRDefault="00672E5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14:paraId="0B1F4E7D" w14:textId="77777777" w:rsidTr="00AC1211">
        <w:trPr>
          <w:jc w:val="center"/>
        </w:trPr>
        <w:tc>
          <w:tcPr>
            <w:tcW w:w="1624" w:type="dxa"/>
            <w:vAlign w:val="bottom"/>
          </w:tcPr>
          <w:p w14:paraId="1D676538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14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703" w:type="dxa"/>
            <w:vAlign w:val="bottom"/>
          </w:tcPr>
          <w:p w14:paraId="22A2D88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14:paraId="1A5820CC" w14:textId="77777777" w:rsidR="00986CBB" w:rsidRPr="00A37C18" w:rsidRDefault="00A37C18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7C18"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1EF024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09376BA3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14:paraId="2E28F9C6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America’s Role in the world (Foreign Policy)</w:t>
            </w:r>
          </w:p>
        </w:tc>
        <w:tc>
          <w:tcPr>
            <w:tcW w:w="1905" w:type="dxa"/>
            <w:vAlign w:val="bottom"/>
          </w:tcPr>
          <w:p w14:paraId="7502E53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4"/>
            </w:r>
          </w:p>
        </w:tc>
      </w:tr>
      <w:tr w:rsidR="00986CBB" w:rsidRPr="00523AB7" w14:paraId="0124DE6A" w14:textId="77777777" w:rsidTr="00AC1211">
        <w:trPr>
          <w:jc w:val="center"/>
        </w:trPr>
        <w:tc>
          <w:tcPr>
            <w:tcW w:w="1624" w:type="dxa"/>
            <w:vAlign w:val="bottom"/>
          </w:tcPr>
          <w:p w14:paraId="4B12C230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  <w:r w:rsidR="002D6D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703" w:type="dxa"/>
            <w:vAlign w:val="bottom"/>
          </w:tcPr>
          <w:p w14:paraId="29B08E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14:paraId="6BBA24B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5F2017B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6D3B8699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14:paraId="1FA78CBA" w14:textId="77777777" w:rsidR="00986CBB" w:rsidRPr="00E25FD8" w:rsidRDefault="00986CBB" w:rsidP="00F764F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Same  –</w:t>
            </w:r>
            <w:r w:rsidRPr="00E25FD8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</w:tc>
        <w:tc>
          <w:tcPr>
            <w:tcW w:w="1905" w:type="dxa"/>
          </w:tcPr>
          <w:p w14:paraId="79CE79D5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14:paraId="17C5EE84" w14:textId="77777777" w:rsidTr="00AC1211">
        <w:trPr>
          <w:jc w:val="center"/>
        </w:trPr>
        <w:tc>
          <w:tcPr>
            <w:tcW w:w="1624" w:type="dxa"/>
            <w:vAlign w:val="bottom"/>
          </w:tcPr>
          <w:p w14:paraId="7E7529B3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16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703" w:type="dxa"/>
            <w:vAlign w:val="bottom"/>
          </w:tcPr>
          <w:p w14:paraId="6FCDA3C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14:paraId="0306823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2BBDF86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1F07140" w14:textId="77777777" w:rsidR="00986CBB" w:rsidRPr="00AC1211" w:rsidRDefault="00AC121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1211">
              <w:rPr>
                <w:rFonts w:ascii="Times New Roman" w:hAnsi="Times New Roman"/>
                <w:sz w:val="20"/>
                <w:szCs w:val="20"/>
              </w:rPr>
              <w:t>Sept.-October</w:t>
            </w:r>
          </w:p>
        </w:tc>
        <w:tc>
          <w:tcPr>
            <w:tcW w:w="2427" w:type="dxa"/>
            <w:vAlign w:val="bottom"/>
          </w:tcPr>
          <w:p w14:paraId="7035743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Elections</w:t>
            </w:r>
          </w:p>
        </w:tc>
        <w:tc>
          <w:tcPr>
            <w:tcW w:w="1905" w:type="dxa"/>
          </w:tcPr>
          <w:p w14:paraId="4DB79B19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Luskin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1326FCD3" w14:textId="77777777" w:rsidTr="00AC1211">
        <w:trPr>
          <w:jc w:val="center"/>
        </w:trPr>
        <w:tc>
          <w:tcPr>
            <w:tcW w:w="1624" w:type="dxa"/>
            <w:vAlign w:val="bottom"/>
          </w:tcPr>
          <w:p w14:paraId="1F5C0F0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703" w:type="dxa"/>
            <w:vAlign w:val="bottom"/>
          </w:tcPr>
          <w:p w14:paraId="29B9478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43FAB50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14:paraId="0400A2D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2773FA4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7547BE3" w14:textId="77777777" w:rsidR="00986CBB" w:rsidRPr="00B34B09" w:rsidRDefault="00B34B0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4B09">
              <w:rPr>
                <w:rFonts w:ascii="Times New Roman" w:hAnsi="Times New Roman"/>
                <w:sz w:val="18"/>
                <w:szCs w:val="20"/>
              </w:rPr>
              <w:t>January-February</w:t>
            </w:r>
          </w:p>
        </w:tc>
        <w:tc>
          <w:tcPr>
            <w:tcW w:w="2427" w:type="dxa"/>
            <w:vAlign w:val="bottom"/>
          </w:tcPr>
          <w:p w14:paraId="6F2178FF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Primaries</w:t>
            </w:r>
          </w:p>
        </w:tc>
        <w:tc>
          <w:tcPr>
            <w:tcW w:w="1905" w:type="dxa"/>
          </w:tcPr>
          <w:p w14:paraId="722BBE0D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14:paraId="35E406EB" w14:textId="77777777" w:rsidTr="00AC1211">
        <w:trPr>
          <w:jc w:val="center"/>
        </w:trPr>
        <w:tc>
          <w:tcPr>
            <w:tcW w:w="1624" w:type="dxa"/>
            <w:tcBorders>
              <w:bottom w:val="nil"/>
            </w:tcBorders>
            <w:vAlign w:val="bottom"/>
          </w:tcPr>
          <w:p w14:paraId="59BDE71E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703" w:type="dxa"/>
            <w:tcBorders>
              <w:bottom w:val="nil"/>
            </w:tcBorders>
            <w:vAlign w:val="bottom"/>
          </w:tcPr>
          <w:p w14:paraId="65585A2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14:paraId="1964F29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nil"/>
            </w:tcBorders>
            <w:vAlign w:val="bottom"/>
          </w:tcPr>
          <w:p w14:paraId="50BAE2E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14:paraId="2CA03254" w14:textId="77777777" w:rsidR="00986CBB" w:rsidRPr="00510D7C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14:paraId="18B79C01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</w:t>
            </w:r>
          </w:p>
        </w:tc>
        <w:tc>
          <w:tcPr>
            <w:tcW w:w="1905" w:type="dxa"/>
            <w:tcBorders>
              <w:bottom w:val="nil"/>
            </w:tcBorders>
          </w:tcPr>
          <w:p w14:paraId="56E8A3E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5"/>
            </w:r>
          </w:p>
        </w:tc>
      </w:tr>
      <w:tr w:rsidR="00986CBB" w:rsidRPr="00523AB7" w14:paraId="4923B07C" w14:textId="77777777" w:rsidTr="00AC1211">
        <w:trPr>
          <w:jc w:val="center"/>
        </w:trPr>
        <w:tc>
          <w:tcPr>
            <w:tcW w:w="1624" w:type="dxa"/>
            <w:tcBorders>
              <w:top w:val="nil"/>
              <w:bottom w:val="nil"/>
            </w:tcBorders>
            <w:vAlign w:val="bottom"/>
          </w:tcPr>
          <w:p w14:paraId="07EA3BD8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703" w:type="dxa"/>
            <w:tcBorders>
              <w:top w:val="nil"/>
              <w:bottom w:val="nil"/>
            </w:tcBorders>
            <w:vAlign w:val="bottom"/>
          </w:tcPr>
          <w:p w14:paraId="4006721C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14:paraId="0C3A8E8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tcBorders>
              <w:top w:val="nil"/>
              <w:bottom w:val="nil"/>
            </w:tcBorders>
            <w:vAlign w:val="bottom"/>
          </w:tcPr>
          <w:p w14:paraId="3D7AC82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14:paraId="2A5E5F35" w14:textId="77777777" w:rsidR="00986CBB" w:rsidRPr="00C94125" w:rsidRDefault="00C9412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October 22-29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14:paraId="01774D93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Education and Healthcare</w:t>
            </w:r>
          </w:p>
        </w:tc>
        <w:tc>
          <w:tcPr>
            <w:tcW w:w="1905" w:type="dxa"/>
            <w:tcBorders>
              <w:top w:val="nil"/>
              <w:bottom w:val="nil"/>
            </w:tcBorders>
          </w:tcPr>
          <w:p w14:paraId="58E7A14B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6"/>
            </w:r>
          </w:p>
        </w:tc>
      </w:tr>
      <w:tr w:rsidR="00637007" w:rsidRPr="00523AB7" w14:paraId="78DE82D1" w14:textId="77777777" w:rsidTr="00AC1211">
        <w:trPr>
          <w:jc w:val="center"/>
        </w:trPr>
        <w:tc>
          <w:tcPr>
            <w:tcW w:w="1624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77777777" w:rsidR="00637007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proofErr w:type="spellEnd"/>
          </w:p>
        </w:tc>
        <w:tc>
          <w:tcPr>
            <w:tcW w:w="703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77777777"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14:paraId="302F25D3" w14:textId="77777777" w:rsidR="00637007" w:rsidRPr="00F67FD0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77777777" w:rsidR="00637007" w:rsidRPr="00523AB7" w:rsidRDefault="00637007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Choice of Local Infrastructure Project </w:t>
            </w:r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7777777" w:rsidR="00637007" w:rsidRPr="00523AB7" w:rsidRDefault="005464CC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637007" w:rsidRPr="00523AB7" w14:paraId="4380A44A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center"/>
          </w:tcPr>
          <w:p w14:paraId="0B4D90DA" w14:textId="77777777" w:rsidR="00C86B68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21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Denmark (Euro)</w:t>
            </w:r>
          </w:p>
        </w:tc>
        <w:tc>
          <w:tcPr>
            <w:tcW w:w="703" w:type="dxa"/>
            <w:tcBorders>
              <w:top w:val="single" w:sz="4" w:space="0" w:color="auto"/>
            </w:tcBorders>
            <w:vAlign w:val="center"/>
          </w:tcPr>
          <w:p w14:paraId="39BAB7A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2000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center"/>
          </w:tcPr>
          <w:p w14:paraId="4B24BEA3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359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5BB250CD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center"/>
          </w:tcPr>
          <w:p w14:paraId="62D29D4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Denmark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center"/>
          </w:tcPr>
          <w:p w14:paraId="44E91166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August 26-27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center"/>
          </w:tcPr>
          <w:p w14:paraId="3C4D5703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Adoption of Euro 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14:paraId="7E0FE993" w14:textId="77777777" w:rsidR="0063700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Hansen 2004</w:t>
            </w:r>
          </w:p>
        </w:tc>
      </w:tr>
      <w:tr w:rsidR="00637007" w:rsidRPr="00523AB7" w14:paraId="6009FB96" w14:textId="77777777" w:rsidTr="00AC1211">
        <w:trPr>
          <w:jc w:val="center"/>
        </w:trPr>
        <w:tc>
          <w:tcPr>
            <w:tcW w:w="1624" w:type="dxa"/>
            <w:vAlign w:val="center"/>
          </w:tcPr>
          <w:p w14:paraId="392B7656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Kanagawa</w:t>
            </w:r>
          </w:p>
        </w:tc>
        <w:tc>
          <w:tcPr>
            <w:tcW w:w="703" w:type="dxa"/>
            <w:vAlign w:val="center"/>
          </w:tcPr>
          <w:p w14:paraId="536797B5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14:paraId="4833EC1F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150</w:t>
            </w:r>
          </w:p>
        </w:tc>
        <w:tc>
          <w:tcPr>
            <w:tcW w:w="1311" w:type="dxa"/>
            <w:vAlign w:val="center"/>
          </w:tcPr>
          <w:p w14:paraId="0AF63449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center"/>
          </w:tcPr>
          <w:p w14:paraId="224091E3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Japan</w:t>
            </w:r>
          </w:p>
        </w:tc>
        <w:tc>
          <w:tcPr>
            <w:tcW w:w="1516" w:type="dxa"/>
            <w:vAlign w:val="center"/>
          </w:tcPr>
          <w:p w14:paraId="2229823D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December 5</w:t>
            </w:r>
          </w:p>
        </w:tc>
        <w:tc>
          <w:tcPr>
            <w:tcW w:w="2427" w:type="dxa"/>
            <w:vAlign w:val="center"/>
          </w:tcPr>
          <w:p w14:paraId="2D7630A8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Doshusei</w:t>
            </w:r>
          </w:p>
        </w:tc>
        <w:tc>
          <w:tcPr>
            <w:tcW w:w="1905" w:type="dxa"/>
            <w:vAlign w:val="center"/>
          </w:tcPr>
          <w:p w14:paraId="2A357659" w14:textId="154B4A04" w:rsidR="00637007" w:rsidRPr="00AC393D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CDD</w:t>
            </w:r>
            <w:r w:rsidR="00872FDE" w:rsidRPr="00872FDE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7"/>
            </w:r>
          </w:p>
        </w:tc>
      </w:tr>
      <w:tr w:rsidR="00637007" w:rsidRPr="00523AB7" w14:paraId="527EEA48" w14:textId="77777777" w:rsidTr="00AC1211">
        <w:trPr>
          <w:jc w:val="center"/>
        </w:trPr>
        <w:tc>
          <w:tcPr>
            <w:tcW w:w="1624" w:type="dxa"/>
            <w:vAlign w:val="center"/>
          </w:tcPr>
          <w:p w14:paraId="7A059FBA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23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 xml:space="preserve">Porto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Alegre</w:t>
            </w:r>
            <w:proofErr w:type="spellEnd"/>
          </w:p>
        </w:tc>
        <w:tc>
          <w:tcPr>
            <w:tcW w:w="703" w:type="dxa"/>
            <w:vAlign w:val="center"/>
          </w:tcPr>
          <w:p w14:paraId="44CD9489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14:paraId="1DC83040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226</w:t>
            </w:r>
          </w:p>
        </w:tc>
        <w:tc>
          <w:tcPr>
            <w:tcW w:w="1311" w:type="dxa"/>
            <w:vAlign w:val="center"/>
          </w:tcPr>
          <w:p w14:paraId="23EFD0FB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center"/>
          </w:tcPr>
          <w:p w14:paraId="4230FCD5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Brazil</w:t>
            </w:r>
          </w:p>
        </w:tc>
        <w:tc>
          <w:tcPr>
            <w:tcW w:w="1516" w:type="dxa"/>
            <w:vAlign w:val="center"/>
          </w:tcPr>
          <w:p w14:paraId="6C605470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June 5-7</w:t>
            </w:r>
          </w:p>
        </w:tc>
        <w:tc>
          <w:tcPr>
            <w:tcW w:w="2427" w:type="dxa"/>
            <w:vAlign w:val="center"/>
          </w:tcPr>
          <w:p w14:paraId="46943D74" w14:textId="77777777" w:rsidR="00637007" w:rsidRPr="00523AB7" w:rsidRDefault="009943A2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Career Reform of Civil S</w:t>
            </w:r>
            <w:r w:rsidR="00EE4F0D">
              <w:rPr>
                <w:rFonts w:ascii="Times New Roman" w:hAnsi="Times New Roman"/>
                <w:sz w:val="20"/>
                <w:szCs w:val="20"/>
              </w:rPr>
              <w:t>ervice</w:t>
            </w:r>
          </w:p>
        </w:tc>
        <w:tc>
          <w:tcPr>
            <w:tcW w:w="1905" w:type="dxa"/>
            <w:vAlign w:val="center"/>
          </w:tcPr>
          <w:p w14:paraId="40067337" w14:textId="77777777" w:rsidR="00637007" w:rsidRDefault="00637007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637007" w:rsidRPr="00523AB7" w14:paraId="1CD69FEB" w14:textId="77777777" w:rsidTr="00AC1211">
        <w:trPr>
          <w:jc w:val="center"/>
        </w:trPr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69EEBC2C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24 </w:t>
            </w:r>
            <w:r w:rsidR="00637007"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06B5D308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086D94BB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124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6EEF6D99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724C721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center"/>
          </w:tcPr>
          <w:p w14:paraId="79C24275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January 27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2C7C7BD0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Local Education (Omagh)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vAlign w:val="center"/>
          </w:tcPr>
          <w:p w14:paraId="3EA6B766" w14:textId="77777777" w:rsidR="00637007" w:rsidRDefault="00414FE4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2013</w:t>
            </w:r>
          </w:p>
        </w:tc>
      </w:tr>
    </w:tbl>
    <w:p w14:paraId="70C1C85E" w14:textId="77777777" w:rsidR="00F764FB" w:rsidRDefault="00F764FB" w:rsidP="00F764FB">
      <w:pPr>
        <w:pStyle w:val="Default"/>
      </w:pPr>
      <w:r>
        <w:t xml:space="preserve">  </w:t>
      </w:r>
    </w:p>
    <w:p w14:paraId="5530C1B9" w14:textId="77777777" w:rsidR="00AC393D" w:rsidRDefault="00AC393D">
      <w:bookmarkStart w:id="2" w:name="_GoBack"/>
      <w:bookmarkEnd w:id="2"/>
      <w:r>
        <w:br w:type="page"/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 xml:space="preserve">.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Fishkin, James S. and Robert C. Luskin. 1999. “Bringing Deliberation to the Democratic Dialogue.” In Maxwell McCombs and Amy Reynolds, eds</w:t>
      </w:r>
      <w:proofErr w:type="gramStart"/>
      <w:r w:rsidRPr="00EA16C8">
        <w:rPr>
          <w:color w:val="auto"/>
        </w:rPr>
        <w:t>.,</w:t>
      </w:r>
      <w:proofErr w:type="gramEnd"/>
      <w:r w:rsidRPr="00EA16C8">
        <w:rPr>
          <w:color w:val="auto"/>
        </w:rPr>
        <w:t xml:space="preserve"> </w:t>
      </w:r>
      <w:r w:rsidRPr="00EA16C8">
        <w:rPr>
          <w:i/>
          <w:iCs/>
          <w:color w:val="auto"/>
        </w:rPr>
        <w:t>The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>. Deliberative democracy and opinion formation.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Iyengar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Shanto</w:t>
      </w:r>
      <w:proofErr w:type="spellEnd"/>
      <w:r>
        <w:rPr>
          <w:rFonts w:ascii="Times New Roman" w:hAnsi="Times New Roman"/>
          <w:sz w:val="24"/>
          <w:szCs w:val="24"/>
        </w:rPr>
        <w:t xml:space="preserve">, Robert C. </w:t>
      </w:r>
      <w:proofErr w:type="spellStart"/>
      <w:r>
        <w:rPr>
          <w:rFonts w:ascii="Times New Roman" w:hAnsi="Times New Roman"/>
          <w:sz w:val="24"/>
          <w:szCs w:val="24"/>
        </w:rPr>
        <w:t>Luskin</w:t>
      </w:r>
      <w:proofErr w:type="spellEnd"/>
      <w:r>
        <w:rPr>
          <w:rFonts w:ascii="Times New Roman" w:hAnsi="Times New Roman"/>
          <w:sz w:val="24"/>
          <w:szCs w:val="24"/>
        </w:rPr>
        <w:t xml:space="preserve">, James S. </w:t>
      </w:r>
      <w:proofErr w:type="spellStart"/>
      <w:r>
        <w:rPr>
          <w:rFonts w:ascii="Times New Roman" w:hAnsi="Times New Roman"/>
          <w:sz w:val="24"/>
          <w:szCs w:val="24"/>
        </w:rPr>
        <w:t>Fishkin</w:t>
      </w:r>
      <w:proofErr w:type="spellEnd"/>
      <w:r>
        <w:rPr>
          <w:rFonts w:ascii="Times New Roman" w:hAnsi="Times New Roman"/>
          <w:sz w:val="24"/>
          <w:szCs w:val="24"/>
        </w:rPr>
        <w:t xml:space="preserve">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proofErr w:type="spellEnd"/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proofErr w:type="spellEnd"/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proofErr w:type="spellEnd"/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and James S. Fishkin.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Luskin, Robert C., James S. Fishkin, and Roger Jowell.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</w:t>
      </w:r>
      <w:proofErr w:type="spellStart"/>
      <w:r w:rsidRPr="00EA16C8">
        <w:rPr>
          <w:rFonts w:ascii="Times New Roman" w:hAnsi="Times New Roman"/>
          <w:sz w:val="24"/>
          <w:szCs w:val="24"/>
        </w:rPr>
        <w:t>Jowell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EA16C8">
        <w:rPr>
          <w:rFonts w:ascii="Times New Roman" w:hAnsi="Times New Roman"/>
          <w:sz w:val="24"/>
          <w:szCs w:val="24"/>
        </w:rPr>
        <w:t>Suzi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>Deliberating in Deep Divisions: Policies Toward the Roma in Bulgaria. International Society of Political Psychology.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F546AA" w14:textId="77777777" w:rsidR="000E75E9" w:rsidRDefault="000E75E9" w:rsidP="00F764FB">
      <w:pPr>
        <w:spacing w:after="0" w:line="240" w:lineRule="auto"/>
      </w:pPr>
      <w:r>
        <w:separator/>
      </w:r>
    </w:p>
  </w:endnote>
  <w:endnote w:type="continuationSeparator" w:id="0">
    <w:p w14:paraId="3E10EBD4" w14:textId="77777777" w:rsidR="000E75E9" w:rsidRDefault="000E75E9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C7A2C0" w14:textId="77777777" w:rsidR="000E75E9" w:rsidRDefault="000E75E9" w:rsidP="00F764FB">
      <w:pPr>
        <w:spacing w:after="0" w:line="240" w:lineRule="auto"/>
      </w:pPr>
      <w:r>
        <w:separator/>
      </w:r>
    </w:p>
  </w:footnote>
  <w:footnote w:type="continuationSeparator" w:id="0">
    <w:p w14:paraId="44EBDCB8" w14:textId="77777777" w:rsidR="000E75E9" w:rsidRDefault="000E75E9" w:rsidP="00F764FB">
      <w:pPr>
        <w:spacing w:after="0" w:line="240" w:lineRule="auto"/>
      </w:pPr>
      <w:r>
        <w:continuationSeparator/>
      </w:r>
    </w:p>
  </w:footnote>
  <w:footnote w:id="1">
    <w:p w14:paraId="0C729D68" w14:textId="5008C6FF" w:rsidR="00D61240" w:rsidRPr="00872FDE" w:rsidRDefault="00D61240" w:rsidP="00A33951">
      <w:pPr>
        <w:pStyle w:val="FootnoteText"/>
        <w:spacing w:after="0" w:line="240" w:lineRule="auto"/>
        <w:rPr>
          <w:rFonts w:ascii="Times New Roman" w:hAnsi="Times New Roman"/>
        </w:rPr>
      </w:pPr>
      <w:r w:rsidRPr="00872FDE">
        <w:rPr>
          <w:rStyle w:val="FootnoteReference"/>
          <w:rFonts w:ascii="Times New Roman" w:hAnsi="Times New Roman"/>
        </w:rPr>
        <w:footnoteRef/>
      </w:r>
      <w:r w:rsidRPr="00872FDE">
        <w:rPr>
          <w:rFonts w:ascii="Times New Roman" w:hAnsi="Times New Roman"/>
        </w:rPr>
        <w:t xml:space="preserve"> </w:t>
      </w:r>
      <w:hyperlink r:id="rId1" w:history="1">
        <w:r w:rsidRPr="00872FDE">
          <w:rPr>
            <w:rStyle w:val="Hyperlink"/>
            <w:rFonts w:ascii="Times New Roman" w:hAnsi="Times New Roman"/>
          </w:rPr>
          <w:t>http://cdd.stanford.edu/research/papers/2000/utility_paper.pdf</w:t>
        </w:r>
      </w:hyperlink>
      <w:r w:rsidRPr="00872FDE">
        <w:rPr>
          <w:rFonts w:ascii="Times New Roman" w:hAnsi="Times New Roman"/>
        </w:rPr>
        <w:t xml:space="preserve"> </w:t>
      </w:r>
    </w:p>
  </w:footnote>
  <w:footnote w:id="2">
    <w:p w14:paraId="2A6507AA" w14:textId="5F102BFC" w:rsidR="00D61240" w:rsidRDefault="00D61240" w:rsidP="00A33951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 w:rsidRPr="00872FDE">
        <w:rPr>
          <w:rFonts w:ascii="Times New Roman" w:hAnsi="Times New Roman"/>
        </w:rPr>
        <w:t>See above reference.</w:t>
      </w:r>
      <w:r>
        <w:t xml:space="preserve"> </w:t>
      </w:r>
    </w:p>
  </w:footnote>
  <w:footnote w:id="3">
    <w:p w14:paraId="4725C378" w14:textId="43533281" w:rsidR="000E75E9" w:rsidRPr="00E12A76" w:rsidRDefault="000E75E9" w:rsidP="00A33951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2" w:history="1">
        <w:r w:rsidR="00D61240" w:rsidRPr="002837E2">
          <w:rPr>
            <w:rStyle w:val="Hyperlink"/>
            <w:rFonts w:ascii="Times New Roman" w:hAnsi="Times New Roman"/>
            <w:sz w:val="22"/>
            <w:szCs w:val="22"/>
          </w:rPr>
          <w:t>http://cdd.stanford.edu/polls/bulgaria/2007/bulgaria-results.pdf</w:t>
        </w:r>
      </w:hyperlink>
      <w:r w:rsidR="00D61240">
        <w:rPr>
          <w:rFonts w:ascii="Times New Roman" w:hAnsi="Times New Roman"/>
          <w:sz w:val="22"/>
          <w:szCs w:val="22"/>
        </w:rPr>
        <w:t xml:space="preserve"> </w:t>
      </w:r>
    </w:p>
  </w:footnote>
  <w:footnote w:id="4">
    <w:p w14:paraId="0EC8BCC5" w14:textId="77777777" w:rsidR="000E75E9" w:rsidRPr="00DA122D" w:rsidRDefault="000E75E9" w:rsidP="00A33951">
      <w:pPr>
        <w:pStyle w:val="FootnoteText"/>
        <w:spacing w:after="0" w:line="240" w:lineRule="auto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3" w:history="1">
        <w:r w:rsidRPr="00872FDE">
          <w:rPr>
            <w:rStyle w:val="Hyperlink"/>
            <w:rFonts w:ascii="Times New Roman" w:hAnsi="Times New Roman"/>
          </w:rPr>
          <w:t>http://www.pbs.org/newshour/spc/btp/archive/transcript_20030112.html</w:t>
        </w:r>
      </w:hyperlink>
      <w:r>
        <w:t xml:space="preserve"> </w:t>
      </w:r>
    </w:p>
  </w:footnote>
  <w:footnote w:id="5">
    <w:p w14:paraId="45FE93CE" w14:textId="77777777" w:rsidR="000E75E9" w:rsidRPr="00E12A76" w:rsidRDefault="000E75E9" w:rsidP="00A33951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4" w:history="1">
        <w:r w:rsidRPr="00872FDE">
          <w:rPr>
            <w:rStyle w:val="Hyperlink"/>
            <w:rFonts w:ascii="Times New Roman" w:hAnsi="Times New Roman"/>
          </w:rPr>
          <w:t>http://cdd.stanford.edu/polls/california/2008/threshold2008-report.pdf</w:t>
        </w:r>
      </w:hyperlink>
      <w:r>
        <w:t xml:space="preserve"> </w:t>
      </w:r>
    </w:p>
  </w:footnote>
  <w:footnote w:id="6">
    <w:p w14:paraId="52790F31" w14:textId="77777777" w:rsidR="000E75E9" w:rsidRPr="00DA122D" w:rsidRDefault="000E75E9" w:rsidP="00A33951">
      <w:pPr>
        <w:pStyle w:val="FootnoteText"/>
        <w:spacing w:after="0" w:line="240" w:lineRule="auto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5" w:history="1">
        <w:r w:rsidRPr="00872FDE">
          <w:rPr>
            <w:rStyle w:val="Hyperlink"/>
            <w:rFonts w:ascii="Times New Roman" w:hAnsi="Times New Roman"/>
          </w:rPr>
          <w:t>http://www.pbs.org/newshour/spc/btp/articles/events_deliberation.html</w:t>
        </w:r>
      </w:hyperlink>
    </w:p>
  </w:footnote>
  <w:footnote w:id="7">
    <w:p w14:paraId="04632C89" w14:textId="55670FD6" w:rsidR="00872FDE" w:rsidRDefault="00872FDE" w:rsidP="00A33951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872FDE">
          <w:rPr>
            <w:rStyle w:val="Hyperlink"/>
            <w:rFonts w:ascii="Times New Roman" w:hAnsi="Times New Roman"/>
          </w:rPr>
          <w:t>http://cdd.stanford.edu/polls/japan/2009/kanagawa-pressrelease-oct19.pdf</w:t>
        </w:r>
      </w:hyperlink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6752C"/>
    <w:rsid w:val="000944B0"/>
    <w:rsid w:val="000B35B2"/>
    <w:rsid w:val="000B6AB8"/>
    <w:rsid w:val="000C3456"/>
    <w:rsid w:val="000D265C"/>
    <w:rsid w:val="000E3979"/>
    <w:rsid w:val="000E75E9"/>
    <w:rsid w:val="000F10FE"/>
    <w:rsid w:val="00111C2E"/>
    <w:rsid w:val="00142FAD"/>
    <w:rsid w:val="00153655"/>
    <w:rsid w:val="001B0533"/>
    <w:rsid w:val="001C5936"/>
    <w:rsid w:val="001D785F"/>
    <w:rsid w:val="001F65F5"/>
    <w:rsid w:val="00200CA9"/>
    <w:rsid w:val="0024076F"/>
    <w:rsid w:val="002574D6"/>
    <w:rsid w:val="002661E3"/>
    <w:rsid w:val="002723A1"/>
    <w:rsid w:val="002871CC"/>
    <w:rsid w:val="002947F9"/>
    <w:rsid w:val="002B6DB8"/>
    <w:rsid w:val="002C44EF"/>
    <w:rsid w:val="002D6D31"/>
    <w:rsid w:val="00326090"/>
    <w:rsid w:val="00335CEC"/>
    <w:rsid w:val="003460FD"/>
    <w:rsid w:val="00352CE9"/>
    <w:rsid w:val="00355092"/>
    <w:rsid w:val="003642AD"/>
    <w:rsid w:val="0037409F"/>
    <w:rsid w:val="003768C9"/>
    <w:rsid w:val="003778DE"/>
    <w:rsid w:val="00383AB7"/>
    <w:rsid w:val="003A05FA"/>
    <w:rsid w:val="003A3703"/>
    <w:rsid w:val="003F1AFF"/>
    <w:rsid w:val="00403E40"/>
    <w:rsid w:val="00411B71"/>
    <w:rsid w:val="00414FE4"/>
    <w:rsid w:val="00451F4D"/>
    <w:rsid w:val="004702AF"/>
    <w:rsid w:val="00490485"/>
    <w:rsid w:val="004B2F96"/>
    <w:rsid w:val="004E3134"/>
    <w:rsid w:val="004E3B80"/>
    <w:rsid w:val="004F0060"/>
    <w:rsid w:val="0051629A"/>
    <w:rsid w:val="0051759A"/>
    <w:rsid w:val="00530244"/>
    <w:rsid w:val="005464CC"/>
    <w:rsid w:val="00582274"/>
    <w:rsid w:val="00591267"/>
    <w:rsid w:val="005C7227"/>
    <w:rsid w:val="00607AA6"/>
    <w:rsid w:val="00635F77"/>
    <w:rsid w:val="00637007"/>
    <w:rsid w:val="00672E5B"/>
    <w:rsid w:val="0068235B"/>
    <w:rsid w:val="006C40B4"/>
    <w:rsid w:val="00707194"/>
    <w:rsid w:val="00710314"/>
    <w:rsid w:val="0075072D"/>
    <w:rsid w:val="007664D0"/>
    <w:rsid w:val="00776655"/>
    <w:rsid w:val="007B1268"/>
    <w:rsid w:val="008035F1"/>
    <w:rsid w:val="00807048"/>
    <w:rsid w:val="0081012B"/>
    <w:rsid w:val="00836C35"/>
    <w:rsid w:val="00845340"/>
    <w:rsid w:val="00872FDE"/>
    <w:rsid w:val="00874354"/>
    <w:rsid w:val="008854B9"/>
    <w:rsid w:val="00887B96"/>
    <w:rsid w:val="008D43E4"/>
    <w:rsid w:val="008F3189"/>
    <w:rsid w:val="008F73F1"/>
    <w:rsid w:val="00902873"/>
    <w:rsid w:val="00916546"/>
    <w:rsid w:val="00960D4D"/>
    <w:rsid w:val="00971690"/>
    <w:rsid w:val="00986CBB"/>
    <w:rsid w:val="009943A2"/>
    <w:rsid w:val="009A529D"/>
    <w:rsid w:val="009C1156"/>
    <w:rsid w:val="009D5E0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62305"/>
    <w:rsid w:val="00A63022"/>
    <w:rsid w:val="00A72FEB"/>
    <w:rsid w:val="00A86DCC"/>
    <w:rsid w:val="00A90B69"/>
    <w:rsid w:val="00AC1211"/>
    <w:rsid w:val="00AC393D"/>
    <w:rsid w:val="00AC466C"/>
    <w:rsid w:val="00B34B09"/>
    <w:rsid w:val="00B55C3E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854DA"/>
    <w:rsid w:val="00C86B68"/>
    <w:rsid w:val="00C94125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29D2"/>
    <w:rsid w:val="00DC6775"/>
    <w:rsid w:val="00DE5267"/>
    <w:rsid w:val="00DE7D83"/>
    <w:rsid w:val="00E23C37"/>
    <w:rsid w:val="00E27E42"/>
    <w:rsid w:val="00E55F0F"/>
    <w:rsid w:val="00E7273E"/>
    <w:rsid w:val="00E83D2F"/>
    <w:rsid w:val="00EA0040"/>
    <w:rsid w:val="00EA0340"/>
    <w:rsid w:val="00EA16C8"/>
    <w:rsid w:val="00EA5A08"/>
    <w:rsid w:val="00EB0F7F"/>
    <w:rsid w:val="00EE01A1"/>
    <w:rsid w:val="00EE4F0D"/>
    <w:rsid w:val="00F12EE1"/>
    <w:rsid w:val="00F57CF2"/>
    <w:rsid w:val="00F71966"/>
    <w:rsid w:val="00F764FB"/>
    <w:rsid w:val="00F84E4F"/>
    <w:rsid w:val="00F931B2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bs.org/newshour/spc/btp/archive/transcript_20030112.html" TargetMode="External"/><Relationship Id="rId4" Type="http://schemas.openxmlformats.org/officeDocument/2006/relationships/hyperlink" Target="http://cdd.stanford.edu/polls/california/2008/threshold2008-report.pdf" TargetMode="External"/><Relationship Id="rId5" Type="http://schemas.openxmlformats.org/officeDocument/2006/relationships/hyperlink" Target="http://www.pbs.org/newshour/spc/btp/articles/events_deliberation.html" TargetMode="External"/><Relationship Id="rId6" Type="http://schemas.openxmlformats.org/officeDocument/2006/relationships/hyperlink" Target="http://cdd.stanford.edu/polls/japan/2009/kanagawa-pressrelease-oct19.pdf" TargetMode="External"/><Relationship Id="rId1" Type="http://schemas.openxmlformats.org/officeDocument/2006/relationships/hyperlink" Target="http://cdd.stanford.edu/research/papers/2000/utility_paper.pdf" TargetMode="External"/><Relationship Id="rId2" Type="http://schemas.openxmlformats.org/officeDocument/2006/relationships/hyperlink" Target="http://cdd.stanford.edu/polls/bulgaria/2007/bulgaria-resul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36A44E-BC4D-DC4A-850F-DAB068D81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846</Words>
  <Characters>4823</Characters>
  <Application>Microsoft Macintosh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Kathleen Giles</cp:lastModifiedBy>
  <cp:revision>4</cp:revision>
  <cp:lastPrinted>2015-02-18T18:56:00Z</cp:lastPrinted>
  <dcterms:created xsi:type="dcterms:W3CDTF">2015-02-18T23:02:00Z</dcterms:created>
  <dcterms:modified xsi:type="dcterms:W3CDTF">2015-02-18T23:08:00Z</dcterms:modified>
</cp:coreProperties>
</file>