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072D" w:rsidRPr="00352CE9" w:rsidRDefault="00F12EE1" w:rsidP="00E27E42">
      <w:pPr>
        <w:pStyle w:val="Default"/>
        <w:spacing w:line="480" w:lineRule="auto"/>
        <w:jc w:val="center"/>
        <w:rPr>
          <w:b/>
        </w:rPr>
      </w:pPr>
      <w:r>
        <w:rPr>
          <w:b/>
        </w:rPr>
        <w:t>Appendix X</w:t>
      </w:r>
    </w:p>
    <w:p w:rsidR="00F764FB" w:rsidRPr="00352CE9" w:rsidRDefault="00EA5A08" w:rsidP="00E27E42">
      <w:pPr>
        <w:pStyle w:val="Default"/>
        <w:spacing w:line="480" w:lineRule="auto"/>
        <w:jc w:val="center"/>
        <w:rPr>
          <w:b/>
        </w:rPr>
      </w:pPr>
      <w:r>
        <w:rPr>
          <w:b/>
        </w:rPr>
        <w:t>Details of</w:t>
      </w:r>
      <w:r w:rsidR="00F764FB" w:rsidRPr="00352CE9">
        <w:rPr>
          <w:b/>
        </w:rPr>
        <w:t xml:space="preserve"> Deliberative Polls Included in the Study</w:t>
      </w:r>
    </w:p>
    <w:tbl>
      <w:tblPr>
        <w:tblW w:w="11189" w:type="dxa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624"/>
        <w:gridCol w:w="703"/>
        <w:gridCol w:w="576"/>
        <w:gridCol w:w="1311"/>
        <w:gridCol w:w="1127"/>
        <w:gridCol w:w="1516"/>
        <w:gridCol w:w="2427"/>
        <w:gridCol w:w="1905"/>
      </w:tblGrid>
      <w:tr w:rsidR="00F764FB" w:rsidRPr="00523AB7" w:rsidTr="00C86B68">
        <w:trPr>
          <w:jc w:val="center"/>
        </w:trPr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764FB" w:rsidRPr="00523AB7" w:rsidRDefault="00F764FB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Poll Name</w:t>
            </w:r>
          </w:p>
        </w:tc>
        <w:tc>
          <w:tcPr>
            <w:tcW w:w="70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764FB" w:rsidRPr="008E709A" w:rsidRDefault="00F764F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E709A">
              <w:rPr>
                <w:rFonts w:ascii="Times New Roman" w:hAnsi="Times New Roman"/>
                <w:sz w:val="20"/>
                <w:szCs w:val="20"/>
              </w:rPr>
              <w:t>Year</w:t>
            </w:r>
          </w:p>
        </w:tc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764FB" w:rsidRPr="00523AB7" w:rsidRDefault="00F764FB" w:rsidP="00EF6BD6">
            <w:pPr>
              <w:pStyle w:val="a3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523AB7">
              <w:rPr>
                <w:rFonts w:ascii="Times New Roman" w:hAnsi="Times New Roman"/>
                <w:i/>
                <w:sz w:val="20"/>
                <w:szCs w:val="20"/>
              </w:rPr>
              <w:t>N</w:t>
            </w:r>
            <w:r>
              <w:rPr>
                <w:rFonts w:ascii="Times New Roman" w:hAnsi="Times New Roman"/>
                <w:i/>
                <w:sz w:val="20"/>
                <w:szCs w:val="20"/>
              </w:rPr>
              <w:t>*</w:t>
            </w: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764FB" w:rsidRPr="00523AB7" w:rsidRDefault="00F764F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Mode</w:t>
            </w:r>
          </w:p>
        </w:tc>
        <w:tc>
          <w:tcPr>
            <w:tcW w:w="1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764FB" w:rsidRPr="00523AB7" w:rsidRDefault="00F764F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Country</w:t>
            </w:r>
          </w:p>
        </w:tc>
        <w:tc>
          <w:tcPr>
            <w:tcW w:w="151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764FB" w:rsidRPr="00523AB7" w:rsidRDefault="00F764F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Date</w:t>
            </w:r>
            <w:r w:rsidR="00DE5267">
              <w:rPr>
                <w:rFonts w:ascii="Times New Roman" w:hAnsi="Times New Roman"/>
                <w:sz w:val="20"/>
                <w:szCs w:val="20"/>
              </w:rPr>
              <w:t>s</w:t>
            </w:r>
          </w:p>
        </w:tc>
        <w:tc>
          <w:tcPr>
            <w:tcW w:w="24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764FB" w:rsidRPr="00523AB7" w:rsidRDefault="00F764FB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Issue</w:t>
            </w:r>
          </w:p>
        </w:tc>
        <w:tc>
          <w:tcPr>
            <w:tcW w:w="1905" w:type="dxa"/>
            <w:tcBorders>
              <w:top w:val="single" w:sz="4" w:space="0" w:color="auto"/>
              <w:bottom w:val="single" w:sz="4" w:space="0" w:color="auto"/>
            </w:tcBorders>
          </w:tcPr>
          <w:p w:rsidR="00F764FB" w:rsidRDefault="00F764FB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Reference</w:t>
            </w:r>
          </w:p>
        </w:tc>
      </w:tr>
      <w:tr w:rsidR="00F764FB" w:rsidRPr="00523AB7" w:rsidTr="00C86B68">
        <w:trPr>
          <w:jc w:val="center"/>
        </w:trPr>
        <w:tc>
          <w:tcPr>
            <w:tcW w:w="1624" w:type="dxa"/>
            <w:tcBorders>
              <w:top w:val="single" w:sz="4" w:space="0" w:color="auto"/>
            </w:tcBorders>
            <w:vAlign w:val="bottom"/>
          </w:tcPr>
          <w:p w:rsidR="00F764FB" w:rsidRPr="00523AB7" w:rsidRDefault="00C86B68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 </w:t>
            </w:r>
            <w:r w:rsidR="00F764FB" w:rsidRPr="00523AB7">
              <w:rPr>
                <w:rFonts w:ascii="Times New Roman" w:hAnsi="Times New Roman"/>
                <w:sz w:val="20"/>
                <w:szCs w:val="20"/>
              </w:rPr>
              <w:t>UK EU</w:t>
            </w:r>
          </w:p>
        </w:tc>
        <w:tc>
          <w:tcPr>
            <w:tcW w:w="703" w:type="dxa"/>
            <w:tcBorders>
              <w:top w:val="single" w:sz="4" w:space="0" w:color="auto"/>
            </w:tcBorders>
          </w:tcPr>
          <w:p w:rsidR="00F764FB" w:rsidRPr="00523AB7" w:rsidRDefault="00F764F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1995</w:t>
            </w:r>
          </w:p>
        </w:tc>
        <w:tc>
          <w:tcPr>
            <w:tcW w:w="576" w:type="dxa"/>
            <w:tcBorders>
              <w:top w:val="single" w:sz="4" w:space="0" w:color="auto"/>
            </w:tcBorders>
            <w:vAlign w:val="bottom"/>
          </w:tcPr>
          <w:p w:rsidR="00F764FB" w:rsidRPr="00523AB7" w:rsidRDefault="00F764F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238</w:t>
            </w:r>
          </w:p>
        </w:tc>
        <w:tc>
          <w:tcPr>
            <w:tcW w:w="1311" w:type="dxa"/>
            <w:tcBorders>
              <w:top w:val="single" w:sz="4" w:space="0" w:color="auto"/>
            </w:tcBorders>
          </w:tcPr>
          <w:p w:rsidR="00F764FB" w:rsidRPr="00523AB7" w:rsidRDefault="00F764F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tcBorders>
              <w:top w:val="single" w:sz="4" w:space="0" w:color="auto"/>
            </w:tcBorders>
            <w:vAlign w:val="bottom"/>
          </w:tcPr>
          <w:p w:rsidR="00F764FB" w:rsidRPr="00523AB7" w:rsidRDefault="00F764F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516" w:type="dxa"/>
            <w:tcBorders>
              <w:top w:val="single" w:sz="4" w:space="0" w:color="auto"/>
            </w:tcBorders>
            <w:vAlign w:val="bottom"/>
          </w:tcPr>
          <w:p w:rsidR="00F764FB" w:rsidRPr="003A05FA" w:rsidRDefault="004B2F96" w:rsidP="00EF6BD6">
            <w:pPr>
              <w:pStyle w:val="a3"/>
              <w:jc w:val="center"/>
              <w:rPr>
                <w:rFonts w:ascii="Times New Roman" w:hAnsi="Times New Roman"/>
                <w:color w:val="FF0000"/>
                <w:sz w:val="20"/>
                <w:szCs w:val="20"/>
                <w:highlight w:val="yellow"/>
              </w:rPr>
            </w:pPr>
            <w:r w:rsidRPr="003A05FA">
              <w:rPr>
                <w:rFonts w:ascii="Times New Roman" w:hAnsi="Times New Roman"/>
                <w:color w:val="FF0000"/>
                <w:sz w:val="20"/>
                <w:szCs w:val="20"/>
                <w:highlight w:val="yellow"/>
              </w:rPr>
              <w:t>Missing</w:t>
            </w:r>
          </w:p>
        </w:tc>
        <w:tc>
          <w:tcPr>
            <w:tcW w:w="2427" w:type="dxa"/>
            <w:tcBorders>
              <w:top w:val="single" w:sz="4" w:space="0" w:color="auto"/>
            </w:tcBorders>
            <w:vAlign w:val="bottom"/>
          </w:tcPr>
          <w:p w:rsidR="00F764FB" w:rsidRPr="00523AB7" w:rsidRDefault="00F764FB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European Union</w:t>
            </w:r>
          </w:p>
        </w:tc>
        <w:tc>
          <w:tcPr>
            <w:tcW w:w="1905" w:type="dxa"/>
            <w:tcBorders>
              <w:top w:val="single" w:sz="4" w:space="0" w:color="auto"/>
            </w:tcBorders>
          </w:tcPr>
          <w:p w:rsidR="00F764FB" w:rsidRDefault="00F764FB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Sturgis et al. 2005</w:t>
            </w:r>
          </w:p>
        </w:tc>
      </w:tr>
      <w:tr w:rsidR="00F764FB" w:rsidRPr="00523AB7" w:rsidTr="00C86B68">
        <w:trPr>
          <w:jc w:val="center"/>
        </w:trPr>
        <w:tc>
          <w:tcPr>
            <w:tcW w:w="1624" w:type="dxa"/>
            <w:vAlign w:val="bottom"/>
          </w:tcPr>
          <w:p w:rsidR="00F764FB" w:rsidRPr="00523AB7" w:rsidRDefault="00C86B68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 </w:t>
            </w:r>
            <w:r w:rsidR="00F764FB" w:rsidRPr="00523AB7">
              <w:rPr>
                <w:rFonts w:ascii="Times New Roman" w:hAnsi="Times New Roman"/>
                <w:sz w:val="20"/>
                <w:szCs w:val="20"/>
              </w:rPr>
              <w:t>UK Health</w:t>
            </w:r>
          </w:p>
        </w:tc>
        <w:tc>
          <w:tcPr>
            <w:tcW w:w="703" w:type="dxa"/>
          </w:tcPr>
          <w:p w:rsidR="00F764FB" w:rsidRPr="00523AB7" w:rsidRDefault="00F764F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1998</w:t>
            </w:r>
          </w:p>
        </w:tc>
        <w:tc>
          <w:tcPr>
            <w:tcW w:w="576" w:type="dxa"/>
            <w:vAlign w:val="bottom"/>
          </w:tcPr>
          <w:p w:rsidR="00F764FB" w:rsidRPr="00523AB7" w:rsidRDefault="00F764F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230</w:t>
            </w:r>
          </w:p>
        </w:tc>
        <w:tc>
          <w:tcPr>
            <w:tcW w:w="1311" w:type="dxa"/>
          </w:tcPr>
          <w:p w:rsidR="00F764FB" w:rsidRPr="00523AB7" w:rsidRDefault="00A358FF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vAlign w:val="bottom"/>
          </w:tcPr>
          <w:p w:rsidR="00F764FB" w:rsidRPr="00523AB7" w:rsidRDefault="00F764F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516" w:type="dxa"/>
            <w:vAlign w:val="bottom"/>
          </w:tcPr>
          <w:p w:rsidR="00F764FB" w:rsidRPr="00F67FD0" w:rsidRDefault="00F764F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July 3-5</w:t>
            </w:r>
          </w:p>
        </w:tc>
        <w:tc>
          <w:tcPr>
            <w:tcW w:w="2427" w:type="dxa"/>
            <w:vAlign w:val="bottom"/>
          </w:tcPr>
          <w:p w:rsidR="00F764FB" w:rsidRPr="00523AB7" w:rsidRDefault="00F764FB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National Health Service</w:t>
            </w:r>
          </w:p>
        </w:tc>
        <w:tc>
          <w:tcPr>
            <w:tcW w:w="1905" w:type="dxa"/>
          </w:tcPr>
          <w:p w:rsidR="00F764FB" w:rsidRDefault="00F764FB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Park et al. 1998</w:t>
            </w:r>
          </w:p>
        </w:tc>
      </w:tr>
      <w:tr w:rsidR="00F764FB" w:rsidRPr="00523AB7" w:rsidTr="00C86B68">
        <w:trPr>
          <w:jc w:val="center"/>
        </w:trPr>
        <w:tc>
          <w:tcPr>
            <w:tcW w:w="1624" w:type="dxa"/>
            <w:vAlign w:val="bottom"/>
          </w:tcPr>
          <w:p w:rsidR="00F764FB" w:rsidRPr="00523AB7" w:rsidRDefault="00C86B68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 </w:t>
            </w:r>
            <w:r w:rsidR="00F764FB" w:rsidRPr="00523AB7">
              <w:rPr>
                <w:rFonts w:ascii="Times New Roman" w:hAnsi="Times New Roman"/>
                <w:sz w:val="20"/>
                <w:szCs w:val="20"/>
              </w:rPr>
              <w:t>UK Monarchy</w:t>
            </w:r>
          </w:p>
        </w:tc>
        <w:tc>
          <w:tcPr>
            <w:tcW w:w="703" w:type="dxa"/>
          </w:tcPr>
          <w:p w:rsidR="00F764FB" w:rsidRPr="00523AB7" w:rsidRDefault="00F764F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:rsidR="00F764FB" w:rsidRPr="00523AB7" w:rsidRDefault="00F764F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258</w:t>
            </w:r>
          </w:p>
        </w:tc>
        <w:tc>
          <w:tcPr>
            <w:tcW w:w="1311" w:type="dxa"/>
          </w:tcPr>
          <w:p w:rsidR="00F764FB" w:rsidRPr="00523AB7" w:rsidRDefault="00A358FF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vAlign w:val="bottom"/>
          </w:tcPr>
          <w:p w:rsidR="00F764FB" w:rsidRPr="00523AB7" w:rsidRDefault="00F764F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516" w:type="dxa"/>
            <w:vAlign w:val="bottom"/>
          </w:tcPr>
          <w:p w:rsidR="00F764FB" w:rsidRPr="003A05FA" w:rsidRDefault="003A05FA" w:rsidP="00EF6BD6">
            <w:pPr>
              <w:pStyle w:val="a3"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3A05FA">
              <w:rPr>
                <w:rFonts w:ascii="Times New Roman" w:hAnsi="Times New Roman"/>
                <w:color w:val="FF0000"/>
                <w:sz w:val="20"/>
                <w:szCs w:val="20"/>
                <w:highlight w:val="yellow"/>
              </w:rPr>
              <w:t>Missing</w:t>
            </w:r>
          </w:p>
        </w:tc>
        <w:tc>
          <w:tcPr>
            <w:tcW w:w="2427" w:type="dxa"/>
            <w:vAlign w:val="bottom"/>
          </w:tcPr>
          <w:p w:rsidR="00F764FB" w:rsidRPr="00523AB7" w:rsidRDefault="00F764FB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Future of Monarchy</w:t>
            </w:r>
          </w:p>
        </w:tc>
        <w:tc>
          <w:tcPr>
            <w:tcW w:w="1905" w:type="dxa"/>
          </w:tcPr>
          <w:p w:rsidR="00F764FB" w:rsidRDefault="00F764FB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Sturgis et al. 2005</w:t>
            </w:r>
          </w:p>
        </w:tc>
      </w:tr>
      <w:tr w:rsidR="00F764FB" w:rsidRPr="00523AB7" w:rsidTr="00C86B68">
        <w:trPr>
          <w:jc w:val="center"/>
        </w:trPr>
        <w:tc>
          <w:tcPr>
            <w:tcW w:w="1624" w:type="dxa"/>
            <w:vAlign w:val="bottom"/>
          </w:tcPr>
          <w:p w:rsidR="00F764FB" w:rsidRPr="00523AB7" w:rsidRDefault="00C86B68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4 </w:t>
            </w:r>
            <w:r w:rsidR="00F764FB" w:rsidRPr="00523AB7">
              <w:rPr>
                <w:rFonts w:ascii="Times New Roman" w:hAnsi="Times New Roman"/>
                <w:sz w:val="20"/>
                <w:szCs w:val="20"/>
              </w:rPr>
              <w:t>UK GE</w:t>
            </w:r>
          </w:p>
        </w:tc>
        <w:tc>
          <w:tcPr>
            <w:tcW w:w="703" w:type="dxa"/>
          </w:tcPr>
          <w:p w:rsidR="00F764FB" w:rsidRPr="00523AB7" w:rsidRDefault="00F764F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1997</w:t>
            </w:r>
          </w:p>
        </w:tc>
        <w:tc>
          <w:tcPr>
            <w:tcW w:w="576" w:type="dxa"/>
            <w:vAlign w:val="bottom"/>
          </w:tcPr>
          <w:p w:rsidR="00F764FB" w:rsidRPr="00523AB7" w:rsidRDefault="00F764F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275</w:t>
            </w:r>
          </w:p>
        </w:tc>
        <w:tc>
          <w:tcPr>
            <w:tcW w:w="1311" w:type="dxa"/>
          </w:tcPr>
          <w:p w:rsidR="00F764FB" w:rsidRPr="00523AB7" w:rsidRDefault="00A358FF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vAlign w:val="bottom"/>
          </w:tcPr>
          <w:p w:rsidR="00F764FB" w:rsidRPr="00523AB7" w:rsidRDefault="00F764F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516" w:type="dxa"/>
            <w:vAlign w:val="bottom"/>
          </w:tcPr>
          <w:p w:rsidR="00F764FB" w:rsidRPr="00F67FD0" w:rsidRDefault="00F764F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April 26-</w:t>
            </w:r>
          </w:p>
        </w:tc>
        <w:tc>
          <w:tcPr>
            <w:tcW w:w="2427" w:type="dxa"/>
            <w:vAlign w:val="bottom"/>
          </w:tcPr>
          <w:p w:rsidR="00F764FB" w:rsidRPr="00523AB7" w:rsidRDefault="00F764FB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Electoral Choice</w:t>
            </w:r>
          </w:p>
        </w:tc>
        <w:tc>
          <w:tcPr>
            <w:tcW w:w="1905" w:type="dxa"/>
          </w:tcPr>
          <w:p w:rsidR="00F764FB" w:rsidRDefault="00F764FB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et al. 1999a</w:t>
            </w:r>
          </w:p>
        </w:tc>
      </w:tr>
      <w:tr w:rsidR="00F764FB" w:rsidRPr="00523AB7" w:rsidTr="00C86B68">
        <w:trPr>
          <w:jc w:val="center"/>
        </w:trPr>
        <w:tc>
          <w:tcPr>
            <w:tcW w:w="1624" w:type="dxa"/>
            <w:vAlign w:val="bottom"/>
          </w:tcPr>
          <w:p w:rsidR="00F764FB" w:rsidRPr="00523AB7" w:rsidRDefault="00C86B68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5 </w:t>
            </w:r>
            <w:r w:rsidR="00F764FB" w:rsidRPr="00523AB7">
              <w:rPr>
                <w:rFonts w:ascii="Times New Roman" w:hAnsi="Times New Roman"/>
                <w:sz w:val="20"/>
                <w:szCs w:val="20"/>
              </w:rPr>
              <w:t>AU Monarchy</w:t>
            </w:r>
          </w:p>
        </w:tc>
        <w:tc>
          <w:tcPr>
            <w:tcW w:w="703" w:type="dxa"/>
            <w:vAlign w:val="bottom"/>
          </w:tcPr>
          <w:p w:rsidR="00F764FB" w:rsidRPr="00523AB7" w:rsidRDefault="00F764F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1999</w:t>
            </w:r>
          </w:p>
        </w:tc>
        <w:tc>
          <w:tcPr>
            <w:tcW w:w="576" w:type="dxa"/>
            <w:vAlign w:val="bottom"/>
          </w:tcPr>
          <w:p w:rsidR="00F764FB" w:rsidRPr="00523AB7" w:rsidRDefault="00F764F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347</w:t>
            </w:r>
          </w:p>
        </w:tc>
        <w:tc>
          <w:tcPr>
            <w:tcW w:w="1311" w:type="dxa"/>
            <w:vAlign w:val="bottom"/>
          </w:tcPr>
          <w:p w:rsidR="00F764FB" w:rsidRPr="00523AB7" w:rsidRDefault="00A358FF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vAlign w:val="bottom"/>
          </w:tcPr>
          <w:p w:rsidR="00F764FB" w:rsidRPr="00523AB7" w:rsidRDefault="00F764F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Australia</w:t>
            </w:r>
          </w:p>
        </w:tc>
        <w:tc>
          <w:tcPr>
            <w:tcW w:w="1516" w:type="dxa"/>
            <w:vAlign w:val="bottom"/>
          </w:tcPr>
          <w:p w:rsidR="00F764FB" w:rsidRPr="00E52CB2" w:rsidRDefault="00F764F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52CB2">
              <w:rPr>
                <w:rFonts w:ascii="Times New Roman" w:hAnsi="Times New Roman"/>
                <w:sz w:val="20"/>
                <w:szCs w:val="20"/>
              </w:rPr>
              <w:t>October 22-24</w:t>
            </w:r>
          </w:p>
        </w:tc>
        <w:tc>
          <w:tcPr>
            <w:tcW w:w="2427" w:type="dxa"/>
            <w:vAlign w:val="bottom"/>
          </w:tcPr>
          <w:p w:rsidR="00F764FB" w:rsidRPr="00523AB7" w:rsidRDefault="00F764FB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Referendum on becoming a Republic</w:t>
            </w:r>
          </w:p>
        </w:tc>
        <w:tc>
          <w:tcPr>
            <w:tcW w:w="1905" w:type="dxa"/>
          </w:tcPr>
          <w:p w:rsidR="00F764FB" w:rsidRDefault="00F764FB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et al. 2000</w:t>
            </w:r>
          </w:p>
        </w:tc>
      </w:tr>
      <w:tr w:rsidR="00F764FB" w:rsidRPr="00523AB7" w:rsidTr="00C86B68">
        <w:trPr>
          <w:jc w:val="center"/>
        </w:trPr>
        <w:tc>
          <w:tcPr>
            <w:tcW w:w="1624" w:type="dxa"/>
            <w:vAlign w:val="bottom"/>
          </w:tcPr>
          <w:p w:rsidR="00F764FB" w:rsidRPr="00523AB7" w:rsidRDefault="00C86B68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6 </w:t>
            </w:r>
            <w:r w:rsidR="00F764FB" w:rsidRPr="00523AB7">
              <w:rPr>
                <w:rFonts w:ascii="Times New Roman" w:hAnsi="Times New Roman"/>
                <w:sz w:val="20"/>
                <w:szCs w:val="20"/>
              </w:rPr>
              <w:t>UK Crime</w:t>
            </w:r>
          </w:p>
        </w:tc>
        <w:tc>
          <w:tcPr>
            <w:tcW w:w="703" w:type="dxa"/>
            <w:vAlign w:val="bottom"/>
          </w:tcPr>
          <w:p w:rsidR="00F764FB" w:rsidRPr="00523AB7" w:rsidRDefault="00F764F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1994</w:t>
            </w:r>
          </w:p>
        </w:tc>
        <w:tc>
          <w:tcPr>
            <w:tcW w:w="576" w:type="dxa"/>
            <w:vAlign w:val="bottom"/>
          </w:tcPr>
          <w:p w:rsidR="00F764FB" w:rsidRPr="00523AB7" w:rsidRDefault="00F764F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299</w:t>
            </w:r>
          </w:p>
        </w:tc>
        <w:tc>
          <w:tcPr>
            <w:tcW w:w="1311" w:type="dxa"/>
            <w:vAlign w:val="bottom"/>
          </w:tcPr>
          <w:p w:rsidR="00F764FB" w:rsidRPr="00523AB7" w:rsidRDefault="001D785F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vAlign w:val="bottom"/>
          </w:tcPr>
          <w:p w:rsidR="00F764FB" w:rsidRPr="00523AB7" w:rsidRDefault="00F764F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516" w:type="dxa"/>
            <w:vAlign w:val="bottom"/>
          </w:tcPr>
          <w:p w:rsidR="00F764FB" w:rsidRPr="00F67FD0" w:rsidRDefault="00F764F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April 15-17</w:t>
            </w:r>
          </w:p>
        </w:tc>
        <w:tc>
          <w:tcPr>
            <w:tcW w:w="2427" w:type="dxa"/>
            <w:vAlign w:val="bottom"/>
          </w:tcPr>
          <w:p w:rsidR="00F764FB" w:rsidRPr="00523AB7" w:rsidRDefault="00F764FB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Crime</w:t>
            </w:r>
          </w:p>
        </w:tc>
        <w:tc>
          <w:tcPr>
            <w:tcW w:w="1905" w:type="dxa"/>
            <w:vAlign w:val="bottom"/>
          </w:tcPr>
          <w:p w:rsidR="00F764FB" w:rsidRDefault="00F764FB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et al. 2002</w:t>
            </w:r>
            <w:r w:rsidR="000B35B2">
              <w:rPr>
                <w:rFonts w:ascii="Times New Roman" w:hAnsi="Times New Roman"/>
                <w:sz w:val="20"/>
                <w:szCs w:val="20"/>
              </w:rPr>
              <w:t>a</w:t>
            </w:r>
          </w:p>
        </w:tc>
      </w:tr>
      <w:tr w:rsidR="00F764FB" w:rsidRPr="00523AB7" w:rsidTr="00C86B68">
        <w:trPr>
          <w:jc w:val="center"/>
        </w:trPr>
        <w:tc>
          <w:tcPr>
            <w:tcW w:w="1624" w:type="dxa"/>
            <w:vAlign w:val="bottom"/>
          </w:tcPr>
          <w:p w:rsidR="00F764FB" w:rsidRPr="00523AB7" w:rsidRDefault="00C86B68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7 </w:t>
            </w:r>
            <w:r w:rsidR="00F764FB" w:rsidRPr="00523AB7">
              <w:rPr>
                <w:rFonts w:ascii="Times New Roman" w:hAnsi="Times New Roman"/>
                <w:sz w:val="20"/>
                <w:szCs w:val="20"/>
              </w:rPr>
              <w:t>EU</w:t>
            </w:r>
          </w:p>
        </w:tc>
        <w:tc>
          <w:tcPr>
            <w:tcW w:w="703" w:type="dxa"/>
            <w:vAlign w:val="bottom"/>
          </w:tcPr>
          <w:p w:rsidR="00F764FB" w:rsidRPr="00523AB7" w:rsidRDefault="00F764F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2007</w:t>
            </w:r>
          </w:p>
        </w:tc>
        <w:tc>
          <w:tcPr>
            <w:tcW w:w="576" w:type="dxa"/>
            <w:vAlign w:val="bottom"/>
          </w:tcPr>
          <w:p w:rsidR="00F764FB" w:rsidRPr="00523AB7" w:rsidRDefault="00F764F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344</w:t>
            </w:r>
          </w:p>
        </w:tc>
        <w:tc>
          <w:tcPr>
            <w:tcW w:w="1311" w:type="dxa"/>
            <w:vAlign w:val="bottom"/>
          </w:tcPr>
          <w:p w:rsidR="00F764FB" w:rsidRPr="00523AB7" w:rsidRDefault="003A3703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vAlign w:val="bottom"/>
          </w:tcPr>
          <w:p w:rsidR="00F764FB" w:rsidRPr="00523AB7" w:rsidRDefault="00F764F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EU-Wide</w:t>
            </w:r>
          </w:p>
        </w:tc>
        <w:tc>
          <w:tcPr>
            <w:tcW w:w="1516" w:type="dxa"/>
            <w:vAlign w:val="bottom"/>
          </w:tcPr>
          <w:p w:rsidR="00F764FB" w:rsidRPr="00F67FD0" w:rsidRDefault="00F764F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October 12-14</w:t>
            </w:r>
          </w:p>
        </w:tc>
        <w:tc>
          <w:tcPr>
            <w:tcW w:w="2427" w:type="dxa"/>
            <w:vAlign w:val="bottom"/>
          </w:tcPr>
          <w:p w:rsidR="00F764FB" w:rsidRPr="00523AB7" w:rsidRDefault="00F764FB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</w:t>
            </w:r>
            <w:r w:rsidRPr="00EE66AF">
              <w:rPr>
                <w:rFonts w:ascii="Times New Roman" w:hAnsi="Times New Roman"/>
                <w:sz w:val="20"/>
                <w:szCs w:val="20"/>
              </w:rPr>
              <w:t>ension systems, role in the world, economic impact of globalization, and enlargement</w:t>
            </w:r>
          </w:p>
        </w:tc>
        <w:tc>
          <w:tcPr>
            <w:tcW w:w="1905" w:type="dxa"/>
            <w:vAlign w:val="bottom"/>
          </w:tcPr>
          <w:p w:rsidR="00F764FB" w:rsidRPr="00523AB7" w:rsidRDefault="00F764FB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et al. 2008</w:t>
            </w:r>
          </w:p>
        </w:tc>
      </w:tr>
      <w:tr w:rsidR="00F764FB" w:rsidRPr="00523AB7" w:rsidTr="00C86B68">
        <w:trPr>
          <w:jc w:val="center"/>
        </w:trPr>
        <w:tc>
          <w:tcPr>
            <w:tcW w:w="1624" w:type="dxa"/>
            <w:vAlign w:val="bottom"/>
          </w:tcPr>
          <w:p w:rsidR="00F764FB" w:rsidRPr="00523AB7" w:rsidRDefault="00C86B68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8 </w:t>
            </w:r>
            <w:r w:rsidR="00F764FB" w:rsidRPr="00523AB7">
              <w:rPr>
                <w:rFonts w:ascii="Times New Roman" w:hAnsi="Times New Roman"/>
                <w:sz w:val="20"/>
                <w:szCs w:val="20"/>
              </w:rPr>
              <w:t>CPL</w:t>
            </w:r>
          </w:p>
        </w:tc>
        <w:tc>
          <w:tcPr>
            <w:tcW w:w="703" w:type="dxa"/>
            <w:vAlign w:val="bottom"/>
          </w:tcPr>
          <w:p w:rsidR="00F764FB" w:rsidRPr="00523AB7" w:rsidRDefault="00F764F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:rsidR="00F764FB" w:rsidRPr="00523AB7" w:rsidRDefault="00F764F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216</w:t>
            </w:r>
          </w:p>
        </w:tc>
        <w:tc>
          <w:tcPr>
            <w:tcW w:w="1311" w:type="dxa"/>
            <w:vAlign w:val="bottom"/>
          </w:tcPr>
          <w:p w:rsidR="00F764FB" w:rsidRPr="00523AB7" w:rsidRDefault="00383AB7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vAlign w:val="bottom"/>
          </w:tcPr>
          <w:p w:rsidR="00F764FB" w:rsidRPr="00523AB7" w:rsidRDefault="00F764F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:rsidR="00F764FB" w:rsidRPr="00F67FD0" w:rsidRDefault="00F764F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May 31- June 2</w:t>
            </w:r>
          </w:p>
        </w:tc>
        <w:tc>
          <w:tcPr>
            <w:tcW w:w="2427" w:type="dxa"/>
            <w:vAlign w:val="bottom"/>
          </w:tcPr>
          <w:p w:rsidR="00F764FB" w:rsidRPr="00523AB7" w:rsidRDefault="002C44EF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Energy Choices</w:t>
            </w:r>
          </w:p>
        </w:tc>
        <w:tc>
          <w:tcPr>
            <w:tcW w:w="1905" w:type="dxa"/>
          </w:tcPr>
          <w:p w:rsidR="00F764FB" w:rsidRPr="00523AB7" w:rsidRDefault="00F764FB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et al. 1999b</w:t>
            </w:r>
          </w:p>
        </w:tc>
      </w:tr>
      <w:tr w:rsidR="00986CBB" w:rsidRPr="00523AB7" w:rsidTr="00C86B68">
        <w:trPr>
          <w:jc w:val="center"/>
        </w:trPr>
        <w:tc>
          <w:tcPr>
            <w:tcW w:w="1624" w:type="dxa"/>
            <w:vAlign w:val="bottom"/>
          </w:tcPr>
          <w:p w:rsidR="00986CBB" w:rsidRPr="00523AB7" w:rsidRDefault="00C86B68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9 </w:t>
            </w:r>
            <w:r w:rsidR="00986CBB">
              <w:rPr>
                <w:rFonts w:ascii="Times New Roman" w:hAnsi="Times New Roman"/>
                <w:sz w:val="20"/>
                <w:szCs w:val="20"/>
              </w:rPr>
              <w:t>WTU</w:t>
            </w:r>
          </w:p>
        </w:tc>
        <w:tc>
          <w:tcPr>
            <w:tcW w:w="703" w:type="dxa"/>
            <w:vAlign w:val="bottom"/>
          </w:tcPr>
          <w:p w:rsidR="00986CBB" w:rsidRDefault="00986CB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:rsidR="00986CBB" w:rsidRPr="00523AB7" w:rsidRDefault="001C5936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230</w:t>
            </w:r>
          </w:p>
        </w:tc>
        <w:tc>
          <w:tcPr>
            <w:tcW w:w="1311" w:type="dxa"/>
            <w:vAlign w:val="bottom"/>
          </w:tcPr>
          <w:p w:rsidR="00986CBB" w:rsidRDefault="00383AB7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vAlign w:val="bottom"/>
          </w:tcPr>
          <w:p w:rsidR="00986CBB" w:rsidRDefault="00986CB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:rsidR="00986CBB" w:rsidRDefault="00707194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Aug 09-10</w:t>
            </w:r>
          </w:p>
        </w:tc>
        <w:tc>
          <w:tcPr>
            <w:tcW w:w="2427" w:type="dxa"/>
            <w:vAlign w:val="bottom"/>
          </w:tcPr>
          <w:p w:rsidR="00986CBB" w:rsidRPr="00523AB7" w:rsidRDefault="002C44EF" w:rsidP="001210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Energy Choices</w:t>
            </w:r>
          </w:p>
        </w:tc>
        <w:tc>
          <w:tcPr>
            <w:tcW w:w="1905" w:type="dxa"/>
            <w:vAlign w:val="bottom"/>
          </w:tcPr>
          <w:p w:rsidR="00986CBB" w:rsidRDefault="00B942CA" w:rsidP="003768C9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3A05FA">
              <w:rPr>
                <w:rFonts w:ascii="Times New Roman" w:hAnsi="Times New Roman"/>
                <w:color w:val="FF0000"/>
                <w:sz w:val="20"/>
                <w:szCs w:val="20"/>
                <w:highlight w:val="yellow"/>
              </w:rPr>
              <w:t>Missing</w:t>
            </w:r>
            <w:ins w:id="0" w:author="Fishkin, James" w:date="2014-05-17T19:04:00Z">
              <w:r w:rsidR="00EE4F0D">
                <w:rPr>
                  <w:rFonts w:ascii="Times New Roman" w:hAnsi="Times New Roman"/>
                  <w:color w:val="FF0000"/>
                  <w:sz w:val="20"/>
                  <w:szCs w:val="20"/>
                </w:rPr>
                <w:t xml:space="preserve"> </w:t>
              </w:r>
            </w:ins>
          </w:p>
        </w:tc>
      </w:tr>
      <w:tr w:rsidR="00986CBB" w:rsidRPr="00523AB7" w:rsidTr="00C86B68">
        <w:trPr>
          <w:jc w:val="center"/>
        </w:trPr>
        <w:tc>
          <w:tcPr>
            <w:tcW w:w="1624" w:type="dxa"/>
            <w:vAlign w:val="bottom"/>
          </w:tcPr>
          <w:p w:rsidR="00986CBB" w:rsidRPr="00523AB7" w:rsidRDefault="00C86B68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10 </w:t>
            </w:r>
            <w:r w:rsidR="00986CBB">
              <w:rPr>
                <w:rFonts w:ascii="Times New Roman" w:hAnsi="Times New Roman"/>
                <w:sz w:val="20"/>
                <w:szCs w:val="20"/>
              </w:rPr>
              <w:t>SWEPCO</w:t>
            </w:r>
          </w:p>
        </w:tc>
        <w:tc>
          <w:tcPr>
            <w:tcW w:w="703" w:type="dxa"/>
            <w:vAlign w:val="bottom"/>
          </w:tcPr>
          <w:p w:rsidR="00986CBB" w:rsidRDefault="00986CB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:rsidR="00986CBB" w:rsidRPr="00523AB7" w:rsidRDefault="001C5936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232</w:t>
            </w:r>
          </w:p>
        </w:tc>
        <w:tc>
          <w:tcPr>
            <w:tcW w:w="1311" w:type="dxa"/>
            <w:vAlign w:val="bottom"/>
          </w:tcPr>
          <w:p w:rsidR="00986CBB" w:rsidRDefault="00383AB7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vAlign w:val="bottom"/>
          </w:tcPr>
          <w:p w:rsidR="00986CBB" w:rsidRDefault="00986CB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:rsidR="00986CBB" w:rsidRDefault="00A17043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Aug 23-25</w:t>
            </w:r>
          </w:p>
        </w:tc>
        <w:tc>
          <w:tcPr>
            <w:tcW w:w="2427" w:type="dxa"/>
            <w:vAlign w:val="bottom"/>
          </w:tcPr>
          <w:p w:rsidR="00986CBB" w:rsidRPr="00523AB7" w:rsidRDefault="002C44EF" w:rsidP="001210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Energy Choices</w:t>
            </w:r>
          </w:p>
        </w:tc>
        <w:tc>
          <w:tcPr>
            <w:tcW w:w="1905" w:type="dxa"/>
            <w:vAlign w:val="bottom"/>
          </w:tcPr>
          <w:p w:rsidR="00986CBB" w:rsidRDefault="00B942CA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3A05FA">
              <w:rPr>
                <w:rFonts w:ascii="Times New Roman" w:hAnsi="Times New Roman"/>
                <w:color w:val="FF0000"/>
                <w:sz w:val="20"/>
                <w:szCs w:val="20"/>
                <w:highlight w:val="yellow"/>
              </w:rPr>
              <w:t>Missing</w:t>
            </w:r>
          </w:p>
        </w:tc>
      </w:tr>
      <w:tr w:rsidR="00986CBB" w:rsidRPr="00523AB7" w:rsidTr="00C86B68">
        <w:trPr>
          <w:jc w:val="center"/>
        </w:trPr>
        <w:tc>
          <w:tcPr>
            <w:tcW w:w="1624" w:type="dxa"/>
            <w:vAlign w:val="bottom"/>
          </w:tcPr>
          <w:p w:rsidR="00986CBB" w:rsidRPr="00523AB7" w:rsidRDefault="00C86B68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11 </w:t>
            </w:r>
            <w:r w:rsidR="00986CBB" w:rsidRPr="00523AB7">
              <w:rPr>
                <w:rFonts w:ascii="Times New Roman" w:hAnsi="Times New Roman"/>
                <w:sz w:val="20"/>
                <w:szCs w:val="20"/>
              </w:rPr>
              <w:t>Bulgaria</w:t>
            </w:r>
          </w:p>
        </w:tc>
        <w:tc>
          <w:tcPr>
            <w:tcW w:w="703" w:type="dxa"/>
            <w:vAlign w:val="bottom"/>
          </w:tcPr>
          <w:p w:rsidR="00986CBB" w:rsidRPr="00523AB7" w:rsidRDefault="00986CB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2007</w:t>
            </w:r>
          </w:p>
        </w:tc>
        <w:tc>
          <w:tcPr>
            <w:tcW w:w="576" w:type="dxa"/>
            <w:vAlign w:val="bottom"/>
          </w:tcPr>
          <w:p w:rsidR="00986CBB" w:rsidRPr="00523AB7" w:rsidRDefault="00986CB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278</w:t>
            </w:r>
          </w:p>
        </w:tc>
        <w:tc>
          <w:tcPr>
            <w:tcW w:w="1311" w:type="dxa"/>
            <w:vAlign w:val="bottom"/>
          </w:tcPr>
          <w:p w:rsidR="00986CBB" w:rsidRPr="00523AB7" w:rsidRDefault="00D644F3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vAlign w:val="bottom"/>
          </w:tcPr>
          <w:p w:rsidR="00986CBB" w:rsidRPr="00523AB7" w:rsidRDefault="00986CB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Bulgaria</w:t>
            </w:r>
          </w:p>
        </w:tc>
        <w:tc>
          <w:tcPr>
            <w:tcW w:w="1516" w:type="dxa"/>
            <w:vAlign w:val="bottom"/>
          </w:tcPr>
          <w:p w:rsidR="00986CBB" w:rsidRPr="00F67FD0" w:rsidRDefault="00986CB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April 14-15</w:t>
            </w:r>
          </w:p>
        </w:tc>
        <w:tc>
          <w:tcPr>
            <w:tcW w:w="2427" w:type="dxa"/>
            <w:vAlign w:val="bottom"/>
          </w:tcPr>
          <w:p w:rsidR="00986CBB" w:rsidRPr="003D7C0B" w:rsidRDefault="00986CBB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3D7C0B">
              <w:rPr>
                <w:rFonts w:ascii="Times New Roman" w:hAnsi="Times New Roman"/>
                <w:sz w:val="20"/>
                <w:szCs w:val="20"/>
              </w:rPr>
              <w:t>Roma: Housing, Crime and Education</w:t>
            </w:r>
          </w:p>
        </w:tc>
        <w:tc>
          <w:tcPr>
            <w:tcW w:w="1905" w:type="dxa"/>
            <w:vAlign w:val="bottom"/>
          </w:tcPr>
          <w:p w:rsidR="00986CBB" w:rsidRPr="00523AB7" w:rsidRDefault="00986CBB" w:rsidP="00C854DA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CDD</w:t>
            </w:r>
            <w:r>
              <w:rPr>
                <w:rStyle w:val="a5"/>
                <w:rFonts w:ascii="Times New Roman" w:hAnsi="Times New Roman"/>
                <w:sz w:val="20"/>
                <w:szCs w:val="20"/>
              </w:rPr>
              <w:footnoteReference w:id="1"/>
            </w:r>
            <w:r w:rsidR="00EE01A1">
              <w:rPr>
                <w:rFonts w:ascii="Times New Roman" w:hAnsi="Times New Roman"/>
                <w:sz w:val="20"/>
                <w:szCs w:val="20"/>
              </w:rPr>
              <w:t>; Siu et al. 2014</w:t>
            </w:r>
            <w:ins w:id="1" w:author="Fishkin, James" w:date="2014-05-17T19:05:00Z">
              <w:r w:rsidR="00EE4F0D">
                <w:rPr>
                  <w:rFonts w:ascii="Times New Roman" w:hAnsi="Times New Roman"/>
                  <w:sz w:val="20"/>
                  <w:szCs w:val="20"/>
                </w:rPr>
                <w:t xml:space="preserve"> </w:t>
              </w:r>
            </w:ins>
          </w:p>
        </w:tc>
      </w:tr>
      <w:tr w:rsidR="00986CBB" w:rsidRPr="00523AB7" w:rsidTr="00C86B68">
        <w:trPr>
          <w:jc w:val="center"/>
        </w:trPr>
        <w:tc>
          <w:tcPr>
            <w:tcW w:w="1624" w:type="dxa"/>
            <w:vAlign w:val="bottom"/>
          </w:tcPr>
          <w:p w:rsidR="00986CBB" w:rsidRPr="00523AB7" w:rsidRDefault="00C86B68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12 </w:t>
            </w:r>
            <w:r w:rsidR="00986CBB" w:rsidRPr="00523AB7">
              <w:rPr>
                <w:rFonts w:ascii="Times New Roman" w:hAnsi="Times New Roman"/>
                <w:sz w:val="20"/>
                <w:szCs w:val="20"/>
              </w:rPr>
              <w:t>New Haven</w:t>
            </w:r>
          </w:p>
        </w:tc>
        <w:tc>
          <w:tcPr>
            <w:tcW w:w="703" w:type="dxa"/>
            <w:vAlign w:val="bottom"/>
          </w:tcPr>
          <w:p w:rsidR="00986CBB" w:rsidRPr="00523AB7" w:rsidRDefault="00986CB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2004</w:t>
            </w:r>
          </w:p>
        </w:tc>
        <w:tc>
          <w:tcPr>
            <w:tcW w:w="576" w:type="dxa"/>
            <w:vAlign w:val="bottom"/>
          </w:tcPr>
          <w:p w:rsidR="00986CBB" w:rsidRPr="00523AB7" w:rsidRDefault="00986CB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132</w:t>
            </w:r>
          </w:p>
        </w:tc>
        <w:tc>
          <w:tcPr>
            <w:tcW w:w="1311" w:type="dxa"/>
            <w:vAlign w:val="bottom"/>
          </w:tcPr>
          <w:p w:rsidR="00986CBB" w:rsidRPr="00523AB7" w:rsidRDefault="00A72FE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vAlign w:val="bottom"/>
          </w:tcPr>
          <w:p w:rsidR="00986CBB" w:rsidRPr="00523AB7" w:rsidRDefault="00986CB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:rsidR="00986CBB" w:rsidRPr="00F67FD0" w:rsidRDefault="00986CB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7FD0">
              <w:rPr>
                <w:rFonts w:ascii="Times New Roman" w:hAnsi="Times New Roman"/>
                <w:sz w:val="20"/>
                <w:szCs w:val="20"/>
              </w:rPr>
              <w:t>March 1-3</w:t>
            </w:r>
          </w:p>
        </w:tc>
        <w:tc>
          <w:tcPr>
            <w:tcW w:w="2427" w:type="dxa"/>
            <w:vAlign w:val="bottom"/>
          </w:tcPr>
          <w:p w:rsidR="00986CBB" w:rsidRPr="00523AB7" w:rsidRDefault="00986CBB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Airport Service, Sharing of Property Taxes</w:t>
            </w:r>
          </w:p>
        </w:tc>
        <w:tc>
          <w:tcPr>
            <w:tcW w:w="1905" w:type="dxa"/>
            <w:vAlign w:val="bottom"/>
          </w:tcPr>
          <w:p w:rsidR="00986CBB" w:rsidRPr="00523AB7" w:rsidRDefault="00986CBB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Farrar et al. 2010</w:t>
            </w:r>
          </w:p>
        </w:tc>
      </w:tr>
      <w:tr w:rsidR="00887B96" w:rsidRPr="00523AB7" w:rsidTr="00C86B68">
        <w:trPr>
          <w:jc w:val="center"/>
        </w:trPr>
        <w:tc>
          <w:tcPr>
            <w:tcW w:w="1624" w:type="dxa"/>
            <w:vAlign w:val="bottom"/>
          </w:tcPr>
          <w:p w:rsidR="00887B96" w:rsidRPr="00523AB7" w:rsidRDefault="00C86B68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13 </w:t>
            </w:r>
            <w:r w:rsidR="00887B96">
              <w:rPr>
                <w:rFonts w:ascii="Times New Roman" w:hAnsi="Times New Roman"/>
                <w:sz w:val="20"/>
                <w:szCs w:val="20"/>
              </w:rPr>
              <w:t>NIC 1</w:t>
            </w:r>
          </w:p>
        </w:tc>
        <w:tc>
          <w:tcPr>
            <w:tcW w:w="703" w:type="dxa"/>
            <w:vAlign w:val="bottom"/>
          </w:tcPr>
          <w:p w:rsidR="00887B96" w:rsidRDefault="00D414CD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:rsidR="00887B96" w:rsidRPr="00523AB7" w:rsidRDefault="008F3189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466</w:t>
            </w:r>
          </w:p>
        </w:tc>
        <w:tc>
          <w:tcPr>
            <w:tcW w:w="1311" w:type="dxa"/>
            <w:vAlign w:val="bottom"/>
          </w:tcPr>
          <w:p w:rsidR="00887B96" w:rsidRDefault="00411B71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vAlign w:val="bottom"/>
          </w:tcPr>
          <w:p w:rsidR="00887B96" w:rsidRDefault="002871CC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:rsidR="00887B96" w:rsidRPr="000C3456" w:rsidRDefault="00A62305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C3456">
              <w:rPr>
                <w:rFonts w:ascii="Times New Roman" w:hAnsi="Times New Roman"/>
                <w:sz w:val="20"/>
                <w:szCs w:val="20"/>
              </w:rPr>
              <w:t>January 18-21</w:t>
            </w:r>
          </w:p>
        </w:tc>
        <w:tc>
          <w:tcPr>
            <w:tcW w:w="2427" w:type="dxa"/>
            <w:vAlign w:val="bottom"/>
          </w:tcPr>
          <w:p w:rsidR="00887B96" w:rsidRDefault="00AC466C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E83D2F">
              <w:rPr>
                <w:rFonts w:ascii="Times New Roman" w:hAnsi="Times New Roman"/>
                <w:sz w:val="20"/>
                <w:szCs w:val="20"/>
              </w:rPr>
              <w:t>Foreign and Economic Policy</w:t>
            </w:r>
          </w:p>
        </w:tc>
        <w:tc>
          <w:tcPr>
            <w:tcW w:w="1905" w:type="dxa"/>
            <w:vAlign w:val="bottom"/>
          </w:tcPr>
          <w:p w:rsidR="00887B96" w:rsidRDefault="00672E5B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and Fishkin 2002</w:t>
            </w:r>
            <w:r w:rsidR="000B35B2">
              <w:rPr>
                <w:rFonts w:ascii="Times New Roman" w:hAnsi="Times New Roman"/>
                <w:sz w:val="20"/>
                <w:szCs w:val="20"/>
              </w:rPr>
              <w:t>b</w:t>
            </w:r>
          </w:p>
        </w:tc>
      </w:tr>
      <w:tr w:rsidR="00986CBB" w:rsidRPr="00523AB7" w:rsidTr="00C86B68">
        <w:trPr>
          <w:jc w:val="center"/>
        </w:trPr>
        <w:tc>
          <w:tcPr>
            <w:tcW w:w="1624" w:type="dxa"/>
            <w:vAlign w:val="bottom"/>
          </w:tcPr>
          <w:p w:rsidR="00986CBB" w:rsidRPr="00523AB7" w:rsidRDefault="00C86B68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14 </w:t>
            </w:r>
            <w:r w:rsidR="00986CBB" w:rsidRPr="00523AB7">
              <w:rPr>
                <w:rFonts w:ascii="Times New Roman" w:hAnsi="Times New Roman"/>
                <w:sz w:val="20"/>
                <w:szCs w:val="20"/>
              </w:rPr>
              <w:t>NIC 2</w:t>
            </w:r>
          </w:p>
        </w:tc>
        <w:tc>
          <w:tcPr>
            <w:tcW w:w="703" w:type="dxa"/>
            <w:vAlign w:val="bottom"/>
          </w:tcPr>
          <w:p w:rsidR="00986CBB" w:rsidRPr="00523AB7" w:rsidRDefault="00986CB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2003</w:t>
            </w:r>
          </w:p>
        </w:tc>
        <w:tc>
          <w:tcPr>
            <w:tcW w:w="576" w:type="dxa"/>
            <w:vAlign w:val="bottom"/>
          </w:tcPr>
          <w:p w:rsidR="00986CBB" w:rsidRPr="00523AB7" w:rsidRDefault="00986CB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340</w:t>
            </w:r>
          </w:p>
        </w:tc>
        <w:tc>
          <w:tcPr>
            <w:tcW w:w="1311" w:type="dxa"/>
            <w:vAlign w:val="bottom"/>
          </w:tcPr>
          <w:p w:rsidR="00986CBB" w:rsidRPr="00523AB7" w:rsidRDefault="002947F9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05FA">
              <w:rPr>
                <w:rFonts w:ascii="Times New Roman" w:hAnsi="Times New Roman"/>
                <w:color w:val="FF0000"/>
                <w:sz w:val="20"/>
                <w:szCs w:val="20"/>
                <w:highlight w:val="yellow"/>
              </w:rPr>
              <w:t>Missing</w:t>
            </w:r>
          </w:p>
        </w:tc>
        <w:tc>
          <w:tcPr>
            <w:tcW w:w="1127" w:type="dxa"/>
            <w:vAlign w:val="bottom"/>
          </w:tcPr>
          <w:p w:rsidR="00986CBB" w:rsidRPr="00523AB7" w:rsidRDefault="00986CB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:rsidR="00986CBB" w:rsidRPr="00F67FD0" w:rsidRDefault="00986CB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January 10-12</w:t>
            </w:r>
          </w:p>
        </w:tc>
        <w:tc>
          <w:tcPr>
            <w:tcW w:w="2427" w:type="dxa"/>
            <w:vAlign w:val="bottom"/>
          </w:tcPr>
          <w:p w:rsidR="00986CBB" w:rsidRPr="00523AB7" w:rsidRDefault="00986CBB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America’s Role in the world (Foreign Policy)</w:t>
            </w:r>
          </w:p>
        </w:tc>
        <w:tc>
          <w:tcPr>
            <w:tcW w:w="1905" w:type="dxa"/>
            <w:vAlign w:val="bottom"/>
          </w:tcPr>
          <w:p w:rsidR="00986CBB" w:rsidRPr="00523AB7" w:rsidRDefault="00986CBB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A26C3A">
              <w:rPr>
                <w:rFonts w:ascii="Times New Roman" w:hAnsi="Times New Roman"/>
                <w:sz w:val="20"/>
                <w:szCs w:val="20"/>
                <w:highlight w:val="yellow"/>
              </w:rPr>
              <w:t>PBS</w:t>
            </w:r>
            <w:r w:rsidRPr="00A26C3A">
              <w:rPr>
                <w:rStyle w:val="a5"/>
                <w:rFonts w:ascii="Times New Roman" w:hAnsi="Times New Roman"/>
                <w:sz w:val="20"/>
                <w:szCs w:val="20"/>
                <w:highlight w:val="yellow"/>
              </w:rPr>
              <w:footnoteReference w:id="2"/>
            </w:r>
          </w:p>
        </w:tc>
      </w:tr>
      <w:tr w:rsidR="00986CBB" w:rsidRPr="00523AB7" w:rsidTr="00C86B68">
        <w:trPr>
          <w:jc w:val="center"/>
        </w:trPr>
        <w:tc>
          <w:tcPr>
            <w:tcW w:w="1624" w:type="dxa"/>
            <w:vAlign w:val="bottom"/>
          </w:tcPr>
          <w:p w:rsidR="00986CBB" w:rsidRPr="00523AB7" w:rsidRDefault="00C86B68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15</w:t>
            </w:r>
            <w:r w:rsidR="002D6D3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bookmarkStart w:id="2" w:name="_GoBack"/>
            <w:bookmarkEnd w:id="2"/>
            <w:r w:rsidR="00986CBB" w:rsidRPr="00523AB7">
              <w:rPr>
                <w:rFonts w:ascii="Times New Roman" w:hAnsi="Times New Roman"/>
                <w:sz w:val="20"/>
                <w:szCs w:val="20"/>
              </w:rPr>
              <w:t>BTP 2003</w:t>
            </w:r>
          </w:p>
        </w:tc>
        <w:tc>
          <w:tcPr>
            <w:tcW w:w="703" w:type="dxa"/>
            <w:vAlign w:val="bottom"/>
          </w:tcPr>
          <w:p w:rsidR="00986CBB" w:rsidRPr="00523AB7" w:rsidRDefault="00986CB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2003</w:t>
            </w:r>
          </w:p>
        </w:tc>
        <w:tc>
          <w:tcPr>
            <w:tcW w:w="576" w:type="dxa"/>
            <w:vAlign w:val="bottom"/>
          </w:tcPr>
          <w:p w:rsidR="00986CBB" w:rsidRPr="00523AB7" w:rsidRDefault="00986CB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245</w:t>
            </w:r>
          </w:p>
        </w:tc>
        <w:tc>
          <w:tcPr>
            <w:tcW w:w="1311" w:type="dxa"/>
            <w:vAlign w:val="bottom"/>
          </w:tcPr>
          <w:p w:rsidR="00986CBB" w:rsidRPr="00523AB7" w:rsidRDefault="00986CB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Online</w:t>
            </w:r>
          </w:p>
        </w:tc>
        <w:tc>
          <w:tcPr>
            <w:tcW w:w="1127" w:type="dxa"/>
            <w:vAlign w:val="bottom"/>
          </w:tcPr>
          <w:p w:rsidR="00986CBB" w:rsidRPr="00523AB7" w:rsidRDefault="00986CB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:rsidR="00986CBB" w:rsidRPr="00F67FD0" w:rsidRDefault="00986CB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January</w:t>
            </w:r>
          </w:p>
        </w:tc>
        <w:tc>
          <w:tcPr>
            <w:tcW w:w="2427" w:type="dxa"/>
            <w:vAlign w:val="bottom"/>
          </w:tcPr>
          <w:p w:rsidR="00986CBB" w:rsidRPr="00E25FD8" w:rsidRDefault="00986CBB" w:rsidP="00F764F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Same  –</w:t>
            </w:r>
            <w:r w:rsidRPr="00E25FD8">
              <w:rPr>
                <w:rFonts w:ascii="Times New Roman" w:hAnsi="Times New Roman"/>
                <w:sz w:val="20"/>
                <w:szCs w:val="20"/>
              </w:rPr>
              <w:t xml:space="preserve">  </w:t>
            </w:r>
          </w:p>
        </w:tc>
        <w:tc>
          <w:tcPr>
            <w:tcW w:w="1905" w:type="dxa"/>
          </w:tcPr>
          <w:p w:rsidR="00986CBB" w:rsidRPr="00523AB7" w:rsidRDefault="00986CBB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86CBB" w:rsidRPr="00523AB7" w:rsidTr="00C86B68">
        <w:trPr>
          <w:jc w:val="center"/>
        </w:trPr>
        <w:tc>
          <w:tcPr>
            <w:tcW w:w="1624" w:type="dxa"/>
            <w:vAlign w:val="bottom"/>
          </w:tcPr>
          <w:p w:rsidR="00986CBB" w:rsidRPr="00523AB7" w:rsidRDefault="00C86B68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16 </w:t>
            </w:r>
            <w:r w:rsidR="00986CBB" w:rsidRPr="00523AB7">
              <w:rPr>
                <w:rFonts w:ascii="Times New Roman" w:hAnsi="Times New Roman"/>
                <w:sz w:val="20"/>
                <w:szCs w:val="20"/>
              </w:rPr>
              <w:t>BTP 2004 GE</w:t>
            </w:r>
          </w:p>
        </w:tc>
        <w:tc>
          <w:tcPr>
            <w:tcW w:w="703" w:type="dxa"/>
            <w:vAlign w:val="bottom"/>
          </w:tcPr>
          <w:p w:rsidR="00986CBB" w:rsidRPr="00523AB7" w:rsidRDefault="00986CB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2004</w:t>
            </w:r>
          </w:p>
        </w:tc>
        <w:tc>
          <w:tcPr>
            <w:tcW w:w="576" w:type="dxa"/>
            <w:vAlign w:val="bottom"/>
          </w:tcPr>
          <w:p w:rsidR="00986CBB" w:rsidRPr="00523AB7" w:rsidRDefault="00986CB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246</w:t>
            </w:r>
          </w:p>
        </w:tc>
        <w:tc>
          <w:tcPr>
            <w:tcW w:w="1311" w:type="dxa"/>
            <w:vAlign w:val="bottom"/>
          </w:tcPr>
          <w:p w:rsidR="00986CBB" w:rsidRPr="00523AB7" w:rsidRDefault="00986CB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Online</w:t>
            </w:r>
          </w:p>
        </w:tc>
        <w:tc>
          <w:tcPr>
            <w:tcW w:w="1127" w:type="dxa"/>
            <w:vAlign w:val="bottom"/>
          </w:tcPr>
          <w:p w:rsidR="00986CBB" w:rsidRPr="00523AB7" w:rsidRDefault="00986CB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:rsidR="00986CBB" w:rsidRPr="00F67FD0" w:rsidRDefault="003A05FA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05FA">
              <w:rPr>
                <w:rFonts w:ascii="Times New Roman" w:hAnsi="Times New Roman"/>
                <w:color w:val="FF0000"/>
                <w:sz w:val="20"/>
                <w:szCs w:val="20"/>
                <w:highlight w:val="yellow"/>
              </w:rPr>
              <w:t>Missing</w:t>
            </w:r>
          </w:p>
        </w:tc>
        <w:tc>
          <w:tcPr>
            <w:tcW w:w="2427" w:type="dxa"/>
            <w:vAlign w:val="bottom"/>
          </w:tcPr>
          <w:p w:rsidR="00986CBB" w:rsidRPr="00523AB7" w:rsidRDefault="00986CBB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Presidential Elections</w:t>
            </w:r>
          </w:p>
        </w:tc>
        <w:tc>
          <w:tcPr>
            <w:tcW w:w="1905" w:type="dxa"/>
          </w:tcPr>
          <w:p w:rsidR="00986CBB" w:rsidRPr="00523AB7" w:rsidRDefault="00986CBB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AC393D">
              <w:rPr>
                <w:rFonts w:ascii="Times New Roman" w:hAnsi="Times New Roman"/>
                <w:sz w:val="20"/>
                <w:szCs w:val="20"/>
                <w:highlight w:val="yellow"/>
              </w:rPr>
              <w:t>Luskin et al.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</w:tr>
      <w:tr w:rsidR="00986CBB" w:rsidRPr="00523AB7" w:rsidTr="00C86B68">
        <w:trPr>
          <w:jc w:val="center"/>
        </w:trPr>
        <w:tc>
          <w:tcPr>
            <w:tcW w:w="1624" w:type="dxa"/>
            <w:vAlign w:val="bottom"/>
          </w:tcPr>
          <w:p w:rsidR="00986CBB" w:rsidRPr="00523AB7" w:rsidRDefault="00C86B68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17 </w:t>
            </w:r>
            <w:r w:rsidR="00986CBB" w:rsidRPr="00523AB7">
              <w:rPr>
                <w:rFonts w:ascii="Times New Roman" w:hAnsi="Times New Roman"/>
                <w:sz w:val="20"/>
                <w:szCs w:val="20"/>
              </w:rPr>
              <w:t>BTP 2004 Pr.</w:t>
            </w:r>
          </w:p>
        </w:tc>
        <w:tc>
          <w:tcPr>
            <w:tcW w:w="703" w:type="dxa"/>
            <w:vAlign w:val="bottom"/>
          </w:tcPr>
          <w:p w:rsidR="00986CBB" w:rsidRPr="00523AB7" w:rsidRDefault="00986CB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2004</w:t>
            </w:r>
          </w:p>
        </w:tc>
        <w:tc>
          <w:tcPr>
            <w:tcW w:w="576" w:type="dxa"/>
            <w:vAlign w:val="bottom"/>
          </w:tcPr>
          <w:p w:rsidR="00986CBB" w:rsidRPr="00523AB7" w:rsidRDefault="00986CB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217</w:t>
            </w:r>
          </w:p>
        </w:tc>
        <w:tc>
          <w:tcPr>
            <w:tcW w:w="1311" w:type="dxa"/>
            <w:vAlign w:val="bottom"/>
          </w:tcPr>
          <w:p w:rsidR="00986CBB" w:rsidRPr="00523AB7" w:rsidRDefault="00986CB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Online</w:t>
            </w:r>
          </w:p>
        </w:tc>
        <w:tc>
          <w:tcPr>
            <w:tcW w:w="1127" w:type="dxa"/>
            <w:vAlign w:val="bottom"/>
          </w:tcPr>
          <w:p w:rsidR="00986CBB" w:rsidRPr="00523AB7" w:rsidRDefault="00986CB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:rsidR="00986CBB" w:rsidRPr="00F67FD0" w:rsidRDefault="003A05FA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05FA">
              <w:rPr>
                <w:rFonts w:ascii="Times New Roman" w:hAnsi="Times New Roman"/>
                <w:color w:val="FF0000"/>
                <w:sz w:val="20"/>
                <w:szCs w:val="20"/>
                <w:highlight w:val="yellow"/>
              </w:rPr>
              <w:t>Missing</w:t>
            </w:r>
          </w:p>
        </w:tc>
        <w:tc>
          <w:tcPr>
            <w:tcW w:w="2427" w:type="dxa"/>
            <w:vAlign w:val="bottom"/>
          </w:tcPr>
          <w:p w:rsidR="00986CBB" w:rsidRPr="00523AB7" w:rsidRDefault="00986CBB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Presidential Primaries</w:t>
            </w:r>
          </w:p>
        </w:tc>
        <w:tc>
          <w:tcPr>
            <w:tcW w:w="1905" w:type="dxa"/>
          </w:tcPr>
          <w:p w:rsidR="00986CBB" w:rsidRPr="00523AB7" w:rsidRDefault="00986CBB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Iyengar et al. 2004</w:t>
            </w:r>
          </w:p>
        </w:tc>
      </w:tr>
      <w:tr w:rsidR="00986CBB" w:rsidRPr="00523AB7" w:rsidTr="00C86B68">
        <w:trPr>
          <w:jc w:val="center"/>
        </w:trPr>
        <w:tc>
          <w:tcPr>
            <w:tcW w:w="1624" w:type="dxa"/>
            <w:tcBorders>
              <w:bottom w:val="nil"/>
            </w:tcBorders>
            <w:vAlign w:val="bottom"/>
          </w:tcPr>
          <w:p w:rsidR="00986CBB" w:rsidRPr="00523AB7" w:rsidRDefault="00C86B68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18 </w:t>
            </w:r>
            <w:r w:rsidR="00986CBB" w:rsidRPr="00523AB7">
              <w:rPr>
                <w:rFonts w:ascii="Times New Roman" w:hAnsi="Times New Roman"/>
                <w:sz w:val="20"/>
                <w:szCs w:val="20"/>
              </w:rPr>
              <w:t>San Mateo</w:t>
            </w:r>
          </w:p>
        </w:tc>
        <w:tc>
          <w:tcPr>
            <w:tcW w:w="703" w:type="dxa"/>
            <w:tcBorders>
              <w:bottom w:val="nil"/>
            </w:tcBorders>
            <w:vAlign w:val="bottom"/>
          </w:tcPr>
          <w:p w:rsidR="00986CBB" w:rsidRPr="00523AB7" w:rsidRDefault="00986CB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2008</w:t>
            </w:r>
          </w:p>
        </w:tc>
        <w:tc>
          <w:tcPr>
            <w:tcW w:w="576" w:type="dxa"/>
            <w:tcBorders>
              <w:bottom w:val="nil"/>
            </w:tcBorders>
            <w:vAlign w:val="bottom"/>
          </w:tcPr>
          <w:p w:rsidR="00986CBB" w:rsidRPr="00523AB7" w:rsidRDefault="00986CB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239</w:t>
            </w:r>
          </w:p>
        </w:tc>
        <w:tc>
          <w:tcPr>
            <w:tcW w:w="1311" w:type="dxa"/>
            <w:tcBorders>
              <w:bottom w:val="nil"/>
            </w:tcBorders>
            <w:vAlign w:val="bottom"/>
          </w:tcPr>
          <w:p w:rsidR="00986CBB" w:rsidRPr="00523AB7" w:rsidRDefault="00986CB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tcBorders>
              <w:bottom w:val="nil"/>
            </w:tcBorders>
            <w:vAlign w:val="bottom"/>
          </w:tcPr>
          <w:p w:rsidR="00986CBB" w:rsidRPr="00523AB7" w:rsidRDefault="00986CB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tcBorders>
              <w:bottom w:val="nil"/>
            </w:tcBorders>
            <w:vAlign w:val="bottom"/>
          </w:tcPr>
          <w:p w:rsidR="00986CBB" w:rsidRPr="00510D7C" w:rsidRDefault="00986CB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0D7C">
              <w:rPr>
                <w:rFonts w:ascii="Times New Roman" w:hAnsi="Times New Roman"/>
                <w:sz w:val="20"/>
                <w:szCs w:val="20"/>
              </w:rPr>
              <w:t>March 15-16</w:t>
            </w:r>
          </w:p>
        </w:tc>
        <w:tc>
          <w:tcPr>
            <w:tcW w:w="2427" w:type="dxa"/>
            <w:tcBorders>
              <w:bottom w:val="nil"/>
            </w:tcBorders>
            <w:vAlign w:val="bottom"/>
          </w:tcPr>
          <w:p w:rsidR="00986CBB" w:rsidRPr="00523AB7" w:rsidRDefault="00986CBB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Housing</w:t>
            </w:r>
          </w:p>
        </w:tc>
        <w:tc>
          <w:tcPr>
            <w:tcW w:w="1905" w:type="dxa"/>
            <w:tcBorders>
              <w:bottom w:val="nil"/>
            </w:tcBorders>
          </w:tcPr>
          <w:p w:rsidR="00986CBB" w:rsidRPr="00523AB7" w:rsidRDefault="00986CBB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Threshold 2008</w:t>
            </w:r>
            <w:r>
              <w:rPr>
                <w:rStyle w:val="a5"/>
                <w:rFonts w:ascii="Times New Roman" w:hAnsi="Times New Roman"/>
                <w:sz w:val="20"/>
                <w:szCs w:val="20"/>
              </w:rPr>
              <w:footnoteReference w:id="3"/>
            </w:r>
          </w:p>
        </w:tc>
      </w:tr>
      <w:tr w:rsidR="00986CBB" w:rsidRPr="00523AB7" w:rsidTr="00C86B68">
        <w:trPr>
          <w:jc w:val="center"/>
        </w:trPr>
        <w:tc>
          <w:tcPr>
            <w:tcW w:w="1624" w:type="dxa"/>
            <w:tcBorders>
              <w:top w:val="nil"/>
              <w:bottom w:val="nil"/>
            </w:tcBorders>
            <w:vAlign w:val="bottom"/>
          </w:tcPr>
          <w:p w:rsidR="00986CBB" w:rsidRPr="00523AB7" w:rsidRDefault="00C86B68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19 </w:t>
            </w:r>
            <w:r w:rsidR="00986CBB">
              <w:rPr>
                <w:rFonts w:ascii="Times New Roman" w:hAnsi="Times New Roman"/>
                <w:sz w:val="20"/>
                <w:szCs w:val="20"/>
              </w:rPr>
              <w:t>BTP 2005</w:t>
            </w:r>
          </w:p>
        </w:tc>
        <w:tc>
          <w:tcPr>
            <w:tcW w:w="703" w:type="dxa"/>
            <w:tcBorders>
              <w:top w:val="nil"/>
              <w:bottom w:val="nil"/>
            </w:tcBorders>
            <w:vAlign w:val="bottom"/>
          </w:tcPr>
          <w:p w:rsidR="00986CBB" w:rsidRPr="00523AB7" w:rsidRDefault="00986CB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2005</w:t>
            </w:r>
          </w:p>
        </w:tc>
        <w:tc>
          <w:tcPr>
            <w:tcW w:w="576" w:type="dxa"/>
            <w:tcBorders>
              <w:top w:val="nil"/>
              <w:bottom w:val="nil"/>
            </w:tcBorders>
            <w:vAlign w:val="bottom"/>
          </w:tcPr>
          <w:p w:rsidR="00986CBB" w:rsidRPr="00523AB7" w:rsidRDefault="00986CB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454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bottom"/>
          </w:tcPr>
          <w:p w:rsidR="00986CBB" w:rsidRPr="00523AB7" w:rsidRDefault="00986CB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Online</w:t>
            </w:r>
          </w:p>
        </w:tc>
        <w:tc>
          <w:tcPr>
            <w:tcW w:w="1127" w:type="dxa"/>
            <w:tcBorders>
              <w:top w:val="nil"/>
              <w:bottom w:val="nil"/>
            </w:tcBorders>
            <w:vAlign w:val="bottom"/>
          </w:tcPr>
          <w:p w:rsidR="00986CBB" w:rsidRPr="00523AB7" w:rsidRDefault="00986CBB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tcBorders>
              <w:top w:val="nil"/>
              <w:bottom w:val="nil"/>
            </w:tcBorders>
            <w:vAlign w:val="bottom"/>
          </w:tcPr>
          <w:p w:rsidR="00986CBB" w:rsidRPr="00F67FD0" w:rsidRDefault="003A05FA" w:rsidP="00EF6B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05FA">
              <w:rPr>
                <w:rFonts w:ascii="Times New Roman" w:hAnsi="Times New Roman"/>
                <w:color w:val="FF0000"/>
                <w:sz w:val="20"/>
                <w:szCs w:val="20"/>
                <w:highlight w:val="yellow"/>
              </w:rPr>
              <w:t>Missing</w:t>
            </w:r>
          </w:p>
        </w:tc>
        <w:tc>
          <w:tcPr>
            <w:tcW w:w="2427" w:type="dxa"/>
            <w:tcBorders>
              <w:top w:val="nil"/>
              <w:bottom w:val="nil"/>
            </w:tcBorders>
            <w:vAlign w:val="bottom"/>
          </w:tcPr>
          <w:p w:rsidR="00986CBB" w:rsidRPr="00523AB7" w:rsidRDefault="00986CBB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Education and Healthcare</w:t>
            </w:r>
          </w:p>
        </w:tc>
        <w:tc>
          <w:tcPr>
            <w:tcW w:w="1905" w:type="dxa"/>
            <w:tcBorders>
              <w:top w:val="nil"/>
              <w:bottom w:val="nil"/>
            </w:tcBorders>
          </w:tcPr>
          <w:p w:rsidR="00986CBB" w:rsidRPr="00523AB7" w:rsidRDefault="00986CBB" w:rsidP="00EF6B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A26C3A">
              <w:rPr>
                <w:rFonts w:ascii="Times New Roman" w:hAnsi="Times New Roman"/>
                <w:sz w:val="20"/>
                <w:szCs w:val="20"/>
                <w:highlight w:val="yellow"/>
              </w:rPr>
              <w:t>PBS</w:t>
            </w:r>
            <w:r w:rsidRPr="00A26C3A">
              <w:rPr>
                <w:rStyle w:val="a5"/>
                <w:rFonts w:ascii="Times New Roman" w:hAnsi="Times New Roman"/>
                <w:sz w:val="20"/>
                <w:szCs w:val="20"/>
                <w:highlight w:val="yellow"/>
              </w:rPr>
              <w:footnoteReference w:id="4"/>
            </w:r>
          </w:p>
        </w:tc>
      </w:tr>
      <w:tr w:rsidR="00637007" w:rsidRPr="00523AB7" w:rsidTr="00C86B68">
        <w:trPr>
          <w:jc w:val="center"/>
        </w:trPr>
        <w:tc>
          <w:tcPr>
            <w:tcW w:w="1624" w:type="dxa"/>
            <w:tcBorders>
              <w:top w:val="nil"/>
              <w:bottom w:val="single" w:sz="4" w:space="0" w:color="auto"/>
            </w:tcBorders>
            <w:vAlign w:val="bottom"/>
          </w:tcPr>
          <w:p w:rsidR="00637007" w:rsidRPr="00523AB7" w:rsidRDefault="00C86B68" w:rsidP="001210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20 </w:t>
            </w:r>
            <w:proofErr w:type="spellStart"/>
            <w:r w:rsidR="00637007" w:rsidRPr="00523AB7">
              <w:rPr>
                <w:rFonts w:ascii="Times New Roman" w:hAnsi="Times New Roman"/>
                <w:sz w:val="20"/>
                <w:szCs w:val="20"/>
              </w:rPr>
              <w:t>Zeguo</w:t>
            </w:r>
            <w:proofErr w:type="spellEnd"/>
          </w:p>
        </w:tc>
        <w:tc>
          <w:tcPr>
            <w:tcW w:w="703" w:type="dxa"/>
            <w:tcBorders>
              <w:top w:val="nil"/>
              <w:bottom w:val="single" w:sz="4" w:space="0" w:color="auto"/>
            </w:tcBorders>
            <w:vAlign w:val="bottom"/>
          </w:tcPr>
          <w:p w:rsidR="00637007" w:rsidRPr="00523AB7" w:rsidRDefault="00637007" w:rsidP="001210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2005</w:t>
            </w:r>
          </w:p>
        </w:tc>
        <w:tc>
          <w:tcPr>
            <w:tcW w:w="576" w:type="dxa"/>
            <w:tcBorders>
              <w:top w:val="nil"/>
              <w:bottom w:val="single" w:sz="4" w:space="0" w:color="auto"/>
            </w:tcBorders>
            <w:vAlign w:val="bottom"/>
          </w:tcPr>
          <w:p w:rsidR="00637007" w:rsidRPr="00523AB7" w:rsidRDefault="00637007" w:rsidP="007B1268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</w:t>
            </w:r>
            <w:r w:rsidR="007B126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311" w:type="dxa"/>
            <w:tcBorders>
              <w:top w:val="nil"/>
              <w:bottom w:val="single" w:sz="4" w:space="0" w:color="auto"/>
            </w:tcBorders>
            <w:vAlign w:val="bottom"/>
          </w:tcPr>
          <w:p w:rsidR="00637007" w:rsidRPr="00523AB7" w:rsidRDefault="00FF6AE8" w:rsidP="001B0533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tcBorders>
              <w:top w:val="nil"/>
              <w:bottom w:val="single" w:sz="4" w:space="0" w:color="auto"/>
            </w:tcBorders>
            <w:vAlign w:val="bottom"/>
          </w:tcPr>
          <w:p w:rsidR="00637007" w:rsidRPr="00523AB7" w:rsidRDefault="00637007" w:rsidP="001210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China</w:t>
            </w:r>
          </w:p>
        </w:tc>
        <w:tc>
          <w:tcPr>
            <w:tcW w:w="1516" w:type="dxa"/>
            <w:tcBorders>
              <w:top w:val="nil"/>
              <w:bottom w:val="single" w:sz="4" w:space="0" w:color="auto"/>
            </w:tcBorders>
            <w:vAlign w:val="bottom"/>
          </w:tcPr>
          <w:p w:rsidR="00637007" w:rsidRPr="00F67FD0" w:rsidRDefault="00637007" w:rsidP="001210D6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April 9</w:t>
            </w:r>
          </w:p>
        </w:tc>
        <w:tc>
          <w:tcPr>
            <w:tcW w:w="2427" w:type="dxa"/>
            <w:tcBorders>
              <w:top w:val="nil"/>
              <w:bottom w:val="single" w:sz="4" w:space="0" w:color="auto"/>
            </w:tcBorders>
            <w:vAlign w:val="bottom"/>
          </w:tcPr>
          <w:p w:rsidR="00637007" w:rsidRPr="00523AB7" w:rsidRDefault="00637007" w:rsidP="001210D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Choice of Local Infrastructure Project </w:t>
            </w:r>
          </w:p>
        </w:tc>
        <w:tc>
          <w:tcPr>
            <w:tcW w:w="1905" w:type="dxa"/>
            <w:tcBorders>
              <w:top w:val="nil"/>
              <w:bottom w:val="single" w:sz="4" w:space="0" w:color="auto"/>
            </w:tcBorders>
            <w:vAlign w:val="bottom"/>
          </w:tcPr>
          <w:p w:rsidR="00637007" w:rsidRPr="00523AB7" w:rsidRDefault="005464CC" w:rsidP="00BE6E70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Fishkin et al. 2010</w:t>
            </w:r>
            <w:r w:rsidR="00BE6E70">
              <w:rPr>
                <w:rFonts w:ascii="Times New Roman" w:hAnsi="Times New Roman"/>
                <w:sz w:val="20"/>
                <w:szCs w:val="20"/>
              </w:rPr>
              <w:t>b</w:t>
            </w:r>
          </w:p>
        </w:tc>
      </w:tr>
      <w:tr w:rsidR="00637007" w:rsidRPr="00523AB7" w:rsidTr="00C86B68">
        <w:trPr>
          <w:jc w:val="center"/>
        </w:trPr>
        <w:tc>
          <w:tcPr>
            <w:tcW w:w="1624" w:type="dxa"/>
            <w:tcBorders>
              <w:top w:val="single" w:sz="4" w:space="0" w:color="auto"/>
            </w:tcBorders>
            <w:vAlign w:val="center"/>
          </w:tcPr>
          <w:p w:rsidR="00C86B68" w:rsidRPr="00523AB7" w:rsidRDefault="003768C9" w:rsidP="009F300F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21 </w:t>
            </w:r>
            <w:r w:rsidR="00637007" w:rsidRPr="00523AB7">
              <w:rPr>
                <w:rFonts w:ascii="Times New Roman" w:hAnsi="Times New Roman"/>
                <w:sz w:val="20"/>
                <w:szCs w:val="20"/>
              </w:rPr>
              <w:t>Denmark (Euro)</w:t>
            </w:r>
          </w:p>
        </w:tc>
        <w:tc>
          <w:tcPr>
            <w:tcW w:w="703" w:type="dxa"/>
            <w:tcBorders>
              <w:top w:val="single" w:sz="4" w:space="0" w:color="auto"/>
            </w:tcBorders>
            <w:vAlign w:val="center"/>
          </w:tcPr>
          <w:p w:rsidR="00637007" w:rsidRPr="00523AB7" w:rsidRDefault="00637007" w:rsidP="009F300F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2000</w:t>
            </w:r>
          </w:p>
        </w:tc>
        <w:tc>
          <w:tcPr>
            <w:tcW w:w="576" w:type="dxa"/>
            <w:tcBorders>
              <w:top w:val="single" w:sz="4" w:space="0" w:color="auto"/>
            </w:tcBorders>
            <w:vAlign w:val="center"/>
          </w:tcPr>
          <w:p w:rsidR="00637007" w:rsidRPr="00523AB7" w:rsidRDefault="00637007" w:rsidP="009F300F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359</w:t>
            </w:r>
          </w:p>
        </w:tc>
        <w:tc>
          <w:tcPr>
            <w:tcW w:w="1311" w:type="dxa"/>
            <w:tcBorders>
              <w:top w:val="single" w:sz="4" w:space="0" w:color="auto"/>
            </w:tcBorders>
            <w:vAlign w:val="center"/>
          </w:tcPr>
          <w:p w:rsidR="00637007" w:rsidRPr="00523AB7" w:rsidRDefault="00637007" w:rsidP="009F300F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tcBorders>
              <w:top w:val="single" w:sz="4" w:space="0" w:color="auto"/>
            </w:tcBorders>
            <w:vAlign w:val="center"/>
          </w:tcPr>
          <w:p w:rsidR="00637007" w:rsidRPr="00523AB7" w:rsidRDefault="00637007" w:rsidP="009F300F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Denmark</w:t>
            </w:r>
          </w:p>
        </w:tc>
        <w:tc>
          <w:tcPr>
            <w:tcW w:w="1516" w:type="dxa"/>
            <w:tcBorders>
              <w:top w:val="single" w:sz="4" w:space="0" w:color="auto"/>
            </w:tcBorders>
            <w:vAlign w:val="center"/>
          </w:tcPr>
          <w:p w:rsidR="00637007" w:rsidRPr="00F67FD0" w:rsidRDefault="00637007" w:rsidP="009F300F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August 26-27</w:t>
            </w:r>
          </w:p>
        </w:tc>
        <w:tc>
          <w:tcPr>
            <w:tcW w:w="2427" w:type="dxa"/>
            <w:tcBorders>
              <w:top w:val="single" w:sz="4" w:space="0" w:color="auto"/>
            </w:tcBorders>
            <w:vAlign w:val="center"/>
          </w:tcPr>
          <w:p w:rsidR="00637007" w:rsidRPr="00523AB7" w:rsidRDefault="00637007" w:rsidP="009F300F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Adoption of Euro </w:t>
            </w:r>
          </w:p>
        </w:tc>
        <w:tc>
          <w:tcPr>
            <w:tcW w:w="1905" w:type="dxa"/>
            <w:tcBorders>
              <w:top w:val="single" w:sz="4" w:space="0" w:color="auto"/>
            </w:tcBorders>
            <w:vAlign w:val="center"/>
          </w:tcPr>
          <w:p w:rsidR="00637007" w:rsidRDefault="00637007" w:rsidP="009F300F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Hansen 2004</w:t>
            </w:r>
          </w:p>
        </w:tc>
      </w:tr>
      <w:tr w:rsidR="00637007" w:rsidRPr="00523AB7" w:rsidTr="00C86B68">
        <w:trPr>
          <w:jc w:val="center"/>
        </w:trPr>
        <w:tc>
          <w:tcPr>
            <w:tcW w:w="1624" w:type="dxa"/>
            <w:vAlign w:val="center"/>
          </w:tcPr>
          <w:p w:rsidR="00637007" w:rsidRPr="00523AB7" w:rsidRDefault="003768C9" w:rsidP="009F300F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22 </w:t>
            </w:r>
            <w:r w:rsidR="00637007" w:rsidRPr="00523AB7">
              <w:rPr>
                <w:rFonts w:ascii="Times New Roman" w:hAnsi="Times New Roman"/>
                <w:sz w:val="20"/>
                <w:szCs w:val="20"/>
              </w:rPr>
              <w:t>Kanagawa</w:t>
            </w:r>
          </w:p>
        </w:tc>
        <w:tc>
          <w:tcPr>
            <w:tcW w:w="703" w:type="dxa"/>
            <w:vAlign w:val="center"/>
          </w:tcPr>
          <w:p w:rsidR="00637007" w:rsidRPr="00523AB7" w:rsidRDefault="00637007" w:rsidP="009F300F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2009</w:t>
            </w:r>
          </w:p>
        </w:tc>
        <w:tc>
          <w:tcPr>
            <w:tcW w:w="576" w:type="dxa"/>
            <w:vAlign w:val="center"/>
          </w:tcPr>
          <w:p w:rsidR="00637007" w:rsidRPr="00523AB7" w:rsidRDefault="00637007" w:rsidP="009F300F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150</w:t>
            </w:r>
          </w:p>
        </w:tc>
        <w:tc>
          <w:tcPr>
            <w:tcW w:w="1311" w:type="dxa"/>
            <w:vAlign w:val="center"/>
          </w:tcPr>
          <w:p w:rsidR="00637007" w:rsidRPr="00523AB7" w:rsidRDefault="00335CEC" w:rsidP="009F300F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vAlign w:val="center"/>
          </w:tcPr>
          <w:p w:rsidR="00637007" w:rsidRPr="00523AB7" w:rsidRDefault="00637007" w:rsidP="009F300F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Japan</w:t>
            </w:r>
          </w:p>
        </w:tc>
        <w:tc>
          <w:tcPr>
            <w:tcW w:w="1516" w:type="dxa"/>
            <w:vAlign w:val="center"/>
          </w:tcPr>
          <w:p w:rsidR="00637007" w:rsidRPr="00F67FD0" w:rsidRDefault="00637007" w:rsidP="009F300F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December 5</w:t>
            </w:r>
          </w:p>
        </w:tc>
        <w:tc>
          <w:tcPr>
            <w:tcW w:w="2427" w:type="dxa"/>
            <w:vAlign w:val="center"/>
          </w:tcPr>
          <w:p w:rsidR="00637007" w:rsidRPr="00523AB7" w:rsidRDefault="00637007" w:rsidP="009F300F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Doshusei</w:t>
            </w:r>
          </w:p>
        </w:tc>
        <w:tc>
          <w:tcPr>
            <w:tcW w:w="1905" w:type="dxa"/>
            <w:vAlign w:val="center"/>
          </w:tcPr>
          <w:p w:rsidR="00637007" w:rsidRPr="00AC393D" w:rsidRDefault="00637007" w:rsidP="009F300F">
            <w:pPr>
              <w:pStyle w:val="a3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AC393D">
              <w:rPr>
                <w:rFonts w:ascii="Times New Roman" w:hAnsi="Times New Roman"/>
                <w:sz w:val="20"/>
                <w:szCs w:val="20"/>
                <w:highlight w:val="yellow"/>
              </w:rPr>
              <w:t>CDD</w:t>
            </w:r>
          </w:p>
        </w:tc>
      </w:tr>
      <w:tr w:rsidR="00637007" w:rsidRPr="00523AB7" w:rsidTr="00C86B68">
        <w:trPr>
          <w:jc w:val="center"/>
        </w:trPr>
        <w:tc>
          <w:tcPr>
            <w:tcW w:w="1624" w:type="dxa"/>
            <w:vAlign w:val="center"/>
          </w:tcPr>
          <w:p w:rsidR="00637007" w:rsidRPr="00523AB7" w:rsidRDefault="003768C9" w:rsidP="009F300F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23 </w:t>
            </w:r>
            <w:r w:rsidR="00637007" w:rsidRPr="00523AB7">
              <w:rPr>
                <w:rFonts w:ascii="Times New Roman" w:hAnsi="Times New Roman"/>
                <w:sz w:val="20"/>
                <w:szCs w:val="20"/>
              </w:rPr>
              <w:t xml:space="preserve">Porto </w:t>
            </w:r>
            <w:proofErr w:type="spellStart"/>
            <w:r w:rsidR="00637007" w:rsidRPr="00523AB7">
              <w:rPr>
                <w:rFonts w:ascii="Times New Roman" w:hAnsi="Times New Roman"/>
                <w:sz w:val="20"/>
                <w:szCs w:val="20"/>
              </w:rPr>
              <w:t>Alegre</w:t>
            </w:r>
            <w:proofErr w:type="spellEnd"/>
          </w:p>
        </w:tc>
        <w:tc>
          <w:tcPr>
            <w:tcW w:w="703" w:type="dxa"/>
            <w:vAlign w:val="center"/>
          </w:tcPr>
          <w:p w:rsidR="00637007" w:rsidRPr="00523AB7" w:rsidRDefault="00637007" w:rsidP="009F300F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2009</w:t>
            </w:r>
          </w:p>
        </w:tc>
        <w:tc>
          <w:tcPr>
            <w:tcW w:w="576" w:type="dxa"/>
            <w:vAlign w:val="center"/>
          </w:tcPr>
          <w:p w:rsidR="00637007" w:rsidRPr="00523AB7" w:rsidRDefault="00637007" w:rsidP="009F300F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226</w:t>
            </w:r>
          </w:p>
        </w:tc>
        <w:tc>
          <w:tcPr>
            <w:tcW w:w="1311" w:type="dxa"/>
            <w:vAlign w:val="center"/>
          </w:tcPr>
          <w:p w:rsidR="00637007" w:rsidRPr="00523AB7" w:rsidRDefault="00335CEC" w:rsidP="009F300F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vAlign w:val="center"/>
          </w:tcPr>
          <w:p w:rsidR="00637007" w:rsidRPr="00523AB7" w:rsidRDefault="00637007" w:rsidP="009F300F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Brazil</w:t>
            </w:r>
          </w:p>
        </w:tc>
        <w:tc>
          <w:tcPr>
            <w:tcW w:w="1516" w:type="dxa"/>
            <w:vAlign w:val="center"/>
          </w:tcPr>
          <w:p w:rsidR="00637007" w:rsidRPr="00F67FD0" w:rsidRDefault="00637007" w:rsidP="009F300F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F67FD0">
              <w:rPr>
                <w:rFonts w:ascii="Times New Roman" w:hAnsi="Times New Roman"/>
                <w:sz w:val="20"/>
                <w:szCs w:val="20"/>
              </w:rPr>
              <w:t>June 5-7</w:t>
            </w:r>
          </w:p>
        </w:tc>
        <w:tc>
          <w:tcPr>
            <w:tcW w:w="2427" w:type="dxa"/>
            <w:vAlign w:val="center"/>
          </w:tcPr>
          <w:p w:rsidR="00637007" w:rsidRPr="00523AB7" w:rsidRDefault="009943A2" w:rsidP="009F300F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Career Reform of Civil S</w:t>
            </w:r>
            <w:r w:rsidR="00EE4F0D">
              <w:rPr>
                <w:rFonts w:ascii="Times New Roman" w:hAnsi="Times New Roman"/>
                <w:sz w:val="20"/>
                <w:szCs w:val="20"/>
              </w:rPr>
              <w:t>ervice</w:t>
            </w:r>
          </w:p>
        </w:tc>
        <w:tc>
          <w:tcPr>
            <w:tcW w:w="1905" w:type="dxa"/>
            <w:vAlign w:val="center"/>
          </w:tcPr>
          <w:p w:rsidR="00637007" w:rsidRDefault="00637007" w:rsidP="00BE6E70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Fishkin et al. 2010</w:t>
            </w:r>
            <w:r w:rsidR="00BE6E70">
              <w:rPr>
                <w:rFonts w:ascii="Times New Roman" w:hAnsi="Times New Roman"/>
                <w:sz w:val="20"/>
                <w:szCs w:val="20"/>
              </w:rPr>
              <w:t>a</w:t>
            </w:r>
          </w:p>
        </w:tc>
      </w:tr>
      <w:tr w:rsidR="00637007" w:rsidRPr="00523AB7" w:rsidTr="00C86B68">
        <w:trPr>
          <w:jc w:val="center"/>
        </w:trPr>
        <w:tc>
          <w:tcPr>
            <w:tcW w:w="1624" w:type="dxa"/>
            <w:tcBorders>
              <w:bottom w:val="single" w:sz="4" w:space="0" w:color="auto"/>
            </w:tcBorders>
            <w:vAlign w:val="center"/>
          </w:tcPr>
          <w:p w:rsidR="00637007" w:rsidRPr="00523AB7" w:rsidRDefault="003768C9" w:rsidP="009F300F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24 </w:t>
            </w:r>
            <w:r w:rsidR="00637007">
              <w:rPr>
                <w:rFonts w:ascii="Times New Roman" w:hAnsi="Times New Roman"/>
                <w:sz w:val="20"/>
                <w:szCs w:val="20"/>
              </w:rPr>
              <w:t>N. Ireland</w:t>
            </w:r>
          </w:p>
        </w:tc>
        <w:tc>
          <w:tcPr>
            <w:tcW w:w="703" w:type="dxa"/>
            <w:tcBorders>
              <w:bottom w:val="single" w:sz="4" w:space="0" w:color="auto"/>
            </w:tcBorders>
            <w:vAlign w:val="center"/>
          </w:tcPr>
          <w:p w:rsidR="00637007" w:rsidRPr="00523AB7" w:rsidRDefault="00637007" w:rsidP="009F300F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2007</w:t>
            </w:r>
          </w:p>
        </w:tc>
        <w:tc>
          <w:tcPr>
            <w:tcW w:w="576" w:type="dxa"/>
            <w:tcBorders>
              <w:bottom w:val="single" w:sz="4" w:space="0" w:color="auto"/>
            </w:tcBorders>
            <w:vAlign w:val="center"/>
          </w:tcPr>
          <w:p w:rsidR="00637007" w:rsidRPr="00523AB7" w:rsidRDefault="00637007" w:rsidP="009F300F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124</w:t>
            </w:r>
          </w:p>
        </w:tc>
        <w:tc>
          <w:tcPr>
            <w:tcW w:w="1311" w:type="dxa"/>
            <w:tcBorders>
              <w:bottom w:val="single" w:sz="4" w:space="0" w:color="auto"/>
            </w:tcBorders>
            <w:vAlign w:val="center"/>
          </w:tcPr>
          <w:p w:rsidR="00637007" w:rsidRPr="00523AB7" w:rsidRDefault="00335CEC" w:rsidP="009F300F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tcBorders>
              <w:bottom w:val="single" w:sz="4" w:space="0" w:color="auto"/>
            </w:tcBorders>
            <w:vAlign w:val="center"/>
          </w:tcPr>
          <w:p w:rsidR="00637007" w:rsidRPr="00523AB7" w:rsidRDefault="00637007" w:rsidP="009F300F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N. Ireland</w:t>
            </w:r>
          </w:p>
        </w:tc>
        <w:tc>
          <w:tcPr>
            <w:tcW w:w="1516" w:type="dxa"/>
            <w:tcBorders>
              <w:bottom w:val="single" w:sz="4" w:space="0" w:color="auto"/>
            </w:tcBorders>
            <w:vAlign w:val="center"/>
          </w:tcPr>
          <w:p w:rsidR="00637007" w:rsidRPr="00F67FD0" w:rsidRDefault="00637007" w:rsidP="009F300F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F67FD0">
              <w:rPr>
                <w:rFonts w:ascii="Times New Roman" w:hAnsi="Times New Roman"/>
                <w:sz w:val="20"/>
                <w:szCs w:val="20"/>
              </w:rPr>
              <w:t>January 27</w:t>
            </w:r>
          </w:p>
        </w:tc>
        <w:tc>
          <w:tcPr>
            <w:tcW w:w="2427" w:type="dxa"/>
            <w:tcBorders>
              <w:bottom w:val="single" w:sz="4" w:space="0" w:color="auto"/>
            </w:tcBorders>
            <w:vAlign w:val="center"/>
          </w:tcPr>
          <w:p w:rsidR="00637007" w:rsidRPr="00523AB7" w:rsidRDefault="00637007" w:rsidP="009F300F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Local Education (Omagh)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vAlign w:val="center"/>
          </w:tcPr>
          <w:p w:rsidR="00637007" w:rsidRDefault="00414FE4" w:rsidP="009F300F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et al. 2013</w:t>
            </w:r>
          </w:p>
        </w:tc>
      </w:tr>
    </w:tbl>
    <w:p w:rsidR="00F764FB" w:rsidRDefault="00F764FB" w:rsidP="00F764FB">
      <w:pPr>
        <w:pStyle w:val="Default"/>
      </w:pPr>
      <w:r>
        <w:t xml:space="preserve">  </w:t>
      </w:r>
    </w:p>
    <w:p w:rsidR="00AC393D" w:rsidRDefault="00AC393D">
      <w:r>
        <w:br w:type="page"/>
      </w:r>
    </w:p>
    <w:p w:rsidR="00AC393D" w:rsidRPr="00EA16C8" w:rsidRDefault="00AC393D" w:rsidP="00960D4D">
      <w:pPr>
        <w:widowControl w:val="0"/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t xml:space="preserve">References </w:t>
      </w:r>
    </w:p>
    <w:p w:rsidR="00355092" w:rsidRPr="00EA16C8" w:rsidRDefault="00355092" w:rsidP="00AC393D">
      <w:pPr>
        <w:pStyle w:val="Default"/>
        <w:spacing w:line="480" w:lineRule="auto"/>
        <w:ind w:left="720" w:hanging="720"/>
        <w:rPr>
          <w:color w:val="auto"/>
        </w:rPr>
      </w:pPr>
      <w:r w:rsidRPr="00EA16C8">
        <w:rPr>
          <w:color w:val="auto"/>
          <w:shd w:val="clear" w:color="auto" w:fill="FFFFFF"/>
        </w:rPr>
        <w:t xml:space="preserve">Farrar, Cynthia, James S. Fishkin, Donald P. Green, Christian List, Robert C. Luskin, and Elizabeth Levy Paluck. </w:t>
      </w:r>
      <w:r w:rsidR="00A41EBF" w:rsidRPr="00EA16C8">
        <w:rPr>
          <w:color w:val="auto"/>
          <w:shd w:val="clear" w:color="auto" w:fill="FFFFFF"/>
        </w:rPr>
        <w:t xml:space="preserve">2010. </w:t>
      </w:r>
      <w:r w:rsidR="00E55F0F" w:rsidRPr="00EA16C8">
        <w:rPr>
          <w:color w:val="auto"/>
          <w:shd w:val="clear" w:color="auto" w:fill="FFFFFF"/>
        </w:rPr>
        <w:t>“</w:t>
      </w:r>
      <w:r w:rsidRPr="00EA16C8">
        <w:rPr>
          <w:color w:val="auto"/>
          <w:shd w:val="clear" w:color="auto" w:fill="FFFFFF"/>
        </w:rPr>
        <w:t>Disaggregating deliberation’s effects: An experiment within a deliberativ</w:t>
      </w:r>
      <w:r w:rsidR="00E55F0F" w:rsidRPr="00EA16C8">
        <w:rPr>
          <w:color w:val="auto"/>
          <w:shd w:val="clear" w:color="auto" w:fill="FFFFFF"/>
        </w:rPr>
        <w:t>e poll.”</w:t>
      </w:r>
      <w:r w:rsidRPr="00EA16C8">
        <w:rPr>
          <w:rStyle w:val="apple-converted-space"/>
          <w:color w:val="auto"/>
          <w:shd w:val="clear" w:color="auto" w:fill="FFFFFF"/>
        </w:rPr>
        <w:t> </w:t>
      </w:r>
      <w:r w:rsidRPr="00EA16C8">
        <w:rPr>
          <w:i/>
          <w:iCs/>
          <w:color w:val="auto"/>
          <w:shd w:val="clear" w:color="auto" w:fill="FFFFFF"/>
        </w:rPr>
        <w:t>British journal of political science</w:t>
      </w:r>
      <w:r w:rsidRPr="00EA16C8">
        <w:rPr>
          <w:rStyle w:val="apple-converted-space"/>
          <w:color w:val="auto"/>
          <w:shd w:val="clear" w:color="auto" w:fill="FFFFFF"/>
        </w:rPr>
        <w:t> </w:t>
      </w:r>
      <w:r w:rsidR="00A41EBF" w:rsidRPr="00EA16C8">
        <w:rPr>
          <w:color w:val="auto"/>
          <w:shd w:val="clear" w:color="auto" w:fill="FFFFFF"/>
        </w:rPr>
        <w:t>40(</w:t>
      </w:r>
      <w:r w:rsidRPr="00EA16C8">
        <w:rPr>
          <w:color w:val="auto"/>
          <w:shd w:val="clear" w:color="auto" w:fill="FFFFFF"/>
        </w:rPr>
        <w:t>2</w:t>
      </w:r>
      <w:r w:rsidR="00A41EBF" w:rsidRPr="00EA16C8">
        <w:rPr>
          <w:color w:val="auto"/>
          <w:shd w:val="clear" w:color="auto" w:fill="FFFFFF"/>
        </w:rPr>
        <w:t>)</w:t>
      </w:r>
      <w:r w:rsidRPr="00EA16C8">
        <w:rPr>
          <w:color w:val="auto"/>
          <w:shd w:val="clear" w:color="auto" w:fill="FFFFFF"/>
        </w:rPr>
        <w:t>: 333-347.</w:t>
      </w:r>
      <w:r w:rsidRPr="00EA16C8">
        <w:rPr>
          <w:color w:val="auto"/>
        </w:rPr>
        <w:t xml:space="preserve"> </w:t>
      </w:r>
    </w:p>
    <w:p w:rsidR="00EA16C8" w:rsidRPr="00EA16C8" w:rsidRDefault="00EA16C8" w:rsidP="00836C35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t>Fishkin, James S.</w:t>
      </w:r>
      <w:r w:rsidR="00BE6E70">
        <w:rPr>
          <w:rFonts w:ascii="Times New Roman" w:hAnsi="Times New Roman"/>
          <w:sz w:val="24"/>
          <w:szCs w:val="24"/>
        </w:rPr>
        <w:t>,</w:t>
      </w:r>
      <w:r w:rsidRPr="00EA16C8">
        <w:rPr>
          <w:rFonts w:ascii="Times New Roman" w:hAnsi="Times New Roman"/>
          <w:sz w:val="24"/>
          <w:szCs w:val="24"/>
        </w:rPr>
        <w:t xml:space="preserve"> Erik Camarano, Robert C. Luskin </w:t>
      </w:r>
      <w:r>
        <w:rPr>
          <w:rFonts w:ascii="Times New Roman" w:hAnsi="Times New Roman"/>
          <w:sz w:val="24"/>
          <w:szCs w:val="24"/>
        </w:rPr>
        <w:t>a</w:t>
      </w:r>
      <w:r w:rsidRPr="00EA16C8">
        <w:rPr>
          <w:rFonts w:ascii="Times New Roman" w:hAnsi="Times New Roman"/>
          <w:sz w:val="24"/>
          <w:szCs w:val="24"/>
        </w:rPr>
        <w:t xml:space="preserve">nd </w:t>
      </w:r>
      <w:r>
        <w:rPr>
          <w:rFonts w:ascii="Times New Roman" w:hAnsi="Times New Roman"/>
          <w:sz w:val="24"/>
          <w:szCs w:val="24"/>
        </w:rPr>
        <w:t>Alice Siu. 2010</w:t>
      </w:r>
      <w:r w:rsidR="00BE6E70"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. </w:t>
      </w:r>
      <w:r w:rsidRPr="00EA16C8">
        <w:rPr>
          <w:rFonts w:ascii="Times New Roman" w:hAnsi="Times New Roman"/>
          <w:sz w:val="24"/>
          <w:szCs w:val="24"/>
        </w:rPr>
        <w:t>Deliberative Participatory Consultation: The First De</w:t>
      </w:r>
      <w:r>
        <w:rPr>
          <w:rFonts w:ascii="Times New Roman" w:hAnsi="Times New Roman"/>
          <w:sz w:val="24"/>
          <w:szCs w:val="24"/>
        </w:rPr>
        <w:t>liberative Poll in Porto Alegre</w:t>
      </w:r>
      <w:r w:rsidR="00E23C37">
        <w:rPr>
          <w:rFonts w:ascii="Times New Roman" w:hAnsi="Times New Roman"/>
          <w:sz w:val="24"/>
          <w:szCs w:val="24"/>
        </w:rPr>
        <w:t>. Working Paper.</w:t>
      </w:r>
      <w:r w:rsidR="008854B9">
        <w:rPr>
          <w:rFonts w:ascii="Times New Roman" w:hAnsi="Times New Roman"/>
          <w:sz w:val="24"/>
          <w:szCs w:val="24"/>
        </w:rPr>
        <w:t xml:space="preserve"> </w:t>
      </w:r>
    </w:p>
    <w:p w:rsidR="00DE7D83" w:rsidRPr="00EA16C8" w:rsidRDefault="00DE7D83" w:rsidP="00EA16C8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t>Fishkin, James S., Baogang He, Robert C. Luskin, and Alice Siu. 2010</w:t>
      </w:r>
      <w:r w:rsidR="00BE6E70">
        <w:rPr>
          <w:rFonts w:ascii="Times New Roman" w:hAnsi="Times New Roman"/>
          <w:sz w:val="24"/>
          <w:szCs w:val="24"/>
        </w:rPr>
        <w:t>b</w:t>
      </w:r>
      <w:r w:rsidRPr="00EA16C8">
        <w:rPr>
          <w:rFonts w:ascii="Times New Roman" w:hAnsi="Times New Roman"/>
          <w:sz w:val="24"/>
          <w:szCs w:val="24"/>
        </w:rPr>
        <w:t xml:space="preserve">. Deliberative Democracy in an Unlikely Place: Deliberative Polling in China. </w:t>
      </w:r>
      <w:r w:rsidRPr="00EA16C8">
        <w:rPr>
          <w:rFonts w:ascii="Times New Roman" w:hAnsi="Times New Roman"/>
          <w:i/>
          <w:sz w:val="24"/>
          <w:szCs w:val="24"/>
        </w:rPr>
        <w:t>British Journal of Political Science</w:t>
      </w:r>
      <w:r w:rsidRPr="00EA16C8">
        <w:rPr>
          <w:rFonts w:ascii="Times New Roman" w:hAnsi="Times New Roman"/>
          <w:sz w:val="24"/>
          <w:szCs w:val="24"/>
        </w:rPr>
        <w:t xml:space="preserve">. 40, 435–44 </w:t>
      </w:r>
    </w:p>
    <w:p w:rsidR="00AC393D" w:rsidRPr="00EA16C8" w:rsidRDefault="00AC393D" w:rsidP="00AC393D">
      <w:pPr>
        <w:pStyle w:val="Default"/>
        <w:spacing w:line="480" w:lineRule="auto"/>
        <w:ind w:left="720" w:hanging="720"/>
        <w:rPr>
          <w:color w:val="auto"/>
        </w:rPr>
      </w:pPr>
      <w:r w:rsidRPr="00EA16C8">
        <w:rPr>
          <w:color w:val="auto"/>
        </w:rPr>
        <w:t xml:space="preserve">Fishkin, James S. and Robert C. Luskin. 1999. “Bringing Deliberation to the Democratic Dialogue.” In Maxwell McCombs and Amy Reynolds, eds., </w:t>
      </w:r>
      <w:proofErr w:type="gramStart"/>
      <w:r w:rsidRPr="00EA16C8">
        <w:rPr>
          <w:i/>
          <w:iCs/>
          <w:color w:val="auto"/>
        </w:rPr>
        <w:t>The</w:t>
      </w:r>
      <w:proofErr w:type="gramEnd"/>
      <w:r w:rsidRPr="00EA16C8">
        <w:rPr>
          <w:i/>
          <w:iCs/>
          <w:color w:val="auto"/>
        </w:rPr>
        <w:t xml:space="preserve"> Poll with a Human Face: The National Issues Convention Experiment in Political Communication</w:t>
      </w:r>
      <w:r w:rsidRPr="00EA16C8">
        <w:rPr>
          <w:color w:val="auto"/>
        </w:rPr>
        <w:t xml:space="preserve">. Mahwah, N.J.: Lawrence E. Erlbaum. </w:t>
      </w:r>
    </w:p>
    <w:p w:rsidR="00AC393D" w:rsidRPr="00EA16C8" w:rsidRDefault="00AC393D" w:rsidP="00AC393D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t>Hansen, K</w:t>
      </w:r>
      <w:r w:rsidR="005C7227" w:rsidRPr="00EA16C8">
        <w:rPr>
          <w:rFonts w:ascii="Times New Roman" w:hAnsi="Times New Roman"/>
          <w:sz w:val="24"/>
          <w:szCs w:val="24"/>
        </w:rPr>
        <w:t>asper</w:t>
      </w:r>
      <w:r w:rsidR="00BB42EB" w:rsidRPr="00EA16C8">
        <w:rPr>
          <w:rFonts w:ascii="Times New Roman" w:hAnsi="Times New Roman"/>
          <w:sz w:val="24"/>
          <w:szCs w:val="24"/>
        </w:rPr>
        <w:t xml:space="preserve"> M. 2004</w:t>
      </w:r>
      <w:r w:rsidRPr="00EA16C8">
        <w:rPr>
          <w:rFonts w:ascii="Times New Roman" w:hAnsi="Times New Roman"/>
          <w:sz w:val="24"/>
          <w:szCs w:val="24"/>
        </w:rPr>
        <w:t>. Deliberative democracy and opinion formation. Odense: University of Southern Denmark Press</w:t>
      </w:r>
    </w:p>
    <w:p w:rsidR="00971690" w:rsidRPr="00EA16C8" w:rsidRDefault="0081012B" w:rsidP="00AC393D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  <w:shd w:val="clear" w:color="auto" w:fill="FFFFFF"/>
        </w:rPr>
      </w:pPr>
      <w:r w:rsidRPr="00EA16C8">
        <w:rPr>
          <w:rFonts w:ascii="Times New Roman" w:hAnsi="Times New Roman"/>
          <w:sz w:val="24"/>
          <w:szCs w:val="24"/>
        </w:rPr>
        <w:t>Robert C. Luskin</w:t>
      </w:r>
      <w:r w:rsidRPr="00EA16C8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="00971690" w:rsidRPr="00EA16C8">
        <w:rPr>
          <w:rFonts w:ascii="Times New Roman" w:hAnsi="Times New Roman"/>
          <w:sz w:val="24"/>
          <w:szCs w:val="24"/>
          <w:shd w:val="clear" w:color="auto" w:fill="FFFFFF"/>
        </w:rPr>
        <w:t>Ian O'Flynn, James S. Fishkin, and David Russell.</w:t>
      </w:r>
      <w:r w:rsidR="003778DE" w:rsidRPr="00EA16C8">
        <w:rPr>
          <w:rFonts w:ascii="Times New Roman" w:hAnsi="Times New Roman"/>
          <w:sz w:val="24"/>
          <w:szCs w:val="24"/>
          <w:shd w:val="clear" w:color="auto" w:fill="FFFFFF"/>
        </w:rPr>
        <w:t xml:space="preserve"> 2013</w:t>
      </w:r>
      <w:r w:rsidR="00916546" w:rsidRPr="00EA16C8">
        <w:rPr>
          <w:rFonts w:ascii="Times New Roman" w:hAnsi="Times New Roman"/>
          <w:sz w:val="24"/>
          <w:szCs w:val="24"/>
          <w:shd w:val="clear" w:color="auto" w:fill="FFFFFF"/>
        </w:rPr>
        <w:t xml:space="preserve"> “</w:t>
      </w:r>
      <w:r w:rsidR="00971690" w:rsidRPr="00EA16C8">
        <w:rPr>
          <w:rFonts w:ascii="Times New Roman" w:hAnsi="Times New Roman"/>
          <w:sz w:val="24"/>
          <w:szCs w:val="24"/>
          <w:shd w:val="clear" w:color="auto" w:fill="FFFFFF"/>
        </w:rPr>
        <w:t>De</w:t>
      </w:r>
      <w:r w:rsidR="006C40B4" w:rsidRPr="00EA16C8">
        <w:rPr>
          <w:rFonts w:ascii="Times New Roman" w:hAnsi="Times New Roman"/>
          <w:sz w:val="24"/>
          <w:szCs w:val="24"/>
          <w:shd w:val="clear" w:color="auto" w:fill="FFFFFF"/>
        </w:rPr>
        <w:t>liberating across deep divides.”</w:t>
      </w:r>
      <w:r w:rsidR="00971690" w:rsidRPr="00EA16C8">
        <w:rPr>
          <w:rStyle w:val="apple-converted-space"/>
          <w:rFonts w:ascii="Times New Roman" w:hAnsi="Times New Roman"/>
          <w:sz w:val="24"/>
          <w:szCs w:val="24"/>
          <w:shd w:val="clear" w:color="auto" w:fill="FFFFFF"/>
        </w:rPr>
        <w:t> </w:t>
      </w:r>
      <w:r w:rsidR="00971690" w:rsidRPr="00EA16C8">
        <w:rPr>
          <w:rFonts w:ascii="Times New Roman" w:hAnsi="Times New Roman"/>
          <w:i/>
          <w:iCs/>
          <w:sz w:val="24"/>
          <w:szCs w:val="24"/>
          <w:shd w:val="clear" w:color="auto" w:fill="FFFFFF"/>
        </w:rPr>
        <w:t>Political Studies</w:t>
      </w:r>
      <w:r w:rsidR="00971690" w:rsidRPr="00EA16C8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:rsidR="00AC393D" w:rsidRPr="00EA16C8" w:rsidRDefault="00AC393D" w:rsidP="00AC393D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t>Robert C. Luskin, James S. Fishkin, Roger Jowell and Allison Park. 1999. Learning and Voting in Britain: Insights from the Deliberative Poll. Paper presented at the annual meeting of the American Political Science Association, Atlanta, Ga.</w:t>
      </w:r>
    </w:p>
    <w:p w:rsidR="00AC393D" w:rsidRPr="00EA16C8" w:rsidRDefault="00AC393D" w:rsidP="00AC393D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t>Robert C. Luskin, James S. Fishkin and Dennis L. Plane. 1999. Deliberative Polling and Policy Outcomes: Electric Utility Issues in Texas. Paper presented at the annual meeting of the Association for Public Policy Analysis.</w:t>
      </w:r>
    </w:p>
    <w:p w:rsidR="00200CA9" w:rsidRPr="00EA16C8" w:rsidRDefault="00AC393D" w:rsidP="00200CA9">
      <w:pPr>
        <w:pStyle w:val="Default"/>
        <w:spacing w:line="480" w:lineRule="auto"/>
        <w:ind w:left="720" w:hanging="720"/>
        <w:rPr>
          <w:color w:val="auto"/>
        </w:rPr>
      </w:pPr>
      <w:r w:rsidRPr="00EA16C8">
        <w:rPr>
          <w:color w:val="auto"/>
        </w:rPr>
        <w:t xml:space="preserve">Luskin, Robert C., James S. Fishkin, Ian McAllister, John </w:t>
      </w:r>
      <w:proofErr w:type="spellStart"/>
      <w:r w:rsidRPr="00EA16C8">
        <w:rPr>
          <w:color w:val="auto"/>
        </w:rPr>
        <w:t>Higley</w:t>
      </w:r>
      <w:proofErr w:type="spellEnd"/>
      <w:r w:rsidRPr="00EA16C8">
        <w:rPr>
          <w:color w:val="auto"/>
        </w:rPr>
        <w:t>, Pamela Ryan. 2000. Information effects in referendum voting: evidence from Australian Deliberative Poll. Paper presented at the Annual meeting of the American Political Science Association, Washing</w:t>
      </w:r>
      <w:r w:rsidR="00200CA9" w:rsidRPr="00EA16C8">
        <w:rPr>
          <w:color w:val="auto"/>
        </w:rPr>
        <w:t xml:space="preserve">ton, D.C. </w:t>
      </w:r>
    </w:p>
    <w:p w:rsidR="00807048" w:rsidRPr="00EA16C8" w:rsidRDefault="00807048" w:rsidP="00200CA9">
      <w:pPr>
        <w:pStyle w:val="Default"/>
        <w:spacing w:line="480" w:lineRule="auto"/>
        <w:ind w:left="720" w:hanging="720"/>
        <w:rPr>
          <w:color w:val="auto"/>
        </w:rPr>
      </w:pPr>
      <w:r w:rsidRPr="00EA16C8">
        <w:rPr>
          <w:color w:val="auto"/>
        </w:rPr>
        <w:t xml:space="preserve">Luskin, Robert C., and James S. Fishkin. </w:t>
      </w:r>
      <w:r w:rsidR="00CC18D8" w:rsidRPr="00EA16C8">
        <w:rPr>
          <w:color w:val="auto"/>
        </w:rPr>
        <w:t>2002</w:t>
      </w:r>
      <w:r w:rsidR="00607AA6" w:rsidRPr="00EA16C8">
        <w:rPr>
          <w:color w:val="auto"/>
        </w:rPr>
        <w:t>a</w:t>
      </w:r>
      <w:r w:rsidR="00CC18D8" w:rsidRPr="00EA16C8">
        <w:rPr>
          <w:color w:val="auto"/>
        </w:rPr>
        <w:t xml:space="preserve">. </w:t>
      </w:r>
      <w:r w:rsidRPr="00EA16C8">
        <w:rPr>
          <w:color w:val="auto"/>
        </w:rPr>
        <w:t>Deliberative Polling, Public Opinion, and Democracy:  The Case of</w:t>
      </w:r>
      <w:r w:rsidR="00D65ED3" w:rsidRPr="00EA16C8">
        <w:rPr>
          <w:color w:val="auto"/>
        </w:rPr>
        <w:t xml:space="preserve"> the National Issues Convention.</w:t>
      </w:r>
      <w:r w:rsidR="00111C2E" w:rsidRPr="00EA16C8">
        <w:rPr>
          <w:color w:val="auto"/>
        </w:rPr>
        <w:t xml:space="preserve"> Working Paper.</w:t>
      </w:r>
    </w:p>
    <w:p w:rsidR="00AC393D" w:rsidRPr="00EA16C8" w:rsidRDefault="00AC393D" w:rsidP="00AC393D">
      <w:pPr>
        <w:pStyle w:val="Default"/>
        <w:spacing w:line="480" w:lineRule="auto"/>
        <w:ind w:left="720" w:hanging="720"/>
        <w:rPr>
          <w:color w:val="auto"/>
        </w:rPr>
      </w:pPr>
      <w:r w:rsidRPr="00EA16C8">
        <w:rPr>
          <w:color w:val="auto"/>
        </w:rPr>
        <w:t>Luskin, Robert C., James S. Fishkin, and Roger Jowell. 2002</w:t>
      </w:r>
      <w:r w:rsidR="00607AA6" w:rsidRPr="00EA16C8">
        <w:rPr>
          <w:color w:val="auto"/>
        </w:rPr>
        <w:t>b</w:t>
      </w:r>
      <w:r w:rsidRPr="00EA16C8">
        <w:rPr>
          <w:color w:val="auto"/>
        </w:rPr>
        <w:t xml:space="preserve">. Considered Opinions: Deliberative Polling in Britain. </w:t>
      </w:r>
      <w:r w:rsidRPr="00EA16C8">
        <w:rPr>
          <w:i/>
          <w:iCs/>
          <w:color w:val="auto"/>
        </w:rPr>
        <w:t>British Journal of Political Science</w:t>
      </w:r>
      <w:r w:rsidRPr="00EA16C8">
        <w:rPr>
          <w:color w:val="auto"/>
        </w:rPr>
        <w:t>, 32:455-87</w:t>
      </w:r>
    </w:p>
    <w:p w:rsidR="00AC393D" w:rsidRPr="00EA16C8" w:rsidRDefault="00AC393D" w:rsidP="00AC393D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t>Luskin, Robert C., James S. Fishkin</w:t>
      </w:r>
      <w:r w:rsidRPr="00EA16C8">
        <w:rPr>
          <w:rFonts w:ascii="Times New Roman" w:hAnsi="Times New Roman"/>
          <w:bCs/>
          <w:sz w:val="24"/>
          <w:szCs w:val="24"/>
        </w:rPr>
        <w:t xml:space="preserve">, Stephen Boucher, Henri Monceau. 2008. Considered Opinions on Further EU Enlargement: Evidence from an EU-Wide Deliberative Poll. Paper presented at the </w:t>
      </w:r>
      <w:r w:rsidRPr="00EA16C8">
        <w:rPr>
          <w:rFonts w:ascii="Times New Roman" w:hAnsi="Times New Roman"/>
          <w:sz w:val="24"/>
          <w:szCs w:val="24"/>
        </w:rPr>
        <w:t>annual meeting of the International Society of Political Psychology, Paris, France, July, 9-12</w:t>
      </w:r>
    </w:p>
    <w:p w:rsidR="00902873" w:rsidRDefault="00AC393D" w:rsidP="00902873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i/>
          <w:iCs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t xml:space="preserve">Park, Alison, Roger </w:t>
      </w:r>
      <w:proofErr w:type="spellStart"/>
      <w:r w:rsidRPr="00EA16C8">
        <w:rPr>
          <w:rFonts w:ascii="Times New Roman" w:hAnsi="Times New Roman"/>
          <w:sz w:val="24"/>
          <w:szCs w:val="24"/>
        </w:rPr>
        <w:t>Jowell</w:t>
      </w:r>
      <w:proofErr w:type="spellEnd"/>
      <w:r w:rsidRPr="00EA16C8">
        <w:rPr>
          <w:rFonts w:ascii="Times New Roman" w:hAnsi="Times New Roman"/>
          <w:sz w:val="24"/>
          <w:szCs w:val="24"/>
        </w:rPr>
        <w:t xml:space="preserve">, and </w:t>
      </w:r>
      <w:proofErr w:type="spellStart"/>
      <w:r w:rsidRPr="00EA16C8">
        <w:rPr>
          <w:rFonts w:ascii="Times New Roman" w:hAnsi="Times New Roman"/>
          <w:sz w:val="24"/>
          <w:szCs w:val="24"/>
        </w:rPr>
        <w:t>Suzi</w:t>
      </w:r>
      <w:proofErr w:type="spellEnd"/>
      <w:r w:rsidRPr="00EA16C8">
        <w:rPr>
          <w:rFonts w:ascii="Times New Roman" w:hAnsi="Times New Roman"/>
          <w:sz w:val="24"/>
          <w:szCs w:val="24"/>
        </w:rPr>
        <w:t xml:space="preserve"> McPherson, 1998. </w:t>
      </w:r>
      <w:r w:rsidRPr="00EA16C8">
        <w:rPr>
          <w:rFonts w:ascii="Times New Roman" w:hAnsi="Times New Roman"/>
          <w:i/>
          <w:iCs/>
          <w:sz w:val="24"/>
          <w:szCs w:val="24"/>
        </w:rPr>
        <w:t xml:space="preserve">The Future of the National Health Service: Results from a Deliberative Poll. </w:t>
      </w:r>
      <w:r w:rsidRPr="00EA16C8">
        <w:rPr>
          <w:rFonts w:ascii="Times New Roman" w:hAnsi="Times New Roman"/>
          <w:sz w:val="24"/>
          <w:szCs w:val="24"/>
        </w:rPr>
        <w:t>London: Social and Community Planning Research.</w:t>
      </w:r>
    </w:p>
    <w:p w:rsidR="00902873" w:rsidRPr="0024076F" w:rsidRDefault="00902873" w:rsidP="00902873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i/>
          <w:iCs/>
          <w:sz w:val="24"/>
          <w:szCs w:val="24"/>
        </w:rPr>
      </w:pPr>
      <w:r w:rsidRPr="0024076F">
        <w:rPr>
          <w:rFonts w:ascii="Times New Roman" w:hAnsi="Times New Roman"/>
          <w:color w:val="000000"/>
          <w:sz w:val="24"/>
          <w:szCs w:val="24"/>
        </w:rPr>
        <w:t>Siu, Alice</w:t>
      </w:r>
      <w:r w:rsidR="00A4352E">
        <w:rPr>
          <w:rFonts w:ascii="Times New Roman" w:hAnsi="Times New Roman"/>
          <w:color w:val="000000"/>
          <w:sz w:val="24"/>
          <w:szCs w:val="24"/>
        </w:rPr>
        <w:t>,</w:t>
      </w:r>
      <w:r w:rsidR="00490485" w:rsidRPr="00490485">
        <w:rPr>
          <w:rFonts w:ascii="Times New Roman" w:hAnsi="Times New Roman"/>
          <w:sz w:val="24"/>
          <w:szCs w:val="24"/>
        </w:rPr>
        <w:t xml:space="preserve"> </w:t>
      </w:r>
      <w:r w:rsidR="00490485" w:rsidRPr="00EA16C8">
        <w:rPr>
          <w:rFonts w:ascii="Times New Roman" w:hAnsi="Times New Roman"/>
          <w:sz w:val="24"/>
          <w:szCs w:val="24"/>
        </w:rPr>
        <w:t>James S. Fishkin</w:t>
      </w:r>
      <w:r w:rsidR="00490485" w:rsidRPr="00EA16C8">
        <w:rPr>
          <w:rFonts w:ascii="Times New Roman" w:hAnsi="Times New Roman"/>
          <w:bCs/>
          <w:sz w:val="24"/>
          <w:szCs w:val="24"/>
        </w:rPr>
        <w:t>,</w:t>
      </w:r>
      <w:r w:rsidR="00490485">
        <w:rPr>
          <w:rFonts w:ascii="Times New Roman" w:hAnsi="Times New Roman"/>
          <w:bCs/>
          <w:sz w:val="24"/>
          <w:szCs w:val="24"/>
        </w:rPr>
        <w:t xml:space="preserve"> and Robert C. Luskin</w:t>
      </w:r>
      <w:r w:rsidRPr="0024076F">
        <w:rPr>
          <w:rFonts w:ascii="Times New Roman" w:hAnsi="Times New Roman"/>
          <w:color w:val="000000"/>
          <w:sz w:val="24"/>
          <w:szCs w:val="24"/>
        </w:rPr>
        <w:t xml:space="preserve">. 2014. </w:t>
      </w:r>
      <w:r w:rsidRPr="0024076F">
        <w:rPr>
          <w:rFonts w:ascii="Times New Roman" w:hAnsi="Times New Roman"/>
          <w:sz w:val="24"/>
          <w:szCs w:val="24"/>
        </w:rPr>
        <w:t xml:space="preserve">Deliberating in Deep Divisions: Policies </w:t>
      </w:r>
      <w:proofErr w:type="gramStart"/>
      <w:r w:rsidRPr="0024076F">
        <w:rPr>
          <w:rFonts w:ascii="Times New Roman" w:hAnsi="Times New Roman"/>
          <w:sz w:val="24"/>
          <w:szCs w:val="24"/>
        </w:rPr>
        <w:t>Toward</w:t>
      </w:r>
      <w:proofErr w:type="gramEnd"/>
      <w:r w:rsidRPr="0024076F">
        <w:rPr>
          <w:rFonts w:ascii="Times New Roman" w:hAnsi="Times New Roman"/>
          <w:sz w:val="24"/>
          <w:szCs w:val="24"/>
        </w:rPr>
        <w:t xml:space="preserve"> the Roma in Bulgaria. International Society of Political Psychology. Rome, Italy.</w:t>
      </w:r>
    </w:p>
    <w:p w:rsidR="000D265C" w:rsidRPr="0024076F" w:rsidRDefault="0006752C" w:rsidP="00D2733B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i/>
          <w:iCs/>
          <w:sz w:val="24"/>
          <w:szCs w:val="24"/>
        </w:rPr>
      </w:pPr>
      <w:r w:rsidRPr="0024076F">
        <w:rPr>
          <w:rFonts w:ascii="Times New Roman" w:hAnsi="Times New Roman"/>
          <w:sz w:val="24"/>
          <w:szCs w:val="24"/>
          <w:shd w:val="clear" w:color="auto" w:fill="FFFFFF"/>
        </w:rPr>
        <w:t xml:space="preserve">Sturgis, Patrick, Caroline Roberts, and Nick Allum. </w:t>
      </w:r>
      <w:r w:rsidR="00530244" w:rsidRPr="0024076F">
        <w:rPr>
          <w:rFonts w:ascii="Times New Roman" w:hAnsi="Times New Roman"/>
          <w:sz w:val="24"/>
          <w:szCs w:val="24"/>
          <w:shd w:val="clear" w:color="auto" w:fill="FFFFFF"/>
        </w:rPr>
        <w:t>2005. “</w:t>
      </w:r>
      <w:r w:rsidRPr="0024076F">
        <w:rPr>
          <w:rFonts w:ascii="Times New Roman" w:hAnsi="Times New Roman"/>
          <w:sz w:val="24"/>
          <w:szCs w:val="24"/>
          <w:shd w:val="clear" w:color="auto" w:fill="FFFFFF"/>
        </w:rPr>
        <w:t>A Different Take on the Deliberative Poll Information, Delibe</w:t>
      </w:r>
      <w:r w:rsidR="00530244" w:rsidRPr="0024076F">
        <w:rPr>
          <w:rFonts w:ascii="Times New Roman" w:hAnsi="Times New Roman"/>
          <w:sz w:val="24"/>
          <w:szCs w:val="24"/>
          <w:shd w:val="clear" w:color="auto" w:fill="FFFFFF"/>
        </w:rPr>
        <w:t>ration, and Attitude Constraint.”</w:t>
      </w:r>
      <w:r w:rsidRPr="0024076F">
        <w:rPr>
          <w:rStyle w:val="apple-converted-space"/>
          <w:rFonts w:ascii="Times New Roman" w:hAnsi="Times New Roman"/>
          <w:sz w:val="24"/>
          <w:szCs w:val="24"/>
          <w:shd w:val="clear" w:color="auto" w:fill="FFFFFF"/>
        </w:rPr>
        <w:t> </w:t>
      </w:r>
      <w:r w:rsidRPr="0024076F">
        <w:rPr>
          <w:rFonts w:ascii="Times New Roman" w:hAnsi="Times New Roman"/>
          <w:i/>
          <w:iCs/>
          <w:sz w:val="24"/>
          <w:szCs w:val="24"/>
          <w:shd w:val="clear" w:color="auto" w:fill="FFFFFF"/>
        </w:rPr>
        <w:t>Public Opinion Quarterly</w:t>
      </w:r>
      <w:r w:rsidRPr="0024076F">
        <w:rPr>
          <w:rStyle w:val="apple-converted-space"/>
          <w:rFonts w:ascii="Times New Roman" w:hAnsi="Times New Roman"/>
          <w:sz w:val="24"/>
          <w:szCs w:val="24"/>
          <w:shd w:val="clear" w:color="auto" w:fill="FFFFFF"/>
        </w:rPr>
        <w:t> </w:t>
      </w:r>
      <w:r w:rsidR="00F71966" w:rsidRPr="0024076F">
        <w:rPr>
          <w:rFonts w:ascii="Times New Roman" w:hAnsi="Times New Roman"/>
          <w:sz w:val="24"/>
          <w:szCs w:val="24"/>
          <w:shd w:val="clear" w:color="auto" w:fill="FFFFFF"/>
        </w:rPr>
        <w:t>69(1)</w:t>
      </w:r>
      <w:r w:rsidRPr="0024076F">
        <w:rPr>
          <w:rFonts w:ascii="Times New Roman" w:hAnsi="Times New Roman"/>
          <w:sz w:val="24"/>
          <w:szCs w:val="24"/>
          <w:shd w:val="clear" w:color="auto" w:fill="FFFFFF"/>
        </w:rPr>
        <w:t>: 30-65.</w:t>
      </w:r>
    </w:p>
    <w:sectPr w:rsidR="000D265C" w:rsidRPr="002407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5340" w:rsidRDefault="00845340" w:rsidP="00F764FB">
      <w:pPr>
        <w:spacing w:after="0" w:line="240" w:lineRule="auto"/>
      </w:pPr>
      <w:r>
        <w:separator/>
      </w:r>
    </w:p>
  </w:endnote>
  <w:endnote w:type="continuationSeparator" w:id="0">
    <w:p w:rsidR="00845340" w:rsidRDefault="00845340" w:rsidP="00F76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5340" w:rsidRDefault="00845340" w:rsidP="00F764FB">
      <w:pPr>
        <w:spacing w:after="0" w:line="240" w:lineRule="auto"/>
      </w:pPr>
      <w:r>
        <w:separator/>
      </w:r>
    </w:p>
  </w:footnote>
  <w:footnote w:type="continuationSeparator" w:id="0">
    <w:p w:rsidR="00845340" w:rsidRDefault="00845340" w:rsidP="00F764FB">
      <w:pPr>
        <w:spacing w:after="0" w:line="240" w:lineRule="auto"/>
      </w:pPr>
      <w:r>
        <w:continuationSeparator/>
      </w:r>
    </w:p>
  </w:footnote>
  <w:footnote w:id="1">
    <w:p w:rsidR="00986CBB" w:rsidRPr="00E12A76" w:rsidRDefault="00986CBB" w:rsidP="00F764FB">
      <w:pPr>
        <w:pStyle w:val="a4"/>
        <w:rPr>
          <w:rFonts w:ascii="Times New Roman" w:hAnsi="Times New Roman"/>
          <w:sz w:val="22"/>
          <w:szCs w:val="22"/>
        </w:rPr>
      </w:pPr>
      <w:r w:rsidRPr="00E12A76">
        <w:rPr>
          <w:rStyle w:val="a5"/>
          <w:rFonts w:ascii="Times New Roman" w:hAnsi="Times New Roman"/>
          <w:sz w:val="22"/>
          <w:szCs w:val="22"/>
        </w:rPr>
        <w:footnoteRef/>
      </w:r>
      <w:r w:rsidRPr="00E12A76">
        <w:rPr>
          <w:rFonts w:ascii="Times New Roman" w:hAnsi="Times New Roman"/>
          <w:sz w:val="22"/>
          <w:szCs w:val="22"/>
        </w:rPr>
        <w:t xml:space="preserve"> http://cdd.stanford.edu/polls/bulgaria/2007/bulgaria-results.pdf</w:t>
      </w:r>
    </w:p>
  </w:footnote>
  <w:footnote w:id="2">
    <w:p w:rsidR="00986CBB" w:rsidRPr="00DA122D" w:rsidRDefault="00986CBB" w:rsidP="00F764FB">
      <w:pPr>
        <w:pStyle w:val="a4"/>
        <w:rPr>
          <w:rFonts w:ascii="Times New Roman" w:hAnsi="Times New Roman"/>
          <w:color w:val="FF0000"/>
          <w:sz w:val="22"/>
          <w:szCs w:val="22"/>
        </w:rPr>
      </w:pPr>
      <w:r w:rsidRPr="00E12A76">
        <w:rPr>
          <w:rStyle w:val="a5"/>
          <w:rFonts w:ascii="Times New Roman" w:hAnsi="Times New Roman"/>
          <w:sz w:val="22"/>
          <w:szCs w:val="22"/>
        </w:rPr>
        <w:footnoteRef/>
      </w:r>
      <w:r w:rsidRPr="00E12A76">
        <w:rPr>
          <w:rFonts w:ascii="Times New Roman" w:hAnsi="Times New Roman"/>
          <w:sz w:val="22"/>
          <w:szCs w:val="22"/>
        </w:rPr>
        <w:t xml:space="preserve"> </w:t>
      </w:r>
      <w:hyperlink r:id="rId1" w:history="1">
        <w:r w:rsidR="000F10FE" w:rsidRPr="00CD7D23">
          <w:rPr>
            <w:rStyle w:val="aa"/>
            <w:rFonts w:ascii="Times New Roman" w:hAnsi="Times New Roman"/>
            <w:sz w:val="22"/>
            <w:szCs w:val="22"/>
            <w:highlight w:val="yellow"/>
          </w:rPr>
          <w:t>http://www.pbs.org/newshour/btp/archive/transcript_20030112.html</w:t>
        </w:r>
      </w:hyperlink>
      <w:r w:rsidR="000F10FE">
        <w:rPr>
          <w:rFonts w:ascii="Times New Roman" w:hAnsi="Times New Roman"/>
          <w:sz w:val="22"/>
          <w:szCs w:val="22"/>
          <w:highlight w:val="yellow"/>
        </w:rPr>
        <w:t xml:space="preserve"> </w:t>
      </w:r>
      <w:r w:rsidR="00DA122D" w:rsidRPr="00DA122D">
        <w:rPr>
          <w:rFonts w:ascii="Times New Roman" w:hAnsi="Times New Roman"/>
          <w:color w:val="FF0000"/>
          <w:sz w:val="22"/>
          <w:szCs w:val="22"/>
          <w:highlight w:val="yellow"/>
        </w:rPr>
        <w:t>(Dead Link</w:t>
      </w:r>
      <w:r w:rsidR="00DA122D">
        <w:rPr>
          <w:rFonts w:ascii="Times New Roman" w:hAnsi="Times New Roman"/>
          <w:color w:val="FF0000"/>
          <w:sz w:val="22"/>
          <w:szCs w:val="22"/>
          <w:highlight w:val="yellow"/>
        </w:rPr>
        <w:t>: suggest replacement</w:t>
      </w:r>
      <w:r w:rsidR="00DA122D" w:rsidRPr="00DA122D">
        <w:rPr>
          <w:rFonts w:ascii="Times New Roman" w:hAnsi="Times New Roman"/>
          <w:color w:val="FF0000"/>
          <w:sz w:val="22"/>
          <w:szCs w:val="22"/>
          <w:highlight w:val="yellow"/>
        </w:rPr>
        <w:t>)</w:t>
      </w:r>
    </w:p>
  </w:footnote>
  <w:footnote w:id="3">
    <w:p w:rsidR="00986CBB" w:rsidRPr="00E12A76" w:rsidRDefault="00986CBB" w:rsidP="00F764FB">
      <w:pPr>
        <w:pStyle w:val="a4"/>
        <w:rPr>
          <w:rFonts w:ascii="Times New Roman" w:hAnsi="Times New Roman"/>
          <w:sz w:val="22"/>
          <w:szCs w:val="22"/>
        </w:rPr>
      </w:pPr>
      <w:r w:rsidRPr="00E12A76">
        <w:rPr>
          <w:rStyle w:val="a5"/>
          <w:rFonts w:ascii="Times New Roman" w:hAnsi="Times New Roman"/>
          <w:sz w:val="22"/>
          <w:szCs w:val="22"/>
        </w:rPr>
        <w:footnoteRef/>
      </w:r>
      <w:r w:rsidRPr="00E12A76">
        <w:rPr>
          <w:rFonts w:ascii="Times New Roman" w:hAnsi="Times New Roman"/>
          <w:sz w:val="22"/>
          <w:szCs w:val="22"/>
        </w:rPr>
        <w:t xml:space="preserve"> </w:t>
      </w:r>
      <w:hyperlink r:id="rId2" w:history="1">
        <w:r w:rsidR="007664D0" w:rsidRPr="00582274">
          <w:rPr>
            <w:rStyle w:val="aa"/>
            <w:rFonts w:ascii="Times New Roman" w:hAnsi="Times New Roman"/>
            <w:sz w:val="22"/>
            <w:szCs w:val="22"/>
            <w:highlight w:val="yellow"/>
          </w:rPr>
          <w:t>http://cdd.stanford.edu/polls/smc/2008/threshold2008-report.pdf</w:t>
        </w:r>
      </w:hyperlink>
      <w:r w:rsidR="007664D0" w:rsidRPr="00582274">
        <w:rPr>
          <w:rFonts w:ascii="Times New Roman" w:hAnsi="Times New Roman"/>
          <w:sz w:val="22"/>
          <w:szCs w:val="22"/>
          <w:highlight w:val="yellow"/>
        </w:rPr>
        <w:t xml:space="preserve"> </w:t>
      </w:r>
      <w:r w:rsidR="007664D0" w:rsidRPr="00582274">
        <w:rPr>
          <w:rFonts w:ascii="Times New Roman" w:hAnsi="Times New Roman"/>
          <w:color w:val="FF0000"/>
          <w:sz w:val="22"/>
          <w:szCs w:val="22"/>
          <w:highlight w:val="yellow"/>
        </w:rPr>
        <w:t>(D</w:t>
      </w:r>
      <w:r w:rsidR="007664D0" w:rsidRPr="00DA122D">
        <w:rPr>
          <w:rFonts w:ascii="Times New Roman" w:hAnsi="Times New Roman"/>
          <w:color w:val="FF0000"/>
          <w:sz w:val="22"/>
          <w:szCs w:val="22"/>
          <w:highlight w:val="yellow"/>
        </w:rPr>
        <w:t>ead Link</w:t>
      </w:r>
      <w:r w:rsidR="007664D0">
        <w:rPr>
          <w:rFonts w:ascii="Times New Roman" w:hAnsi="Times New Roman"/>
          <w:color w:val="FF0000"/>
          <w:sz w:val="22"/>
          <w:szCs w:val="22"/>
          <w:highlight w:val="yellow"/>
        </w:rPr>
        <w:t>: suggest replacement</w:t>
      </w:r>
      <w:r w:rsidR="007664D0" w:rsidRPr="00DA122D">
        <w:rPr>
          <w:rFonts w:ascii="Times New Roman" w:hAnsi="Times New Roman"/>
          <w:color w:val="FF0000"/>
          <w:sz w:val="22"/>
          <w:szCs w:val="22"/>
          <w:highlight w:val="yellow"/>
        </w:rPr>
        <w:t>)</w:t>
      </w:r>
    </w:p>
  </w:footnote>
  <w:footnote w:id="4">
    <w:p w:rsidR="00986CBB" w:rsidRPr="00DA122D" w:rsidRDefault="00986CBB" w:rsidP="00F764FB">
      <w:pPr>
        <w:pStyle w:val="a4"/>
        <w:rPr>
          <w:rFonts w:ascii="Times New Roman" w:hAnsi="Times New Roman"/>
          <w:color w:val="FF0000"/>
          <w:sz w:val="22"/>
          <w:szCs w:val="22"/>
        </w:rPr>
      </w:pPr>
      <w:r w:rsidRPr="00E12A76">
        <w:rPr>
          <w:rStyle w:val="a5"/>
          <w:rFonts w:ascii="Times New Roman" w:hAnsi="Times New Roman"/>
          <w:sz w:val="22"/>
          <w:szCs w:val="22"/>
        </w:rPr>
        <w:footnoteRef/>
      </w:r>
      <w:r w:rsidRPr="00E12A76">
        <w:rPr>
          <w:rFonts w:ascii="Times New Roman" w:hAnsi="Times New Roman"/>
          <w:sz w:val="22"/>
          <w:szCs w:val="22"/>
        </w:rPr>
        <w:t xml:space="preserve"> </w:t>
      </w:r>
      <w:hyperlink r:id="rId3" w:history="1">
        <w:r w:rsidR="00A26C3A" w:rsidRPr="00CD7D23">
          <w:rPr>
            <w:rStyle w:val="aa"/>
            <w:rFonts w:ascii="Times New Roman" w:hAnsi="Times New Roman"/>
            <w:sz w:val="22"/>
            <w:szCs w:val="22"/>
            <w:highlight w:val="yellow"/>
          </w:rPr>
          <w:t>http://www.pbs.org/newshour/btp/articles/events_dop.html</w:t>
        </w:r>
      </w:hyperlink>
      <w:r w:rsidR="00A26C3A">
        <w:rPr>
          <w:rFonts w:ascii="Times New Roman" w:hAnsi="Times New Roman"/>
          <w:sz w:val="22"/>
          <w:szCs w:val="22"/>
        </w:rPr>
        <w:t xml:space="preserve"> </w:t>
      </w:r>
      <w:r w:rsidR="00A26C3A" w:rsidRPr="00DA122D">
        <w:rPr>
          <w:rFonts w:ascii="Times New Roman" w:hAnsi="Times New Roman"/>
          <w:color w:val="FF0000"/>
          <w:sz w:val="22"/>
          <w:szCs w:val="22"/>
          <w:highlight w:val="yellow"/>
        </w:rPr>
        <w:t>(</w:t>
      </w:r>
      <w:r w:rsidR="000E3979" w:rsidRPr="00DA122D">
        <w:rPr>
          <w:rFonts w:ascii="Times New Roman" w:hAnsi="Times New Roman"/>
          <w:color w:val="FF0000"/>
          <w:sz w:val="22"/>
          <w:szCs w:val="22"/>
          <w:highlight w:val="yellow"/>
        </w:rPr>
        <w:t>Dead Link</w:t>
      </w:r>
      <w:r w:rsidR="000E3979">
        <w:rPr>
          <w:rFonts w:ascii="Times New Roman" w:hAnsi="Times New Roman"/>
          <w:color w:val="FF0000"/>
          <w:sz w:val="22"/>
          <w:szCs w:val="22"/>
          <w:highlight w:val="yellow"/>
        </w:rPr>
        <w:t>: suggest replacement</w:t>
      </w:r>
      <w:r w:rsidR="00A26C3A" w:rsidRPr="00DA122D">
        <w:rPr>
          <w:rFonts w:ascii="Times New Roman" w:hAnsi="Times New Roman"/>
          <w:color w:val="FF0000"/>
          <w:sz w:val="22"/>
          <w:szCs w:val="22"/>
          <w:highlight w:val="yellow"/>
        </w:rPr>
        <w:t>)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632B95"/>
    <w:multiLevelType w:val="hybridMultilevel"/>
    <w:tmpl w:val="B9BAAA6C"/>
    <w:lvl w:ilvl="0" w:tplc="6D48C5EE">
      <w:start w:val="21"/>
      <w:numFmt w:val="bullet"/>
      <w:lvlText w:val="–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DB8"/>
    <w:rsid w:val="00011F79"/>
    <w:rsid w:val="0006752C"/>
    <w:rsid w:val="000944B0"/>
    <w:rsid w:val="000B35B2"/>
    <w:rsid w:val="000B6AB8"/>
    <w:rsid w:val="000C3456"/>
    <w:rsid w:val="000D265C"/>
    <w:rsid w:val="000E3979"/>
    <w:rsid w:val="000F10FE"/>
    <w:rsid w:val="00111C2E"/>
    <w:rsid w:val="00142FAD"/>
    <w:rsid w:val="00153655"/>
    <w:rsid w:val="001B0533"/>
    <w:rsid w:val="001C5936"/>
    <w:rsid w:val="001D785F"/>
    <w:rsid w:val="001F65F5"/>
    <w:rsid w:val="00200CA9"/>
    <w:rsid w:val="0024076F"/>
    <w:rsid w:val="002574D6"/>
    <w:rsid w:val="002723A1"/>
    <w:rsid w:val="002871CC"/>
    <w:rsid w:val="002947F9"/>
    <w:rsid w:val="002B6DB8"/>
    <w:rsid w:val="002C44EF"/>
    <w:rsid w:val="002D6D31"/>
    <w:rsid w:val="00326090"/>
    <w:rsid w:val="00335CEC"/>
    <w:rsid w:val="003460FD"/>
    <w:rsid w:val="00352CE9"/>
    <w:rsid w:val="00355092"/>
    <w:rsid w:val="0037409F"/>
    <w:rsid w:val="003768C9"/>
    <w:rsid w:val="003778DE"/>
    <w:rsid w:val="00383AB7"/>
    <w:rsid w:val="003A05FA"/>
    <w:rsid w:val="003A3703"/>
    <w:rsid w:val="003F1AFF"/>
    <w:rsid w:val="00403E40"/>
    <w:rsid w:val="00411B71"/>
    <w:rsid w:val="00414FE4"/>
    <w:rsid w:val="00451F4D"/>
    <w:rsid w:val="004702AF"/>
    <w:rsid w:val="00490485"/>
    <w:rsid w:val="004B2F96"/>
    <w:rsid w:val="004E3134"/>
    <w:rsid w:val="004E3B80"/>
    <w:rsid w:val="004F0060"/>
    <w:rsid w:val="0051629A"/>
    <w:rsid w:val="0051759A"/>
    <w:rsid w:val="00530244"/>
    <w:rsid w:val="005464CC"/>
    <w:rsid w:val="00582274"/>
    <w:rsid w:val="00591267"/>
    <w:rsid w:val="005C7227"/>
    <w:rsid w:val="00607AA6"/>
    <w:rsid w:val="00635F77"/>
    <w:rsid w:val="00637007"/>
    <w:rsid w:val="00672E5B"/>
    <w:rsid w:val="0068235B"/>
    <w:rsid w:val="006C40B4"/>
    <w:rsid w:val="00707194"/>
    <w:rsid w:val="00710314"/>
    <w:rsid w:val="0075072D"/>
    <w:rsid w:val="007664D0"/>
    <w:rsid w:val="00776655"/>
    <w:rsid w:val="007B1268"/>
    <w:rsid w:val="008035F1"/>
    <w:rsid w:val="00807048"/>
    <w:rsid w:val="0081012B"/>
    <w:rsid w:val="00836C35"/>
    <w:rsid w:val="00845340"/>
    <w:rsid w:val="00874354"/>
    <w:rsid w:val="008854B9"/>
    <w:rsid w:val="00887B96"/>
    <w:rsid w:val="008D43E4"/>
    <w:rsid w:val="008F3189"/>
    <w:rsid w:val="008F73F1"/>
    <w:rsid w:val="00902873"/>
    <w:rsid w:val="00916546"/>
    <w:rsid w:val="00960D4D"/>
    <w:rsid w:val="00971690"/>
    <w:rsid w:val="00986CBB"/>
    <w:rsid w:val="009943A2"/>
    <w:rsid w:val="009A529D"/>
    <w:rsid w:val="009C1156"/>
    <w:rsid w:val="009D5E0A"/>
    <w:rsid w:val="009F300F"/>
    <w:rsid w:val="00A12F53"/>
    <w:rsid w:val="00A17043"/>
    <w:rsid w:val="00A26C3A"/>
    <w:rsid w:val="00A34969"/>
    <w:rsid w:val="00A358FF"/>
    <w:rsid w:val="00A41EBF"/>
    <w:rsid w:val="00A4352E"/>
    <w:rsid w:val="00A62305"/>
    <w:rsid w:val="00A63022"/>
    <w:rsid w:val="00A72FEB"/>
    <w:rsid w:val="00A86DCC"/>
    <w:rsid w:val="00A90B69"/>
    <w:rsid w:val="00AC393D"/>
    <w:rsid w:val="00AC466C"/>
    <w:rsid w:val="00B55C3E"/>
    <w:rsid w:val="00B74BBC"/>
    <w:rsid w:val="00B942CA"/>
    <w:rsid w:val="00BB2840"/>
    <w:rsid w:val="00BB42EB"/>
    <w:rsid w:val="00BE6E70"/>
    <w:rsid w:val="00C17F8B"/>
    <w:rsid w:val="00C32FEB"/>
    <w:rsid w:val="00C369B3"/>
    <w:rsid w:val="00C40B02"/>
    <w:rsid w:val="00C463DA"/>
    <w:rsid w:val="00C854DA"/>
    <w:rsid w:val="00C86B68"/>
    <w:rsid w:val="00CB17DE"/>
    <w:rsid w:val="00CC18D8"/>
    <w:rsid w:val="00CE57A6"/>
    <w:rsid w:val="00D2733B"/>
    <w:rsid w:val="00D36DC8"/>
    <w:rsid w:val="00D414CD"/>
    <w:rsid w:val="00D644F3"/>
    <w:rsid w:val="00D65ED3"/>
    <w:rsid w:val="00D96FF7"/>
    <w:rsid w:val="00DA122D"/>
    <w:rsid w:val="00DB29D2"/>
    <w:rsid w:val="00DE5267"/>
    <w:rsid w:val="00DE7D83"/>
    <w:rsid w:val="00E23C37"/>
    <w:rsid w:val="00E27E42"/>
    <w:rsid w:val="00E55F0F"/>
    <w:rsid w:val="00E7273E"/>
    <w:rsid w:val="00E83D2F"/>
    <w:rsid w:val="00EA0040"/>
    <w:rsid w:val="00EA0340"/>
    <w:rsid w:val="00EA16C8"/>
    <w:rsid w:val="00EA5A08"/>
    <w:rsid w:val="00EB0F7F"/>
    <w:rsid w:val="00EE01A1"/>
    <w:rsid w:val="00EE4F0D"/>
    <w:rsid w:val="00F12EE1"/>
    <w:rsid w:val="00F57CF2"/>
    <w:rsid w:val="00F71966"/>
    <w:rsid w:val="00F764FB"/>
    <w:rsid w:val="00F84E4F"/>
    <w:rsid w:val="00F931B2"/>
    <w:rsid w:val="00FE335A"/>
    <w:rsid w:val="00FE3F56"/>
    <w:rsid w:val="00FF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17A15B7-97CD-4488-BF1D-17D735879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64FB"/>
    <w:rPr>
      <w:rFonts w:ascii="Calibri" w:eastAsia="Calibri" w:hAnsi="Calibri" w:cs="Times New Roman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764FB"/>
    <w:pPr>
      <w:autoSpaceDE w:val="0"/>
      <w:autoSpaceDN w:val="0"/>
      <w:adjustRightInd w:val="0"/>
      <w:spacing w:after="0" w:line="240" w:lineRule="auto"/>
    </w:pPr>
    <w:rPr>
      <w:rFonts w:eastAsia="Calibri" w:cs="Times New Roman"/>
      <w:color w:val="000000"/>
      <w:szCs w:val="24"/>
    </w:rPr>
  </w:style>
  <w:style w:type="paragraph" w:styleId="a3">
    <w:name w:val="No Spacing"/>
    <w:uiPriority w:val="1"/>
    <w:qFormat/>
    <w:rsid w:val="00F764FB"/>
    <w:pPr>
      <w:spacing w:after="0" w:line="240" w:lineRule="auto"/>
    </w:pPr>
    <w:rPr>
      <w:rFonts w:ascii="Calibri" w:eastAsia="Calibri" w:hAnsi="Calibri" w:cs="Times New Roman"/>
      <w:sz w:val="22"/>
    </w:rPr>
  </w:style>
  <w:style w:type="paragraph" w:styleId="a4">
    <w:name w:val="footnote text"/>
    <w:basedOn w:val="a"/>
    <w:link w:val="Char"/>
    <w:uiPriority w:val="99"/>
    <w:semiHidden/>
    <w:unhideWhenUsed/>
    <w:rsid w:val="00F764FB"/>
    <w:rPr>
      <w:sz w:val="20"/>
      <w:szCs w:val="20"/>
    </w:rPr>
  </w:style>
  <w:style w:type="character" w:customStyle="1" w:styleId="Char">
    <w:name w:val="각주 텍스트 Char"/>
    <w:basedOn w:val="a0"/>
    <w:link w:val="a4"/>
    <w:uiPriority w:val="99"/>
    <w:semiHidden/>
    <w:rsid w:val="00F764FB"/>
    <w:rPr>
      <w:rFonts w:ascii="Calibri" w:eastAsia="Calibri" w:hAnsi="Calibri" w:cs="Times New Roman"/>
      <w:sz w:val="20"/>
      <w:szCs w:val="20"/>
    </w:rPr>
  </w:style>
  <w:style w:type="character" w:styleId="a5">
    <w:name w:val="footnote reference"/>
    <w:uiPriority w:val="99"/>
    <w:semiHidden/>
    <w:unhideWhenUsed/>
    <w:rsid w:val="00F764FB"/>
    <w:rPr>
      <w:vertAlign w:val="superscript"/>
    </w:rPr>
  </w:style>
  <w:style w:type="character" w:styleId="a6">
    <w:name w:val="annotation reference"/>
    <w:basedOn w:val="a0"/>
    <w:uiPriority w:val="99"/>
    <w:semiHidden/>
    <w:unhideWhenUsed/>
    <w:rsid w:val="003A05FA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A05FA"/>
    <w:pPr>
      <w:spacing w:line="240" w:lineRule="auto"/>
    </w:pPr>
    <w:rPr>
      <w:sz w:val="20"/>
      <w:szCs w:val="20"/>
    </w:rPr>
  </w:style>
  <w:style w:type="character" w:customStyle="1" w:styleId="Char0">
    <w:name w:val="메모 텍스트 Char"/>
    <w:basedOn w:val="a0"/>
    <w:link w:val="a7"/>
    <w:uiPriority w:val="99"/>
    <w:semiHidden/>
    <w:rsid w:val="003A05FA"/>
    <w:rPr>
      <w:rFonts w:ascii="Calibri" w:eastAsia="Calibri" w:hAnsi="Calibri" w:cs="Times New Roman"/>
      <w:sz w:val="20"/>
      <w:szCs w:val="20"/>
    </w:rPr>
  </w:style>
  <w:style w:type="paragraph" w:styleId="a8">
    <w:name w:val="annotation subject"/>
    <w:basedOn w:val="a7"/>
    <w:next w:val="a7"/>
    <w:link w:val="Char1"/>
    <w:uiPriority w:val="99"/>
    <w:semiHidden/>
    <w:unhideWhenUsed/>
    <w:rsid w:val="003A05FA"/>
    <w:rPr>
      <w:b/>
      <w:bCs/>
    </w:rPr>
  </w:style>
  <w:style w:type="character" w:customStyle="1" w:styleId="Char1">
    <w:name w:val="메모 주제 Char"/>
    <w:basedOn w:val="Char0"/>
    <w:link w:val="a8"/>
    <w:uiPriority w:val="99"/>
    <w:semiHidden/>
    <w:rsid w:val="003A05FA"/>
    <w:rPr>
      <w:rFonts w:ascii="Calibri" w:eastAsia="Calibri" w:hAnsi="Calibri" w:cs="Times New Roman"/>
      <w:b/>
      <w:bCs/>
      <w:sz w:val="20"/>
      <w:szCs w:val="20"/>
    </w:rPr>
  </w:style>
  <w:style w:type="paragraph" w:styleId="a9">
    <w:name w:val="Balloon Text"/>
    <w:basedOn w:val="a"/>
    <w:link w:val="Char2"/>
    <w:uiPriority w:val="99"/>
    <w:semiHidden/>
    <w:unhideWhenUsed/>
    <w:rsid w:val="003A05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2">
    <w:name w:val="풍선 도움말 텍스트 Char"/>
    <w:basedOn w:val="a0"/>
    <w:link w:val="a9"/>
    <w:uiPriority w:val="99"/>
    <w:semiHidden/>
    <w:rsid w:val="003A05FA"/>
    <w:rPr>
      <w:rFonts w:ascii="Tahoma" w:eastAsia="Calibri" w:hAnsi="Tahoma" w:cs="Tahoma"/>
      <w:sz w:val="16"/>
      <w:szCs w:val="16"/>
    </w:rPr>
  </w:style>
  <w:style w:type="character" w:styleId="aa">
    <w:name w:val="Hyperlink"/>
    <w:basedOn w:val="a0"/>
    <w:uiPriority w:val="99"/>
    <w:unhideWhenUsed/>
    <w:rsid w:val="00A26C3A"/>
    <w:rPr>
      <w:color w:val="0000FF" w:themeColor="hyperlink"/>
      <w:u w:val="single"/>
    </w:rPr>
  </w:style>
  <w:style w:type="paragraph" w:styleId="ab">
    <w:name w:val="endnote text"/>
    <w:basedOn w:val="a"/>
    <w:link w:val="Char3"/>
    <w:uiPriority w:val="99"/>
    <w:unhideWhenUsed/>
    <w:rsid w:val="00AC393D"/>
    <w:rPr>
      <w:sz w:val="20"/>
      <w:szCs w:val="20"/>
    </w:rPr>
  </w:style>
  <w:style w:type="character" w:customStyle="1" w:styleId="Char3">
    <w:name w:val="미주 텍스트 Char"/>
    <w:basedOn w:val="a0"/>
    <w:link w:val="ab"/>
    <w:uiPriority w:val="99"/>
    <w:rsid w:val="00AC393D"/>
    <w:rPr>
      <w:rFonts w:ascii="Calibri" w:eastAsia="Calibri" w:hAnsi="Calibri" w:cs="Times New Roman"/>
      <w:sz w:val="20"/>
      <w:szCs w:val="20"/>
    </w:rPr>
  </w:style>
  <w:style w:type="character" w:customStyle="1" w:styleId="apple-converted-space">
    <w:name w:val="apple-converted-space"/>
    <w:basedOn w:val="a0"/>
    <w:rsid w:val="00971690"/>
  </w:style>
  <w:style w:type="paragraph" w:styleId="ac">
    <w:name w:val="header"/>
    <w:basedOn w:val="a"/>
    <w:link w:val="Char4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c"/>
    <w:uiPriority w:val="99"/>
    <w:rsid w:val="00C86B68"/>
    <w:rPr>
      <w:rFonts w:ascii="Calibri" w:eastAsia="Calibri" w:hAnsi="Calibri" w:cs="Times New Roman"/>
      <w:sz w:val="22"/>
    </w:rPr>
  </w:style>
  <w:style w:type="paragraph" w:styleId="ad">
    <w:name w:val="footer"/>
    <w:basedOn w:val="a"/>
    <w:link w:val="Char5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d"/>
    <w:uiPriority w:val="99"/>
    <w:rsid w:val="00C86B68"/>
    <w:rPr>
      <w:rFonts w:ascii="Calibri" w:eastAsia="Calibri" w:hAnsi="Calibri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88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://www.pbs.org/newshour/btp/articles/events_dop.html" TargetMode="External"/><Relationship Id="rId2" Type="http://schemas.openxmlformats.org/officeDocument/2006/relationships/hyperlink" Target="http://cdd.stanford.edu/polls/smc/2008/threshold2008-report.pdf" TargetMode="External"/><Relationship Id="rId1" Type="http://schemas.openxmlformats.org/officeDocument/2006/relationships/hyperlink" Target="http://www.pbs.org/newshour/btp/archive/transcript_2003011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801</Words>
  <Characters>4569</Characters>
  <Application>Microsoft Office Word</Application>
  <DocSecurity>0</DocSecurity>
  <Lines>38</Lines>
  <Paragraphs>10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sood</dc:creator>
  <cp:lastModifiedBy>Hyeri Shin</cp:lastModifiedBy>
  <cp:revision>96</cp:revision>
  <dcterms:created xsi:type="dcterms:W3CDTF">2014-05-18T02:08:00Z</dcterms:created>
  <dcterms:modified xsi:type="dcterms:W3CDTF">2014-11-08T11:49:00Z</dcterms:modified>
</cp:coreProperties>
</file>