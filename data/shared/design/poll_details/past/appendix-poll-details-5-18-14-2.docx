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X</w:t>
      </w:r>
    </w:p>
    <w:p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189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33"/>
        <w:gridCol w:w="694"/>
        <w:gridCol w:w="576"/>
        <w:gridCol w:w="1311"/>
        <w:gridCol w:w="1127"/>
        <w:gridCol w:w="1516"/>
        <w:gridCol w:w="2427"/>
        <w:gridCol w:w="1905"/>
      </w:tblGrid>
      <w:tr w:rsidR="00F764FB" w:rsidRPr="00523AB7" w:rsidTr="00EF6BD6">
        <w:trPr>
          <w:jc w:val="center"/>
        </w:trPr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8E709A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94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:rsidR="00F764FB" w:rsidRPr="003A05FA" w:rsidRDefault="004B2F96" w:rsidP="00EF6BD6">
            <w:pPr>
              <w:pStyle w:val="NoSpacing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  <w:bookmarkStart w:id="0" w:name="_GoBack"/>
            <w:bookmarkEnd w:id="0"/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European Union</w:t>
            </w:r>
          </w:p>
        </w:tc>
        <w:tc>
          <w:tcPr>
            <w:tcW w:w="1905" w:type="dxa"/>
            <w:tcBorders>
              <w:top w:val="single" w:sz="4" w:space="0" w:color="auto"/>
            </w:tcBorders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Health Service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3A05FA" w:rsidRDefault="003A05FA" w:rsidP="00EF6BD6">
            <w:pPr>
              <w:pStyle w:val="NoSpacing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Monarchy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Electoral Choice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:rsidR="00F764FB" w:rsidRPr="00E52CB2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Referendum on becoming a Republic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:rsidR="00F764FB" w:rsidRPr="00523AB7" w:rsidRDefault="001D785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  <w:tc>
          <w:tcPr>
            <w:tcW w:w="1905" w:type="dxa"/>
            <w:vAlign w:val="bottom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:rsidR="00F764FB" w:rsidRPr="00523AB7" w:rsidRDefault="003A370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EE66AF">
              <w:rPr>
                <w:rFonts w:ascii="Times New Roman" w:hAnsi="Times New Roman"/>
                <w:sz w:val="20"/>
                <w:szCs w:val="20"/>
              </w:rPr>
              <w:t>ension systems, role in the world, economic impact of globalization, and enlargement</w:t>
            </w:r>
          </w:p>
        </w:tc>
        <w:tc>
          <w:tcPr>
            <w:tcW w:w="1905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:rsidR="00F764FB" w:rsidRPr="00523AB7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:rsidR="00F764FB" w:rsidRPr="00523AB7" w:rsidRDefault="002C44EF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694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707194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:rsidR="00986CBB" w:rsidRDefault="00B942CA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  <w:ins w:id="1" w:author="Fishkin, James" w:date="2014-05-17T19:04:00Z"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 xml:space="preserve"> (the paper with Dennis </w:t>
              </w:r>
              <w:proofErr w:type="spellStart"/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>plaine</w:t>
              </w:r>
              <w:proofErr w:type="spellEnd"/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 xml:space="preserve"> has the first three in it. </w:t>
              </w:r>
            </w:ins>
            <w:ins w:id="2" w:author="Fishkin, James" w:date="2014-05-17T19:05:00Z"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>Otherwise</w:t>
              </w:r>
            </w:ins>
            <w:ins w:id="3" w:author="Fishkin, James" w:date="2014-05-17T19:04:00Z"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 xml:space="preserve"> </w:t>
              </w:r>
            </w:ins>
            <w:ins w:id="4" w:author="Fishkin, James" w:date="2014-05-17T19:05:00Z">
              <w:r w:rsidR="00EE4F0D">
                <w:rPr>
                  <w:rFonts w:ascii="Times New Roman" w:hAnsi="Times New Roman"/>
                  <w:color w:val="FF0000"/>
                  <w:sz w:val="20"/>
                  <w:szCs w:val="20"/>
                </w:rPr>
                <w:t>there are no papers on the energy choices. Rui Wang is writing one as a chapter in her thesis)</w:t>
              </w:r>
            </w:ins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694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A1704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:rsidR="00986CBB" w:rsidRDefault="00B942CA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:rsidR="00986CBB" w:rsidRPr="00523AB7" w:rsidRDefault="00D644F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:rsidR="00986CBB" w:rsidRPr="003D7C0B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7C0B">
              <w:rPr>
                <w:rFonts w:ascii="Times New Roman" w:hAnsi="Times New Roman"/>
                <w:sz w:val="20"/>
                <w:szCs w:val="20"/>
              </w:rPr>
              <w:t>Roma: Housing, Crime and Education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ins w:id="5" w:author="Fishkin, James" w:date="2014-05-17T19:05:00Z">
              <w:r w:rsidR="00EE4F0D">
                <w:rPr>
                  <w:rFonts w:ascii="Times New Roman" w:hAnsi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:rsidR="00986CBB" w:rsidRPr="00523AB7" w:rsidRDefault="00A72FE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Service, Sharing of Property Taxes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:rsidTr="00EF6BD6">
        <w:trPr>
          <w:jc w:val="center"/>
        </w:trPr>
        <w:tc>
          <w:tcPr>
            <w:tcW w:w="1633" w:type="dxa"/>
            <w:vAlign w:val="bottom"/>
          </w:tcPr>
          <w:p w:rsidR="00887B96" w:rsidRPr="00523AB7" w:rsidRDefault="00887B96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694" w:type="dxa"/>
            <w:vAlign w:val="bottom"/>
          </w:tcPr>
          <w:p w:rsidR="00887B96" w:rsidRDefault="00D414CD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887B96" w:rsidRPr="00523AB7" w:rsidRDefault="008F3189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:rsidR="00887B96" w:rsidRDefault="00411B71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887B96" w:rsidRDefault="002871CC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887B96" w:rsidRPr="000C3456" w:rsidRDefault="00A62305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:rsidR="00887B96" w:rsidRDefault="00AC466C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83D2F">
              <w:rPr>
                <w:rFonts w:ascii="Times New Roman" w:hAnsi="Times New Roman"/>
                <w:sz w:val="20"/>
                <w:szCs w:val="20"/>
              </w:rPr>
              <w:t>Foreign and Economic Policy</w:t>
            </w:r>
          </w:p>
        </w:tc>
        <w:tc>
          <w:tcPr>
            <w:tcW w:w="1905" w:type="dxa"/>
            <w:vAlign w:val="bottom"/>
          </w:tcPr>
          <w:p w:rsidR="00887B96" w:rsidRDefault="00672E5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:rsidR="00986CBB" w:rsidRPr="00523AB7" w:rsidRDefault="002947F9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America’s Role in the world (Foreign Policy)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26C3A">
              <w:rPr>
                <w:rFonts w:ascii="Times New Roman" w:hAnsi="Times New Roman"/>
                <w:sz w:val="20"/>
                <w:szCs w:val="20"/>
                <w:highlight w:val="yellow"/>
              </w:rPr>
              <w:t>PBS</w:t>
            </w:r>
            <w:r w:rsidRPr="00A26C3A">
              <w:rPr>
                <w:rStyle w:val="FootnoteReference"/>
                <w:rFonts w:ascii="Times New Roman" w:hAnsi="Times New Roman"/>
                <w:sz w:val="20"/>
                <w:szCs w:val="20"/>
                <w:highlight w:val="yellow"/>
              </w:rPr>
              <w:footnoteReference w:id="2"/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:rsidR="00986CBB" w:rsidRPr="00E25FD8" w:rsidRDefault="00986CBB" w:rsidP="00F764F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Same  –</w:t>
            </w:r>
            <w:r w:rsidRPr="00E25FD8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Elections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C393D">
              <w:rPr>
                <w:rFonts w:ascii="Times New Roman" w:hAnsi="Times New Roman"/>
                <w:sz w:val="20"/>
                <w:szCs w:val="20"/>
                <w:highlight w:val="yellow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Primaries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694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:rsidR="00986CBB" w:rsidRPr="00510D7C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</w:t>
            </w:r>
          </w:p>
        </w:tc>
        <w:tc>
          <w:tcPr>
            <w:tcW w:w="1905" w:type="dxa"/>
            <w:tcBorders>
              <w:bottom w:val="nil"/>
            </w:tcBorders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</w:p>
        </w:tc>
      </w:tr>
      <w:tr w:rsidR="00986CBB" w:rsidRPr="00523AB7" w:rsidTr="00637007">
        <w:trPr>
          <w:jc w:val="center"/>
        </w:trPr>
        <w:tc>
          <w:tcPr>
            <w:tcW w:w="1633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694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Education and Healthcare</w:t>
            </w:r>
          </w:p>
        </w:tc>
        <w:tc>
          <w:tcPr>
            <w:tcW w:w="1905" w:type="dxa"/>
            <w:tcBorders>
              <w:top w:val="nil"/>
              <w:bottom w:val="nil"/>
            </w:tcBorders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A26C3A">
              <w:rPr>
                <w:rFonts w:ascii="Times New Roman" w:hAnsi="Times New Roman"/>
                <w:sz w:val="20"/>
                <w:szCs w:val="20"/>
                <w:highlight w:val="yellow"/>
              </w:rPr>
              <w:t>PBS</w:t>
            </w:r>
            <w:r w:rsidRPr="00A26C3A">
              <w:rPr>
                <w:rStyle w:val="FootnoteReference"/>
                <w:rFonts w:ascii="Times New Roman" w:hAnsi="Times New Roman"/>
                <w:sz w:val="20"/>
                <w:szCs w:val="20"/>
                <w:highlight w:val="yellow"/>
              </w:rPr>
              <w:footnoteReference w:id="4"/>
            </w:r>
          </w:p>
        </w:tc>
      </w:tr>
      <w:tr w:rsidR="00637007" w:rsidRPr="00523AB7" w:rsidTr="001B0533">
        <w:trPr>
          <w:jc w:val="center"/>
        </w:trPr>
        <w:tc>
          <w:tcPr>
            <w:tcW w:w="1633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</w:p>
        </w:tc>
        <w:tc>
          <w:tcPr>
            <w:tcW w:w="694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F67FD0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Choice of Local Infrastructure Project 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637007" w:rsidRPr="00523AB7" w:rsidTr="009F300F">
        <w:trPr>
          <w:jc w:val="center"/>
        </w:trPr>
        <w:tc>
          <w:tcPr>
            <w:tcW w:w="1633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center"/>
          </w:tcPr>
          <w:p w:rsidR="00637007" w:rsidRPr="00F67FD0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Adoption of Euro 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:rsidR="0063700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:rsidTr="009F300F">
        <w:trPr>
          <w:jc w:val="center"/>
        </w:trPr>
        <w:tc>
          <w:tcPr>
            <w:tcW w:w="1633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694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  <w:vAlign w:val="center"/>
          </w:tcPr>
          <w:p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center"/>
          </w:tcPr>
          <w:p w:rsidR="00637007" w:rsidRPr="00F67FD0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Doshusei</w:t>
            </w:r>
          </w:p>
        </w:tc>
        <w:tc>
          <w:tcPr>
            <w:tcW w:w="1905" w:type="dxa"/>
            <w:vAlign w:val="center"/>
          </w:tcPr>
          <w:p w:rsidR="00637007" w:rsidRPr="00AC393D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AC393D">
              <w:rPr>
                <w:rFonts w:ascii="Times New Roman" w:hAnsi="Times New Roman"/>
                <w:sz w:val="20"/>
                <w:szCs w:val="20"/>
                <w:highlight w:val="yellow"/>
              </w:rPr>
              <w:t>CDD</w:t>
            </w:r>
          </w:p>
        </w:tc>
      </w:tr>
      <w:tr w:rsidR="00637007" w:rsidRPr="00523AB7" w:rsidTr="009F300F">
        <w:trPr>
          <w:jc w:val="center"/>
        </w:trPr>
        <w:tc>
          <w:tcPr>
            <w:tcW w:w="1633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Porto Alegre</w:t>
            </w:r>
          </w:p>
        </w:tc>
        <w:tc>
          <w:tcPr>
            <w:tcW w:w="694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  <w:vAlign w:val="center"/>
          </w:tcPr>
          <w:p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center"/>
          </w:tcPr>
          <w:p w:rsidR="00637007" w:rsidRPr="00F67FD0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center"/>
          </w:tcPr>
          <w:p w:rsidR="00637007" w:rsidRPr="00523AB7" w:rsidRDefault="009943A2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Career Reform of Civil </w:t>
            </w:r>
            <w:r>
              <w:rPr>
                <w:rFonts w:ascii="Times New Roman" w:hAnsi="Times New Roman"/>
                <w:sz w:val="20"/>
                <w:szCs w:val="20"/>
              </w:rPr>
              <w:lastRenderedPageBreak/>
              <w:t>S</w:t>
            </w:r>
            <w:r w:rsidR="00EE4F0D">
              <w:rPr>
                <w:rFonts w:ascii="Times New Roman" w:hAnsi="Times New Roman"/>
                <w:sz w:val="20"/>
                <w:szCs w:val="20"/>
              </w:rPr>
              <w:t>ervice</w:t>
            </w:r>
          </w:p>
        </w:tc>
        <w:tc>
          <w:tcPr>
            <w:tcW w:w="1905" w:type="dxa"/>
            <w:vAlign w:val="center"/>
          </w:tcPr>
          <w:p w:rsidR="00637007" w:rsidRDefault="00637007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637007" w:rsidRPr="00523AB7" w:rsidTr="009F300F">
        <w:trPr>
          <w:jc w:val="center"/>
        </w:trPr>
        <w:tc>
          <w:tcPr>
            <w:tcW w:w="1633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N. Ireland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:rsidR="00637007" w:rsidRPr="00523AB7" w:rsidRDefault="00335CEC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center"/>
          </w:tcPr>
          <w:p w:rsidR="00637007" w:rsidRPr="00F67FD0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</w:tcPr>
          <w:p w:rsidR="00637007" w:rsidRPr="00523AB7" w:rsidRDefault="00637007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Local Education (Omagh)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center"/>
          </w:tcPr>
          <w:p w:rsidR="00637007" w:rsidRDefault="00414FE4" w:rsidP="009F300F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2013</w:t>
            </w:r>
          </w:p>
        </w:tc>
      </w:tr>
    </w:tbl>
    <w:p w:rsidR="00F764FB" w:rsidRDefault="00F764FB" w:rsidP="00F764FB">
      <w:pPr>
        <w:pStyle w:val="Default"/>
      </w:pPr>
      <w:r>
        <w:t xml:space="preserve">  </w:t>
      </w:r>
    </w:p>
    <w:p w:rsidR="00AC393D" w:rsidRDefault="00AC393D">
      <w:r>
        <w:br w:type="page"/>
      </w:r>
    </w:p>
    <w:p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</w:t>
      </w:r>
      <w:proofErr w:type="gramEnd"/>
      <w:r>
        <w:rPr>
          <w:rFonts w:ascii="Times New Roman" w:hAnsi="Times New Roman"/>
          <w:sz w:val="24"/>
          <w:szCs w:val="24"/>
        </w:rPr>
        <w:t xml:space="preserve">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E23C37">
        <w:rPr>
          <w:rFonts w:ascii="Times New Roman" w:hAnsi="Times New Roman"/>
          <w:sz w:val="24"/>
          <w:szCs w:val="24"/>
        </w:rPr>
        <w:t>Working Paper.</w:t>
      </w:r>
      <w:proofErr w:type="gramEnd"/>
      <w:r w:rsidR="008854B9">
        <w:rPr>
          <w:rFonts w:ascii="Times New Roman" w:hAnsi="Times New Roman"/>
          <w:sz w:val="24"/>
          <w:szCs w:val="24"/>
        </w:rPr>
        <w:t xml:space="preserve"> </w:t>
      </w:r>
    </w:p>
    <w:p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Fishkin, James S., Baogang He, Robert C. Luskin, and Alice Siu.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proofErr w:type="gramStart"/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>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40, 435–44 </w:t>
      </w:r>
    </w:p>
    <w:p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Fishkin, James S. and Robert C. Luskin.</w:t>
      </w:r>
      <w:proofErr w:type="gramEnd"/>
      <w:r w:rsidRPr="00EA16C8">
        <w:rPr>
          <w:color w:val="auto"/>
        </w:rPr>
        <w:t xml:space="preserve">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EA16C8">
        <w:rPr>
          <w:rFonts w:ascii="Times New Roman" w:hAnsi="Times New Roman"/>
          <w:sz w:val="24"/>
          <w:szCs w:val="24"/>
        </w:rPr>
        <w:t>Deliberative democracy and opinion formation.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Odense: University of Southern Denmark Press</w:t>
      </w:r>
    </w:p>
    <w:p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Robert C. Luskin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gramStart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>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proofErr w:type="gramEnd"/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proofErr w:type="gramStart"/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  <w:proofErr w:type="gramEnd"/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Robert C. Luskin,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Robert C. Luskin,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lastRenderedPageBreak/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and James S. Fishkin.</w:t>
      </w:r>
      <w:proofErr w:type="gramEnd"/>
      <w:r w:rsidRPr="00EA16C8">
        <w:rPr>
          <w:color w:val="auto"/>
        </w:rPr>
        <w:t xml:space="preserve">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</w:t>
      </w:r>
      <w:proofErr w:type="gramStart"/>
      <w:r w:rsidR="00111C2E" w:rsidRPr="00EA16C8">
        <w:rPr>
          <w:color w:val="auto"/>
        </w:rPr>
        <w:t>Working Paper.</w:t>
      </w:r>
      <w:proofErr w:type="gramEnd"/>
    </w:p>
    <w:p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James S. Fishkin, and Roger Jowell.</w:t>
      </w:r>
      <w:proofErr w:type="gramEnd"/>
      <w:r w:rsidRPr="00EA16C8">
        <w:rPr>
          <w:color w:val="auto"/>
        </w:rPr>
        <w:t xml:space="preserve">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 xml:space="preserve">Park, Alison, Roger Jowell, and </w:t>
      </w:r>
      <w:proofErr w:type="spellStart"/>
      <w:r w:rsidRPr="00EA16C8">
        <w:rPr>
          <w:rFonts w:ascii="Times New Roman" w:hAnsi="Times New Roman"/>
          <w:sz w:val="24"/>
          <w:szCs w:val="24"/>
        </w:rPr>
        <w:t>Suzi</w:t>
      </w:r>
      <w:proofErr w:type="spellEnd"/>
      <w:r w:rsidRPr="00EA16C8">
        <w:rPr>
          <w:rFonts w:ascii="Times New Roman" w:hAnsi="Times New Roman"/>
          <w:sz w:val="24"/>
          <w:szCs w:val="24"/>
        </w:rPr>
        <w:t xml:space="preserve"> McPherson, 1998.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24076F">
        <w:rPr>
          <w:rFonts w:ascii="Times New Roman" w:hAnsi="Times New Roman"/>
          <w:color w:val="000000"/>
          <w:sz w:val="24"/>
          <w:szCs w:val="24"/>
        </w:rPr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>.</w:t>
      </w:r>
      <w:proofErr w:type="gramEnd"/>
      <w:r w:rsidRPr="0024076F">
        <w:rPr>
          <w:rFonts w:ascii="Times New Roman" w:hAnsi="Times New Roman"/>
          <w:color w:val="000000"/>
          <w:sz w:val="24"/>
          <w:szCs w:val="24"/>
        </w:rPr>
        <w:t xml:space="preserve"> 2014. </w:t>
      </w:r>
      <w:r w:rsidRPr="0024076F">
        <w:rPr>
          <w:rFonts w:ascii="Times New Roman" w:hAnsi="Times New Roman"/>
          <w:sz w:val="24"/>
          <w:szCs w:val="24"/>
        </w:rPr>
        <w:t xml:space="preserve">Deliberating in Deep Divisions: Policies </w:t>
      </w:r>
      <w:proofErr w:type="gramStart"/>
      <w:r w:rsidRPr="0024076F">
        <w:rPr>
          <w:rFonts w:ascii="Times New Roman" w:hAnsi="Times New Roman"/>
          <w:sz w:val="24"/>
          <w:szCs w:val="24"/>
        </w:rPr>
        <w:t>Toward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the Roma in Bulgaria. </w:t>
      </w:r>
      <w:proofErr w:type="gramStart"/>
      <w:r w:rsidRPr="0024076F">
        <w:rPr>
          <w:rFonts w:ascii="Times New Roman" w:hAnsi="Times New Roman"/>
          <w:sz w:val="24"/>
          <w:szCs w:val="24"/>
        </w:rPr>
        <w:t>International Society of Political Psychology.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Rome, Italy.</w:t>
      </w:r>
    </w:p>
    <w:p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24076F">
        <w:rPr>
          <w:rFonts w:ascii="Times New Roman" w:hAnsi="Times New Roman"/>
          <w:sz w:val="24"/>
          <w:szCs w:val="24"/>
          <w:shd w:val="clear" w:color="auto" w:fill="FFFFFF"/>
        </w:rPr>
        <w:t>Sturgis, Patrick, Caroline Roberts, and Nick Allum.</w:t>
      </w:r>
      <w:proofErr w:type="gramEnd"/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5340" w:rsidRDefault="00845340" w:rsidP="00F764FB">
      <w:pPr>
        <w:spacing w:after="0" w:line="240" w:lineRule="auto"/>
      </w:pPr>
      <w:r>
        <w:separator/>
      </w:r>
    </w:p>
  </w:endnote>
  <w:endnote w:type="continuationSeparator" w:id="0">
    <w:p w:rsidR="00845340" w:rsidRDefault="00845340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5340" w:rsidRDefault="00845340" w:rsidP="00F764FB">
      <w:pPr>
        <w:spacing w:after="0" w:line="240" w:lineRule="auto"/>
      </w:pPr>
      <w:r>
        <w:separator/>
      </w:r>
    </w:p>
  </w:footnote>
  <w:footnote w:type="continuationSeparator" w:id="0">
    <w:p w:rsidR="00845340" w:rsidRDefault="00845340" w:rsidP="00F764FB">
      <w:pPr>
        <w:spacing w:after="0" w:line="240" w:lineRule="auto"/>
      </w:pPr>
      <w:r>
        <w:continuationSeparator/>
      </w:r>
    </w:p>
  </w:footnote>
  <w:footnote w:id="1">
    <w:p w:rsidR="00986CBB" w:rsidRPr="00E12A76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http://cdd.stanford.edu/polls/bulgaria/2007/bulgaria-results.pdf</w:t>
      </w:r>
    </w:p>
  </w:footnote>
  <w:footnote w:id="2">
    <w:p w:rsidR="00986CBB" w:rsidRPr="00DA122D" w:rsidRDefault="00986CBB" w:rsidP="00F764FB">
      <w:pPr>
        <w:pStyle w:val="FootnoteText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1" w:history="1">
        <w:r w:rsidR="000F10FE" w:rsidRPr="00CD7D23">
          <w:rPr>
            <w:rStyle w:val="Hyperlink"/>
            <w:rFonts w:ascii="Times New Roman" w:hAnsi="Times New Roman"/>
            <w:sz w:val="22"/>
            <w:szCs w:val="22"/>
            <w:highlight w:val="yellow"/>
          </w:rPr>
          <w:t>http://www.pbs.org/newshour/btp/archive/transcript_20030112.html</w:t>
        </w:r>
      </w:hyperlink>
      <w:r w:rsidR="000F10FE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DA122D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(Dead Link</w:t>
      </w:r>
      <w:r w:rsidR="00DA122D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DA122D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  <w:footnote w:id="3">
    <w:p w:rsidR="00986CBB" w:rsidRPr="00E12A76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2" w:history="1">
        <w:r w:rsidR="007664D0" w:rsidRPr="00582274">
          <w:rPr>
            <w:rStyle w:val="Hyperlink"/>
            <w:rFonts w:ascii="Times New Roman" w:hAnsi="Times New Roman"/>
            <w:sz w:val="22"/>
            <w:szCs w:val="22"/>
            <w:highlight w:val="yellow"/>
          </w:rPr>
          <w:t>http://cdd.stanford.edu/polls/smc/2008/threshold2008-report.pdf</w:t>
        </w:r>
      </w:hyperlink>
      <w:r w:rsidR="007664D0" w:rsidRPr="00582274">
        <w:rPr>
          <w:rFonts w:ascii="Times New Roman" w:hAnsi="Times New Roman"/>
          <w:sz w:val="22"/>
          <w:szCs w:val="22"/>
          <w:highlight w:val="yellow"/>
        </w:rPr>
        <w:t xml:space="preserve"> </w:t>
      </w:r>
      <w:r w:rsidR="007664D0" w:rsidRPr="00582274">
        <w:rPr>
          <w:rFonts w:ascii="Times New Roman" w:hAnsi="Times New Roman"/>
          <w:color w:val="FF0000"/>
          <w:sz w:val="22"/>
          <w:szCs w:val="22"/>
          <w:highlight w:val="yellow"/>
        </w:rPr>
        <w:t>(D</w:t>
      </w:r>
      <w:r w:rsidR="007664D0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ead Link</w:t>
      </w:r>
      <w:r w:rsidR="007664D0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7664D0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  <w:footnote w:id="4">
    <w:p w:rsidR="00986CBB" w:rsidRPr="00DA122D" w:rsidRDefault="00986CBB" w:rsidP="00F764FB">
      <w:pPr>
        <w:pStyle w:val="FootnoteText"/>
        <w:rPr>
          <w:rFonts w:ascii="Times New Roman" w:hAnsi="Times New Roman"/>
          <w:color w:val="FF0000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</w:t>
      </w:r>
      <w:hyperlink r:id="rId3" w:history="1">
        <w:r w:rsidR="00A26C3A" w:rsidRPr="00CD7D23">
          <w:rPr>
            <w:rStyle w:val="Hyperlink"/>
            <w:rFonts w:ascii="Times New Roman" w:hAnsi="Times New Roman"/>
            <w:sz w:val="22"/>
            <w:szCs w:val="22"/>
            <w:highlight w:val="yellow"/>
          </w:rPr>
          <w:t>http://www.pbs.org/newshour/btp/articles/events_dop.html</w:t>
        </w:r>
      </w:hyperlink>
      <w:r w:rsidR="00A26C3A">
        <w:rPr>
          <w:rFonts w:ascii="Times New Roman" w:hAnsi="Times New Roman"/>
          <w:sz w:val="22"/>
          <w:szCs w:val="22"/>
        </w:rPr>
        <w:t xml:space="preserve"> </w:t>
      </w:r>
      <w:r w:rsidR="00A26C3A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(</w:t>
      </w:r>
      <w:r w:rsidR="000E3979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Dead Link</w:t>
      </w:r>
      <w:r w:rsidR="000E3979">
        <w:rPr>
          <w:rFonts w:ascii="Times New Roman" w:hAnsi="Times New Roman"/>
          <w:color w:val="FF0000"/>
          <w:sz w:val="22"/>
          <w:szCs w:val="22"/>
          <w:highlight w:val="yellow"/>
        </w:rPr>
        <w:t>: suggest replacement</w:t>
      </w:r>
      <w:r w:rsidR="00A26C3A" w:rsidRPr="00DA122D">
        <w:rPr>
          <w:rFonts w:ascii="Times New Roman" w:hAnsi="Times New Roman"/>
          <w:color w:val="FF0000"/>
          <w:sz w:val="22"/>
          <w:szCs w:val="22"/>
          <w:highlight w:val="yellow"/>
        </w:rPr>
        <w:t>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6752C"/>
    <w:rsid w:val="000944B0"/>
    <w:rsid w:val="000B35B2"/>
    <w:rsid w:val="000B6AB8"/>
    <w:rsid w:val="000C3456"/>
    <w:rsid w:val="000D265C"/>
    <w:rsid w:val="000E3979"/>
    <w:rsid w:val="000F10FE"/>
    <w:rsid w:val="00111C2E"/>
    <w:rsid w:val="00142FAD"/>
    <w:rsid w:val="00153655"/>
    <w:rsid w:val="001B0533"/>
    <w:rsid w:val="001C5936"/>
    <w:rsid w:val="001D785F"/>
    <w:rsid w:val="001F65F5"/>
    <w:rsid w:val="00200CA9"/>
    <w:rsid w:val="0024076F"/>
    <w:rsid w:val="002574D6"/>
    <w:rsid w:val="002723A1"/>
    <w:rsid w:val="002871CC"/>
    <w:rsid w:val="002947F9"/>
    <w:rsid w:val="002B6DB8"/>
    <w:rsid w:val="002C44EF"/>
    <w:rsid w:val="00326090"/>
    <w:rsid w:val="00335CEC"/>
    <w:rsid w:val="003460FD"/>
    <w:rsid w:val="00352CE9"/>
    <w:rsid w:val="00355092"/>
    <w:rsid w:val="0037409F"/>
    <w:rsid w:val="003778DE"/>
    <w:rsid w:val="00383AB7"/>
    <w:rsid w:val="003A05FA"/>
    <w:rsid w:val="003A3703"/>
    <w:rsid w:val="003F1AFF"/>
    <w:rsid w:val="00403E40"/>
    <w:rsid w:val="00411B71"/>
    <w:rsid w:val="00414FE4"/>
    <w:rsid w:val="00451F4D"/>
    <w:rsid w:val="004702AF"/>
    <w:rsid w:val="00490485"/>
    <w:rsid w:val="004B2F96"/>
    <w:rsid w:val="004E3134"/>
    <w:rsid w:val="004E3B80"/>
    <w:rsid w:val="004F0060"/>
    <w:rsid w:val="0051629A"/>
    <w:rsid w:val="0051759A"/>
    <w:rsid w:val="00530244"/>
    <w:rsid w:val="005464CC"/>
    <w:rsid w:val="00582274"/>
    <w:rsid w:val="00591267"/>
    <w:rsid w:val="005C7227"/>
    <w:rsid w:val="00607AA6"/>
    <w:rsid w:val="00635F77"/>
    <w:rsid w:val="00637007"/>
    <w:rsid w:val="00672E5B"/>
    <w:rsid w:val="0068235B"/>
    <w:rsid w:val="006C40B4"/>
    <w:rsid w:val="00707194"/>
    <w:rsid w:val="00710314"/>
    <w:rsid w:val="0075072D"/>
    <w:rsid w:val="007664D0"/>
    <w:rsid w:val="00776655"/>
    <w:rsid w:val="007B1268"/>
    <w:rsid w:val="008035F1"/>
    <w:rsid w:val="00807048"/>
    <w:rsid w:val="0081012B"/>
    <w:rsid w:val="00836C35"/>
    <w:rsid w:val="00845340"/>
    <w:rsid w:val="00874354"/>
    <w:rsid w:val="008854B9"/>
    <w:rsid w:val="00887B96"/>
    <w:rsid w:val="008D43E4"/>
    <w:rsid w:val="008F3189"/>
    <w:rsid w:val="008F73F1"/>
    <w:rsid w:val="00902873"/>
    <w:rsid w:val="00916546"/>
    <w:rsid w:val="00960D4D"/>
    <w:rsid w:val="00971690"/>
    <w:rsid w:val="00986CBB"/>
    <w:rsid w:val="009943A2"/>
    <w:rsid w:val="009A529D"/>
    <w:rsid w:val="009C1156"/>
    <w:rsid w:val="009D5E0A"/>
    <w:rsid w:val="009F300F"/>
    <w:rsid w:val="00A12F53"/>
    <w:rsid w:val="00A17043"/>
    <w:rsid w:val="00A26C3A"/>
    <w:rsid w:val="00A34969"/>
    <w:rsid w:val="00A358FF"/>
    <w:rsid w:val="00A41EBF"/>
    <w:rsid w:val="00A4352E"/>
    <w:rsid w:val="00A62305"/>
    <w:rsid w:val="00A63022"/>
    <w:rsid w:val="00A72FEB"/>
    <w:rsid w:val="00A86DCC"/>
    <w:rsid w:val="00A90B69"/>
    <w:rsid w:val="00AC393D"/>
    <w:rsid w:val="00AC466C"/>
    <w:rsid w:val="00B55C3E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854DA"/>
    <w:rsid w:val="00CB17DE"/>
    <w:rsid w:val="00CC18D8"/>
    <w:rsid w:val="00CE57A6"/>
    <w:rsid w:val="00D2733B"/>
    <w:rsid w:val="00D36DC8"/>
    <w:rsid w:val="00D414CD"/>
    <w:rsid w:val="00D644F3"/>
    <w:rsid w:val="00D65ED3"/>
    <w:rsid w:val="00D96FF7"/>
    <w:rsid w:val="00DA122D"/>
    <w:rsid w:val="00DB29D2"/>
    <w:rsid w:val="00DE5267"/>
    <w:rsid w:val="00DE7D83"/>
    <w:rsid w:val="00E23C37"/>
    <w:rsid w:val="00E27E42"/>
    <w:rsid w:val="00E55F0F"/>
    <w:rsid w:val="00E7273E"/>
    <w:rsid w:val="00E83D2F"/>
    <w:rsid w:val="00EA0040"/>
    <w:rsid w:val="00EA0340"/>
    <w:rsid w:val="00EA16C8"/>
    <w:rsid w:val="00EA5A08"/>
    <w:rsid w:val="00EB0F7F"/>
    <w:rsid w:val="00EE01A1"/>
    <w:rsid w:val="00EE4F0D"/>
    <w:rsid w:val="00F12EE1"/>
    <w:rsid w:val="00F57CF2"/>
    <w:rsid w:val="00F71966"/>
    <w:rsid w:val="00F764FB"/>
    <w:rsid w:val="00F84E4F"/>
    <w:rsid w:val="00F931B2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bs.org/newshour/btp/articles/events_dop.html" TargetMode="External"/><Relationship Id="rId2" Type="http://schemas.openxmlformats.org/officeDocument/2006/relationships/hyperlink" Target="http://cdd.stanford.edu/polls/smc/2008/threshold2008-report.pdf" TargetMode="External"/><Relationship Id="rId1" Type="http://schemas.openxmlformats.org/officeDocument/2006/relationships/hyperlink" Target="http://www.pbs.org/newshour/btp/archive/transcript_2003011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93</cp:revision>
  <dcterms:created xsi:type="dcterms:W3CDTF">2014-05-18T02:08:00Z</dcterms:created>
  <dcterms:modified xsi:type="dcterms:W3CDTF">2014-05-21T03:43:00Z</dcterms:modified>
</cp:coreProperties>
</file>