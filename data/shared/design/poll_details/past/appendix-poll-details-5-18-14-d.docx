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1B6854" w14:textId="77777777" w:rsidR="0075072D" w:rsidRPr="00352CE9" w:rsidRDefault="00F12EE1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Appendix X</w:t>
      </w:r>
    </w:p>
    <w:p w14:paraId="6A7E31C3" w14:textId="77777777" w:rsidR="00F764FB" w:rsidRPr="00352CE9" w:rsidRDefault="00EA5A08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Details of</w:t>
      </w:r>
      <w:r w:rsidR="00F764FB" w:rsidRPr="00352CE9">
        <w:rPr>
          <w:b/>
        </w:rPr>
        <w:t xml:space="preserve"> Deliberative Polls Included in the Study</w:t>
      </w:r>
    </w:p>
    <w:tbl>
      <w:tblPr>
        <w:tblW w:w="11173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24"/>
        <w:gridCol w:w="703"/>
        <w:gridCol w:w="576"/>
        <w:gridCol w:w="1311"/>
        <w:gridCol w:w="1111"/>
        <w:gridCol w:w="1516"/>
        <w:gridCol w:w="2427"/>
        <w:gridCol w:w="1905"/>
      </w:tblGrid>
      <w:tr w:rsidR="00F764FB" w:rsidRPr="00523AB7" w14:paraId="4E55EE57" w14:textId="77777777" w:rsidTr="00AC1211">
        <w:trPr>
          <w:jc w:val="center"/>
        </w:trPr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47E394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Poll Name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F26129" w14:textId="77777777" w:rsidR="00F764FB" w:rsidRPr="008E709A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8624CF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*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3ED48B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1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6CACF1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336839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Date</w:t>
            </w:r>
            <w:r w:rsidR="00DE5267">
              <w:rPr>
                <w:rFonts w:ascii="Times New Roman" w:hAnsi="Times New Roman"/>
                <w:sz w:val="20"/>
                <w:szCs w:val="20"/>
              </w:rPr>
              <w:t>s</w:t>
            </w:r>
          </w:p>
        </w:tc>
        <w:tc>
          <w:tcPr>
            <w:tcW w:w="24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324846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Issue</w:t>
            </w: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auto"/>
            </w:tcBorders>
          </w:tcPr>
          <w:p w14:paraId="000B58AF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Reference</w:t>
            </w:r>
          </w:p>
        </w:tc>
      </w:tr>
      <w:tr w:rsidR="00F764FB" w:rsidRPr="00523AB7" w14:paraId="369AB659" w14:textId="77777777" w:rsidTr="00AC1211">
        <w:trPr>
          <w:jc w:val="center"/>
        </w:trPr>
        <w:tc>
          <w:tcPr>
            <w:tcW w:w="1624" w:type="dxa"/>
            <w:tcBorders>
              <w:top w:val="single" w:sz="4" w:space="0" w:color="auto"/>
            </w:tcBorders>
            <w:vAlign w:val="bottom"/>
          </w:tcPr>
          <w:p w14:paraId="51A5655C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EU</w:t>
            </w: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512E5529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bottom"/>
          </w:tcPr>
          <w:p w14:paraId="7985DE7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1311" w:type="dxa"/>
            <w:tcBorders>
              <w:top w:val="single" w:sz="4" w:space="0" w:color="auto"/>
            </w:tcBorders>
          </w:tcPr>
          <w:p w14:paraId="1FB4232B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top w:val="single" w:sz="4" w:space="0" w:color="auto"/>
            </w:tcBorders>
            <w:vAlign w:val="bottom"/>
          </w:tcPr>
          <w:p w14:paraId="5CB5FB6A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bottom"/>
          </w:tcPr>
          <w:p w14:paraId="4C7B06B2" w14:textId="77777777" w:rsidR="00F764FB" w:rsidRPr="000E75E9" w:rsidRDefault="000E75E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0E75E9">
              <w:rPr>
                <w:rFonts w:ascii="Times New Roman" w:hAnsi="Times New Roman"/>
                <w:sz w:val="20"/>
                <w:szCs w:val="20"/>
              </w:rPr>
              <w:t>June 9-11</w:t>
            </w:r>
          </w:p>
        </w:tc>
        <w:tc>
          <w:tcPr>
            <w:tcW w:w="2427" w:type="dxa"/>
            <w:tcBorders>
              <w:top w:val="single" w:sz="4" w:space="0" w:color="auto"/>
            </w:tcBorders>
            <w:vAlign w:val="bottom"/>
          </w:tcPr>
          <w:p w14:paraId="26BCB7CD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European Union</w:t>
            </w:r>
          </w:p>
        </w:tc>
        <w:tc>
          <w:tcPr>
            <w:tcW w:w="1905" w:type="dxa"/>
            <w:tcBorders>
              <w:top w:val="single" w:sz="4" w:space="0" w:color="auto"/>
            </w:tcBorders>
          </w:tcPr>
          <w:p w14:paraId="30E404D9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</w:p>
        </w:tc>
      </w:tr>
      <w:tr w:rsidR="00F764FB" w:rsidRPr="00523AB7" w14:paraId="4BDDE52C" w14:textId="77777777" w:rsidTr="00AC1211">
        <w:trPr>
          <w:jc w:val="center"/>
        </w:trPr>
        <w:tc>
          <w:tcPr>
            <w:tcW w:w="1624" w:type="dxa"/>
            <w:vAlign w:val="bottom"/>
          </w:tcPr>
          <w:p w14:paraId="6852530A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703" w:type="dxa"/>
          </w:tcPr>
          <w:p w14:paraId="39489740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  <w:vAlign w:val="bottom"/>
          </w:tcPr>
          <w:p w14:paraId="30DF4C51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</w:tcPr>
          <w:p w14:paraId="017F7FA5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1350839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12D5A0A9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July 3-5</w:t>
            </w:r>
          </w:p>
        </w:tc>
        <w:tc>
          <w:tcPr>
            <w:tcW w:w="2427" w:type="dxa"/>
            <w:vAlign w:val="bottom"/>
          </w:tcPr>
          <w:p w14:paraId="28814016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National Health Service</w:t>
            </w:r>
          </w:p>
        </w:tc>
        <w:tc>
          <w:tcPr>
            <w:tcW w:w="1905" w:type="dxa"/>
          </w:tcPr>
          <w:p w14:paraId="01844F2B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Park et al. 1998</w:t>
            </w:r>
          </w:p>
        </w:tc>
      </w:tr>
      <w:tr w:rsidR="00F764FB" w:rsidRPr="00523AB7" w14:paraId="586C98E8" w14:textId="77777777" w:rsidTr="00AC1211">
        <w:trPr>
          <w:jc w:val="center"/>
        </w:trPr>
        <w:tc>
          <w:tcPr>
            <w:tcW w:w="1624" w:type="dxa"/>
            <w:vAlign w:val="bottom"/>
          </w:tcPr>
          <w:p w14:paraId="1AADA231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703" w:type="dxa"/>
          </w:tcPr>
          <w:p w14:paraId="1233E6E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6C2EE39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1311" w:type="dxa"/>
          </w:tcPr>
          <w:p w14:paraId="5DDF1637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52641286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642770A6" w14:textId="77777777" w:rsidR="00F764FB" w:rsidRPr="000E75E9" w:rsidRDefault="000E75E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E75E9">
              <w:rPr>
                <w:rFonts w:ascii="Times New Roman" w:hAnsi="Times New Roman"/>
                <w:sz w:val="20"/>
                <w:szCs w:val="20"/>
              </w:rPr>
              <w:t>July</w:t>
            </w:r>
          </w:p>
        </w:tc>
        <w:tc>
          <w:tcPr>
            <w:tcW w:w="2427" w:type="dxa"/>
            <w:vAlign w:val="bottom"/>
          </w:tcPr>
          <w:p w14:paraId="58198591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Monarchy</w:t>
            </w:r>
          </w:p>
        </w:tc>
        <w:tc>
          <w:tcPr>
            <w:tcW w:w="1905" w:type="dxa"/>
          </w:tcPr>
          <w:p w14:paraId="6625EFC7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</w:p>
        </w:tc>
      </w:tr>
      <w:tr w:rsidR="00F764FB" w:rsidRPr="00523AB7" w14:paraId="57E55BE4" w14:textId="77777777" w:rsidTr="00AC1211">
        <w:trPr>
          <w:jc w:val="center"/>
        </w:trPr>
        <w:tc>
          <w:tcPr>
            <w:tcW w:w="1624" w:type="dxa"/>
            <w:vAlign w:val="bottom"/>
          </w:tcPr>
          <w:p w14:paraId="5932E089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GE</w:t>
            </w:r>
          </w:p>
        </w:tc>
        <w:tc>
          <w:tcPr>
            <w:tcW w:w="703" w:type="dxa"/>
          </w:tcPr>
          <w:p w14:paraId="0FDCC2F6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  <w:vAlign w:val="bottom"/>
          </w:tcPr>
          <w:p w14:paraId="23300D0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1311" w:type="dxa"/>
          </w:tcPr>
          <w:p w14:paraId="05702E65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3BB0874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7E4347B2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26-</w:t>
            </w:r>
          </w:p>
        </w:tc>
        <w:tc>
          <w:tcPr>
            <w:tcW w:w="2427" w:type="dxa"/>
            <w:vAlign w:val="bottom"/>
          </w:tcPr>
          <w:p w14:paraId="762276BD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Electoral Choice</w:t>
            </w:r>
          </w:p>
        </w:tc>
        <w:tc>
          <w:tcPr>
            <w:tcW w:w="1905" w:type="dxa"/>
          </w:tcPr>
          <w:p w14:paraId="23323343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1999a</w:t>
            </w:r>
          </w:p>
        </w:tc>
      </w:tr>
      <w:tr w:rsidR="00F764FB" w:rsidRPr="00523AB7" w14:paraId="791A0927" w14:textId="77777777" w:rsidTr="00AC1211">
        <w:trPr>
          <w:jc w:val="center"/>
        </w:trPr>
        <w:tc>
          <w:tcPr>
            <w:tcW w:w="1624" w:type="dxa"/>
            <w:vAlign w:val="bottom"/>
          </w:tcPr>
          <w:p w14:paraId="15032FC5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AU Monarchy</w:t>
            </w:r>
          </w:p>
        </w:tc>
        <w:tc>
          <w:tcPr>
            <w:tcW w:w="703" w:type="dxa"/>
            <w:vAlign w:val="bottom"/>
          </w:tcPr>
          <w:p w14:paraId="364C484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  <w:vAlign w:val="bottom"/>
          </w:tcPr>
          <w:p w14:paraId="277E5A23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1311" w:type="dxa"/>
            <w:vAlign w:val="bottom"/>
          </w:tcPr>
          <w:p w14:paraId="3554B1FA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D3CA5A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516" w:type="dxa"/>
            <w:vAlign w:val="bottom"/>
          </w:tcPr>
          <w:p w14:paraId="6AACC03A" w14:textId="77777777" w:rsidR="00F764FB" w:rsidRPr="00E52CB2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52CB2">
              <w:rPr>
                <w:rFonts w:ascii="Times New Roman" w:hAnsi="Times New Roman"/>
                <w:sz w:val="20"/>
                <w:szCs w:val="20"/>
              </w:rPr>
              <w:t>October 22-24</w:t>
            </w:r>
          </w:p>
        </w:tc>
        <w:tc>
          <w:tcPr>
            <w:tcW w:w="2427" w:type="dxa"/>
            <w:vAlign w:val="bottom"/>
          </w:tcPr>
          <w:p w14:paraId="00575DDF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Referendum on becoming a Republic</w:t>
            </w:r>
          </w:p>
        </w:tc>
        <w:tc>
          <w:tcPr>
            <w:tcW w:w="1905" w:type="dxa"/>
          </w:tcPr>
          <w:p w14:paraId="32B8DD99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2000</w:t>
            </w:r>
          </w:p>
        </w:tc>
      </w:tr>
      <w:tr w:rsidR="00F764FB" w:rsidRPr="00523AB7" w14:paraId="50C7A56D" w14:textId="77777777" w:rsidTr="00AC1211">
        <w:trPr>
          <w:jc w:val="center"/>
        </w:trPr>
        <w:tc>
          <w:tcPr>
            <w:tcW w:w="1624" w:type="dxa"/>
            <w:vAlign w:val="bottom"/>
          </w:tcPr>
          <w:p w14:paraId="76DE0BD6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6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703" w:type="dxa"/>
            <w:vAlign w:val="bottom"/>
          </w:tcPr>
          <w:p w14:paraId="3F78F58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  <w:vAlign w:val="bottom"/>
          </w:tcPr>
          <w:p w14:paraId="1E6FD4FF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1311" w:type="dxa"/>
            <w:vAlign w:val="bottom"/>
          </w:tcPr>
          <w:p w14:paraId="434B00C5" w14:textId="77777777" w:rsidR="00F764FB" w:rsidRPr="00523AB7" w:rsidRDefault="001D785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2F696002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7894E96A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15-17</w:t>
            </w:r>
          </w:p>
        </w:tc>
        <w:tc>
          <w:tcPr>
            <w:tcW w:w="2427" w:type="dxa"/>
            <w:vAlign w:val="bottom"/>
          </w:tcPr>
          <w:p w14:paraId="03CB8CA9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</w:t>
            </w:r>
          </w:p>
        </w:tc>
        <w:tc>
          <w:tcPr>
            <w:tcW w:w="1905" w:type="dxa"/>
            <w:vAlign w:val="bottom"/>
          </w:tcPr>
          <w:p w14:paraId="32DFDA54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</w:tr>
      <w:tr w:rsidR="00F764FB" w:rsidRPr="00523AB7" w14:paraId="6AA7B2CD" w14:textId="77777777" w:rsidTr="00AC1211">
        <w:trPr>
          <w:jc w:val="center"/>
        </w:trPr>
        <w:tc>
          <w:tcPr>
            <w:tcW w:w="1624" w:type="dxa"/>
            <w:vAlign w:val="bottom"/>
          </w:tcPr>
          <w:p w14:paraId="1622296E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7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EU</w:t>
            </w:r>
          </w:p>
        </w:tc>
        <w:tc>
          <w:tcPr>
            <w:tcW w:w="703" w:type="dxa"/>
            <w:vAlign w:val="bottom"/>
          </w:tcPr>
          <w:p w14:paraId="379C2AD7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7D2457B0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1311" w:type="dxa"/>
            <w:vAlign w:val="bottom"/>
          </w:tcPr>
          <w:p w14:paraId="7644F61E" w14:textId="77777777" w:rsidR="00F764FB" w:rsidRPr="00523AB7" w:rsidRDefault="003A370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4EA2CE6A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516" w:type="dxa"/>
            <w:vAlign w:val="bottom"/>
          </w:tcPr>
          <w:p w14:paraId="56D5998A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October 12-14</w:t>
            </w:r>
          </w:p>
        </w:tc>
        <w:tc>
          <w:tcPr>
            <w:tcW w:w="2427" w:type="dxa"/>
            <w:vAlign w:val="bottom"/>
          </w:tcPr>
          <w:p w14:paraId="5B702596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</w:t>
            </w:r>
            <w:r w:rsidRPr="00EE66AF">
              <w:rPr>
                <w:rFonts w:ascii="Times New Roman" w:hAnsi="Times New Roman"/>
                <w:sz w:val="20"/>
                <w:szCs w:val="20"/>
              </w:rPr>
              <w:t>ension systems, role in the world, economic impact of globalization, and enlargement</w:t>
            </w:r>
          </w:p>
        </w:tc>
        <w:tc>
          <w:tcPr>
            <w:tcW w:w="1905" w:type="dxa"/>
            <w:vAlign w:val="bottom"/>
          </w:tcPr>
          <w:p w14:paraId="785EDF41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2008</w:t>
            </w:r>
          </w:p>
        </w:tc>
      </w:tr>
      <w:tr w:rsidR="00F764FB" w:rsidRPr="00523AB7" w14:paraId="1CFC861B" w14:textId="77777777" w:rsidTr="00AC1211">
        <w:trPr>
          <w:jc w:val="center"/>
        </w:trPr>
        <w:tc>
          <w:tcPr>
            <w:tcW w:w="1624" w:type="dxa"/>
            <w:vAlign w:val="bottom"/>
          </w:tcPr>
          <w:p w14:paraId="3E835BC8" w14:textId="77777777" w:rsidR="00F764F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8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CPL</w:t>
            </w:r>
          </w:p>
        </w:tc>
        <w:tc>
          <w:tcPr>
            <w:tcW w:w="703" w:type="dxa"/>
            <w:vAlign w:val="bottom"/>
          </w:tcPr>
          <w:p w14:paraId="5064E46B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499BB1C4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1311" w:type="dxa"/>
            <w:vAlign w:val="bottom"/>
          </w:tcPr>
          <w:p w14:paraId="74FF7E52" w14:textId="77777777" w:rsidR="00F764FB" w:rsidRPr="00523AB7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89E12F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34B4FD9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May 31- June 2</w:t>
            </w:r>
          </w:p>
        </w:tc>
        <w:tc>
          <w:tcPr>
            <w:tcW w:w="2427" w:type="dxa"/>
            <w:vAlign w:val="bottom"/>
          </w:tcPr>
          <w:p w14:paraId="6B430CCC" w14:textId="77777777" w:rsidR="00F764FB" w:rsidRPr="00523AB7" w:rsidRDefault="002C44E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</w:tcPr>
          <w:p w14:paraId="064EED91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1999b</w:t>
            </w:r>
          </w:p>
        </w:tc>
      </w:tr>
      <w:tr w:rsidR="00986CBB" w:rsidRPr="00523AB7" w14:paraId="18D9B5F5" w14:textId="77777777" w:rsidTr="00AC1211">
        <w:trPr>
          <w:jc w:val="center"/>
        </w:trPr>
        <w:tc>
          <w:tcPr>
            <w:tcW w:w="1624" w:type="dxa"/>
            <w:vAlign w:val="bottom"/>
          </w:tcPr>
          <w:p w14:paraId="1EB176A7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9 </w:t>
            </w:r>
            <w:r w:rsidR="00986CBB">
              <w:rPr>
                <w:rFonts w:ascii="Times New Roman" w:hAnsi="Times New Roman"/>
                <w:sz w:val="20"/>
                <w:szCs w:val="20"/>
              </w:rPr>
              <w:t>WTU</w:t>
            </w:r>
          </w:p>
        </w:tc>
        <w:tc>
          <w:tcPr>
            <w:tcW w:w="703" w:type="dxa"/>
            <w:vAlign w:val="bottom"/>
          </w:tcPr>
          <w:p w14:paraId="1921AB07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BAAF486" w14:textId="77777777" w:rsidR="00986CBB" w:rsidRPr="00523AB7" w:rsidRDefault="001C593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  <w:vAlign w:val="bottom"/>
          </w:tcPr>
          <w:p w14:paraId="28738F60" w14:textId="77777777" w:rsidR="00986CBB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74500F6B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E6C68E4" w14:textId="77777777" w:rsidR="00986CBB" w:rsidRDefault="00707194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09-10</w:t>
            </w:r>
          </w:p>
        </w:tc>
        <w:tc>
          <w:tcPr>
            <w:tcW w:w="2427" w:type="dxa"/>
            <w:vAlign w:val="bottom"/>
          </w:tcPr>
          <w:p w14:paraId="6000D7C1" w14:textId="77777777" w:rsidR="00986CBB" w:rsidRPr="00523AB7" w:rsidRDefault="002C44E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  <w:vAlign w:val="bottom"/>
          </w:tcPr>
          <w:p w14:paraId="1B61FAA8" w14:textId="2C712A5B" w:rsidR="00986CBB" w:rsidRPr="00D61240" w:rsidRDefault="00D61240" w:rsidP="003768C9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61240"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1"/>
            </w:r>
            <w:ins w:id="0" w:author="Fishkin, James" w:date="2014-05-17T19:04:00Z">
              <w:r w:rsidR="00EE4F0D" w:rsidRPr="00D61240">
                <w:rPr>
                  <w:rFonts w:ascii="Times New Roman" w:hAnsi="Times New Roman"/>
                  <w:sz w:val="20"/>
                  <w:szCs w:val="20"/>
                </w:rPr>
                <w:t xml:space="preserve"> </w:t>
              </w:r>
            </w:ins>
          </w:p>
        </w:tc>
      </w:tr>
      <w:tr w:rsidR="00986CBB" w:rsidRPr="00523AB7" w14:paraId="015D7C62" w14:textId="77777777" w:rsidTr="00AC1211">
        <w:trPr>
          <w:jc w:val="center"/>
        </w:trPr>
        <w:tc>
          <w:tcPr>
            <w:tcW w:w="1624" w:type="dxa"/>
            <w:vAlign w:val="bottom"/>
          </w:tcPr>
          <w:p w14:paraId="732630F2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10 </w:t>
            </w:r>
            <w:r w:rsidR="00986CBB">
              <w:rPr>
                <w:rFonts w:ascii="Times New Roman" w:hAnsi="Times New Roman"/>
                <w:sz w:val="20"/>
                <w:szCs w:val="20"/>
              </w:rPr>
              <w:t>SWEPCO</w:t>
            </w:r>
          </w:p>
        </w:tc>
        <w:tc>
          <w:tcPr>
            <w:tcW w:w="703" w:type="dxa"/>
            <w:vAlign w:val="bottom"/>
          </w:tcPr>
          <w:p w14:paraId="1B30B5EB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6BFB18B" w14:textId="77777777" w:rsidR="00986CBB" w:rsidRPr="00523AB7" w:rsidRDefault="001C593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1311" w:type="dxa"/>
            <w:vAlign w:val="bottom"/>
          </w:tcPr>
          <w:p w14:paraId="730AEBAC" w14:textId="77777777" w:rsidR="00986CBB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5001EF2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70AFEE52" w14:textId="77777777" w:rsidR="00986CBB" w:rsidRDefault="00A1704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23-25</w:t>
            </w:r>
          </w:p>
        </w:tc>
        <w:tc>
          <w:tcPr>
            <w:tcW w:w="2427" w:type="dxa"/>
            <w:vAlign w:val="bottom"/>
          </w:tcPr>
          <w:p w14:paraId="2856B9C6" w14:textId="77777777" w:rsidR="00986CBB" w:rsidRPr="00523AB7" w:rsidRDefault="002C44E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  <w:vAlign w:val="bottom"/>
          </w:tcPr>
          <w:p w14:paraId="2221AFAE" w14:textId="638CC4C1" w:rsidR="00986CBB" w:rsidRPr="00D61240" w:rsidRDefault="00D61240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61240"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2"/>
            </w:r>
          </w:p>
        </w:tc>
      </w:tr>
      <w:tr w:rsidR="00986CBB" w:rsidRPr="00523AB7" w14:paraId="79860783" w14:textId="77777777" w:rsidTr="00AC1211">
        <w:trPr>
          <w:jc w:val="center"/>
        </w:trPr>
        <w:tc>
          <w:tcPr>
            <w:tcW w:w="1624" w:type="dxa"/>
            <w:vAlign w:val="bottom"/>
          </w:tcPr>
          <w:p w14:paraId="7A796ABA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11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703" w:type="dxa"/>
            <w:vAlign w:val="bottom"/>
          </w:tcPr>
          <w:p w14:paraId="1F006B71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6E26957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1311" w:type="dxa"/>
            <w:vAlign w:val="bottom"/>
          </w:tcPr>
          <w:p w14:paraId="59408750" w14:textId="77777777" w:rsidR="00986CBB" w:rsidRPr="00523AB7" w:rsidRDefault="00D644F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1B93F1CA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516" w:type="dxa"/>
            <w:vAlign w:val="bottom"/>
          </w:tcPr>
          <w:p w14:paraId="15AF912D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14-15</w:t>
            </w:r>
          </w:p>
        </w:tc>
        <w:tc>
          <w:tcPr>
            <w:tcW w:w="2427" w:type="dxa"/>
            <w:vAlign w:val="bottom"/>
          </w:tcPr>
          <w:p w14:paraId="0B612712" w14:textId="77777777" w:rsidR="00986CBB" w:rsidRPr="003D7C0B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7C0B">
              <w:rPr>
                <w:rFonts w:ascii="Times New Roman" w:hAnsi="Times New Roman"/>
                <w:sz w:val="20"/>
                <w:szCs w:val="20"/>
              </w:rPr>
              <w:t>Roma: Housing, Crime and Education</w:t>
            </w:r>
          </w:p>
        </w:tc>
        <w:tc>
          <w:tcPr>
            <w:tcW w:w="1905" w:type="dxa"/>
            <w:vAlign w:val="bottom"/>
          </w:tcPr>
          <w:p w14:paraId="2924881A" w14:textId="77777777" w:rsidR="00986CBB" w:rsidRPr="00523AB7" w:rsidRDefault="00986CBB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3"/>
            </w:r>
            <w:r w:rsidR="00EE01A1">
              <w:rPr>
                <w:rFonts w:ascii="Times New Roman" w:hAnsi="Times New Roman"/>
                <w:sz w:val="20"/>
                <w:szCs w:val="20"/>
              </w:rPr>
              <w:t>; Siu et al. 2014</w:t>
            </w:r>
            <w:ins w:id="1" w:author="Fishkin, James" w:date="2014-05-17T19:05:00Z">
              <w:r w:rsidR="00EE4F0D">
                <w:rPr>
                  <w:rFonts w:ascii="Times New Roman" w:hAnsi="Times New Roman"/>
                  <w:sz w:val="20"/>
                  <w:szCs w:val="20"/>
                </w:rPr>
                <w:t xml:space="preserve"> </w:t>
              </w:r>
            </w:ins>
          </w:p>
        </w:tc>
      </w:tr>
      <w:tr w:rsidR="00986CBB" w:rsidRPr="00523AB7" w14:paraId="45EA8B98" w14:textId="77777777" w:rsidTr="00AC1211">
        <w:trPr>
          <w:jc w:val="center"/>
        </w:trPr>
        <w:tc>
          <w:tcPr>
            <w:tcW w:w="1624" w:type="dxa"/>
            <w:vAlign w:val="bottom"/>
          </w:tcPr>
          <w:p w14:paraId="25DB2407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12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</w:p>
        </w:tc>
        <w:tc>
          <w:tcPr>
            <w:tcW w:w="703" w:type="dxa"/>
            <w:vAlign w:val="bottom"/>
          </w:tcPr>
          <w:p w14:paraId="6301E8B2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5B48F1C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1311" w:type="dxa"/>
            <w:vAlign w:val="bottom"/>
          </w:tcPr>
          <w:p w14:paraId="1870DFA0" w14:textId="77777777" w:rsidR="00986CBB" w:rsidRPr="00523AB7" w:rsidRDefault="00A72FE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3D3FBFA9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51A89B9F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March 1-3</w:t>
            </w:r>
          </w:p>
        </w:tc>
        <w:tc>
          <w:tcPr>
            <w:tcW w:w="2427" w:type="dxa"/>
            <w:vAlign w:val="bottom"/>
          </w:tcPr>
          <w:p w14:paraId="4C670BD0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Airport Service, Sharing of Property Taxes</w:t>
            </w:r>
          </w:p>
        </w:tc>
        <w:tc>
          <w:tcPr>
            <w:tcW w:w="1905" w:type="dxa"/>
            <w:vAlign w:val="bottom"/>
          </w:tcPr>
          <w:p w14:paraId="283CF75E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Farrar et al. 2010</w:t>
            </w:r>
          </w:p>
        </w:tc>
      </w:tr>
      <w:tr w:rsidR="00887B96" w:rsidRPr="00523AB7" w14:paraId="5B9C7CAA" w14:textId="77777777" w:rsidTr="00AC1211">
        <w:trPr>
          <w:jc w:val="center"/>
        </w:trPr>
        <w:tc>
          <w:tcPr>
            <w:tcW w:w="1624" w:type="dxa"/>
            <w:vAlign w:val="bottom"/>
          </w:tcPr>
          <w:p w14:paraId="51FA13C5" w14:textId="77777777" w:rsidR="00887B96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13 </w:t>
            </w:r>
            <w:r w:rsidR="00887B96">
              <w:rPr>
                <w:rFonts w:ascii="Times New Roman" w:hAnsi="Times New Roman"/>
                <w:sz w:val="20"/>
                <w:szCs w:val="20"/>
              </w:rPr>
              <w:t>NIC 1</w:t>
            </w:r>
          </w:p>
        </w:tc>
        <w:tc>
          <w:tcPr>
            <w:tcW w:w="703" w:type="dxa"/>
            <w:vAlign w:val="bottom"/>
          </w:tcPr>
          <w:p w14:paraId="01D54656" w14:textId="77777777" w:rsidR="00887B96" w:rsidRDefault="00D414CD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6DF7F594" w14:textId="77777777" w:rsidR="00887B96" w:rsidRPr="00523AB7" w:rsidRDefault="008F318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1311" w:type="dxa"/>
            <w:vAlign w:val="bottom"/>
          </w:tcPr>
          <w:p w14:paraId="5C9532A4" w14:textId="77777777" w:rsidR="00887B96" w:rsidRDefault="00411B71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62C4A281" w14:textId="77777777" w:rsidR="00887B96" w:rsidRDefault="002871CC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2C9B2267" w14:textId="77777777" w:rsidR="00887B96" w:rsidRPr="000C3456" w:rsidRDefault="00A62305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C3456">
              <w:rPr>
                <w:rFonts w:ascii="Times New Roman" w:hAnsi="Times New Roman"/>
                <w:sz w:val="20"/>
                <w:szCs w:val="20"/>
              </w:rPr>
              <w:t>January 18-21</w:t>
            </w:r>
          </w:p>
        </w:tc>
        <w:tc>
          <w:tcPr>
            <w:tcW w:w="2427" w:type="dxa"/>
            <w:vAlign w:val="bottom"/>
          </w:tcPr>
          <w:p w14:paraId="5683A6B4" w14:textId="77777777" w:rsidR="00887B96" w:rsidRDefault="00AC466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E83D2F">
              <w:rPr>
                <w:rFonts w:ascii="Times New Roman" w:hAnsi="Times New Roman"/>
                <w:sz w:val="20"/>
                <w:szCs w:val="20"/>
              </w:rPr>
              <w:t>Foreign and Economic Policy</w:t>
            </w:r>
          </w:p>
        </w:tc>
        <w:tc>
          <w:tcPr>
            <w:tcW w:w="1905" w:type="dxa"/>
            <w:vAlign w:val="bottom"/>
          </w:tcPr>
          <w:p w14:paraId="139F26B4" w14:textId="77777777" w:rsidR="00887B96" w:rsidRDefault="00672E5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and Fishkin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  <w:tr w:rsidR="00986CBB" w:rsidRPr="00523AB7" w14:paraId="0B1F4E7D" w14:textId="77777777" w:rsidTr="00AC1211">
        <w:trPr>
          <w:jc w:val="center"/>
        </w:trPr>
        <w:tc>
          <w:tcPr>
            <w:tcW w:w="1624" w:type="dxa"/>
            <w:vAlign w:val="bottom"/>
          </w:tcPr>
          <w:p w14:paraId="1D676538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14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NIC 2</w:t>
            </w:r>
          </w:p>
        </w:tc>
        <w:tc>
          <w:tcPr>
            <w:tcW w:w="703" w:type="dxa"/>
            <w:vAlign w:val="bottom"/>
          </w:tcPr>
          <w:p w14:paraId="22A2D88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5C5A96C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1311" w:type="dxa"/>
            <w:vAlign w:val="bottom"/>
          </w:tcPr>
          <w:p w14:paraId="1A5820CC" w14:textId="77777777" w:rsidR="00986CBB" w:rsidRPr="00A37C18" w:rsidRDefault="00A37C18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7C18"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41EF0248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09376BA3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 10-12</w:t>
            </w:r>
          </w:p>
        </w:tc>
        <w:tc>
          <w:tcPr>
            <w:tcW w:w="2427" w:type="dxa"/>
            <w:vAlign w:val="bottom"/>
          </w:tcPr>
          <w:p w14:paraId="2E28F9C6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America’s Role in the world (Foreign Policy)</w:t>
            </w:r>
          </w:p>
        </w:tc>
        <w:tc>
          <w:tcPr>
            <w:tcW w:w="1905" w:type="dxa"/>
            <w:vAlign w:val="bottom"/>
          </w:tcPr>
          <w:p w14:paraId="7502E530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PBS</w:t>
            </w:r>
            <w:r w:rsidRPr="00C94125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4"/>
            </w:r>
          </w:p>
        </w:tc>
      </w:tr>
      <w:tr w:rsidR="00986CBB" w:rsidRPr="00523AB7" w14:paraId="0124DE6A" w14:textId="77777777" w:rsidTr="00AC1211">
        <w:trPr>
          <w:jc w:val="center"/>
        </w:trPr>
        <w:tc>
          <w:tcPr>
            <w:tcW w:w="1624" w:type="dxa"/>
            <w:vAlign w:val="bottom"/>
          </w:tcPr>
          <w:p w14:paraId="4B12C230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</w:t>
            </w:r>
            <w:r w:rsidR="002D6D3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BTP 2003</w:t>
            </w:r>
          </w:p>
        </w:tc>
        <w:tc>
          <w:tcPr>
            <w:tcW w:w="703" w:type="dxa"/>
            <w:vAlign w:val="bottom"/>
          </w:tcPr>
          <w:p w14:paraId="29B08EC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7562D60A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1311" w:type="dxa"/>
            <w:vAlign w:val="bottom"/>
          </w:tcPr>
          <w:p w14:paraId="6BBA24B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commentRangeStart w:id="2"/>
            <w:r>
              <w:rPr>
                <w:rFonts w:ascii="Times New Roman" w:hAnsi="Times New Roman"/>
                <w:sz w:val="20"/>
                <w:szCs w:val="20"/>
              </w:rPr>
              <w:t>Online</w:t>
            </w:r>
            <w:commentRangeEnd w:id="2"/>
            <w:r w:rsidR="00952CB7">
              <w:rPr>
                <w:rStyle w:val="CommentReference"/>
              </w:rPr>
              <w:commentReference w:id="2"/>
            </w:r>
          </w:p>
        </w:tc>
        <w:tc>
          <w:tcPr>
            <w:tcW w:w="1111" w:type="dxa"/>
            <w:vAlign w:val="bottom"/>
          </w:tcPr>
          <w:p w14:paraId="5F2017B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6D3B8699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</w:t>
            </w:r>
          </w:p>
        </w:tc>
        <w:tc>
          <w:tcPr>
            <w:tcW w:w="2427" w:type="dxa"/>
            <w:vAlign w:val="bottom"/>
          </w:tcPr>
          <w:p w14:paraId="1FA78CBA" w14:textId="77777777" w:rsidR="00986CBB" w:rsidRPr="00E25FD8" w:rsidRDefault="00986CBB" w:rsidP="00F764FB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Same  –</w:t>
            </w:r>
            <w:r w:rsidRPr="00E25FD8">
              <w:rPr>
                <w:rFonts w:ascii="Times New Roman" w:hAnsi="Times New Roman"/>
                <w:sz w:val="20"/>
                <w:szCs w:val="20"/>
              </w:rPr>
              <w:t xml:space="preserve">  </w:t>
            </w:r>
          </w:p>
        </w:tc>
        <w:tc>
          <w:tcPr>
            <w:tcW w:w="1905" w:type="dxa"/>
          </w:tcPr>
          <w:p w14:paraId="79CE79D5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86CBB" w:rsidRPr="00523AB7" w14:paraId="17C5EE84" w14:textId="77777777" w:rsidTr="00AC1211">
        <w:trPr>
          <w:jc w:val="center"/>
        </w:trPr>
        <w:tc>
          <w:tcPr>
            <w:tcW w:w="1624" w:type="dxa"/>
            <w:vAlign w:val="bottom"/>
          </w:tcPr>
          <w:p w14:paraId="7E7529B3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16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BTP 2004 GE</w:t>
            </w:r>
          </w:p>
        </w:tc>
        <w:tc>
          <w:tcPr>
            <w:tcW w:w="703" w:type="dxa"/>
            <w:vAlign w:val="bottom"/>
          </w:tcPr>
          <w:p w14:paraId="6FCDA3C6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3F10CFF3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1311" w:type="dxa"/>
            <w:vAlign w:val="bottom"/>
          </w:tcPr>
          <w:p w14:paraId="03068236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commentRangeStart w:id="3"/>
            <w:r>
              <w:rPr>
                <w:rFonts w:ascii="Times New Roman" w:hAnsi="Times New Roman"/>
                <w:sz w:val="20"/>
                <w:szCs w:val="20"/>
              </w:rPr>
              <w:t>Online</w:t>
            </w:r>
            <w:commentRangeEnd w:id="3"/>
            <w:r w:rsidR="00952CB7">
              <w:rPr>
                <w:rStyle w:val="CommentReference"/>
              </w:rPr>
              <w:commentReference w:id="3"/>
            </w:r>
          </w:p>
        </w:tc>
        <w:tc>
          <w:tcPr>
            <w:tcW w:w="1111" w:type="dxa"/>
            <w:vAlign w:val="bottom"/>
          </w:tcPr>
          <w:p w14:paraId="2BBDF86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1F07140" w14:textId="77777777" w:rsidR="00986CBB" w:rsidRPr="00AC1211" w:rsidRDefault="00AC1211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1211">
              <w:rPr>
                <w:rFonts w:ascii="Times New Roman" w:hAnsi="Times New Roman"/>
                <w:sz w:val="20"/>
                <w:szCs w:val="20"/>
              </w:rPr>
              <w:t>Sept.-October</w:t>
            </w:r>
          </w:p>
        </w:tc>
        <w:tc>
          <w:tcPr>
            <w:tcW w:w="2427" w:type="dxa"/>
            <w:vAlign w:val="bottom"/>
          </w:tcPr>
          <w:p w14:paraId="70357432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Presidential Elections</w:t>
            </w:r>
          </w:p>
        </w:tc>
        <w:tc>
          <w:tcPr>
            <w:tcW w:w="1905" w:type="dxa"/>
          </w:tcPr>
          <w:p w14:paraId="4DB79B19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872FDE">
              <w:rPr>
                <w:rFonts w:ascii="Times New Roman" w:hAnsi="Times New Roman"/>
                <w:sz w:val="20"/>
                <w:szCs w:val="20"/>
              </w:rPr>
              <w:t>Luskin</w:t>
            </w:r>
            <w:proofErr w:type="spellEnd"/>
            <w:r w:rsidRPr="00872FDE">
              <w:rPr>
                <w:rFonts w:ascii="Times New Roman" w:hAnsi="Times New Roman"/>
                <w:sz w:val="20"/>
                <w:szCs w:val="20"/>
              </w:rPr>
              <w:t xml:space="preserve"> et al.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86CBB" w:rsidRPr="00523AB7" w14:paraId="1326FCD3" w14:textId="77777777" w:rsidTr="00AC1211">
        <w:trPr>
          <w:jc w:val="center"/>
        </w:trPr>
        <w:tc>
          <w:tcPr>
            <w:tcW w:w="1624" w:type="dxa"/>
            <w:vAlign w:val="bottom"/>
          </w:tcPr>
          <w:p w14:paraId="1F5C0F07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17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BTP 2004 Pr.</w:t>
            </w:r>
          </w:p>
        </w:tc>
        <w:tc>
          <w:tcPr>
            <w:tcW w:w="703" w:type="dxa"/>
            <w:vAlign w:val="bottom"/>
          </w:tcPr>
          <w:p w14:paraId="29B9478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43FAB50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1311" w:type="dxa"/>
            <w:vAlign w:val="bottom"/>
          </w:tcPr>
          <w:p w14:paraId="0400A2D8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commentRangeStart w:id="4"/>
            <w:r>
              <w:rPr>
                <w:rFonts w:ascii="Times New Roman" w:hAnsi="Times New Roman"/>
                <w:sz w:val="20"/>
                <w:szCs w:val="20"/>
              </w:rPr>
              <w:t>Online</w:t>
            </w:r>
            <w:commentRangeEnd w:id="4"/>
            <w:r w:rsidR="00552FB5">
              <w:rPr>
                <w:rStyle w:val="CommentReference"/>
              </w:rPr>
              <w:commentReference w:id="4"/>
            </w:r>
          </w:p>
        </w:tc>
        <w:tc>
          <w:tcPr>
            <w:tcW w:w="1111" w:type="dxa"/>
            <w:vAlign w:val="bottom"/>
          </w:tcPr>
          <w:p w14:paraId="2773FA42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27547BE3" w14:textId="77777777" w:rsidR="00986CBB" w:rsidRPr="00B34B09" w:rsidRDefault="00B34B0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34B09">
              <w:rPr>
                <w:rFonts w:ascii="Times New Roman" w:hAnsi="Times New Roman"/>
                <w:sz w:val="18"/>
                <w:szCs w:val="20"/>
              </w:rPr>
              <w:t>January-February</w:t>
            </w:r>
          </w:p>
        </w:tc>
        <w:tc>
          <w:tcPr>
            <w:tcW w:w="2427" w:type="dxa"/>
            <w:vAlign w:val="bottom"/>
          </w:tcPr>
          <w:p w14:paraId="6F2178FF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Presidential Primaries</w:t>
            </w:r>
          </w:p>
        </w:tc>
        <w:tc>
          <w:tcPr>
            <w:tcW w:w="1905" w:type="dxa"/>
          </w:tcPr>
          <w:p w14:paraId="722BBE0D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Iyengar et al. 2004</w:t>
            </w:r>
          </w:p>
        </w:tc>
      </w:tr>
      <w:tr w:rsidR="00986CBB" w:rsidRPr="00523AB7" w14:paraId="35E406EB" w14:textId="77777777" w:rsidTr="00AC1211">
        <w:trPr>
          <w:jc w:val="center"/>
        </w:trPr>
        <w:tc>
          <w:tcPr>
            <w:tcW w:w="1624" w:type="dxa"/>
            <w:tcBorders>
              <w:bottom w:val="nil"/>
            </w:tcBorders>
            <w:vAlign w:val="bottom"/>
          </w:tcPr>
          <w:p w14:paraId="59BDE71E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18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</w:p>
        </w:tc>
        <w:tc>
          <w:tcPr>
            <w:tcW w:w="703" w:type="dxa"/>
            <w:tcBorders>
              <w:bottom w:val="nil"/>
            </w:tcBorders>
            <w:vAlign w:val="bottom"/>
          </w:tcPr>
          <w:p w14:paraId="65585A2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  <w:vAlign w:val="bottom"/>
          </w:tcPr>
          <w:p w14:paraId="0986F4A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1311" w:type="dxa"/>
            <w:tcBorders>
              <w:bottom w:val="nil"/>
            </w:tcBorders>
            <w:vAlign w:val="bottom"/>
          </w:tcPr>
          <w:p w14:paraId="1964F29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bottom w:val="nil"/>
            </w:tcBorders>
            <w:vAlign w:val="bottom"/>
          </w:tcPr>
          <w:p w14:paraId="50BAE2E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bottom w:val="nil"/>
            </w:tcBorders>
            <w:vAlign w:val="bottom"/>
          </w:tcPr>
          <w:p w14:paraId="2CA03254" w14:textId="77777777" w:rsidR="00986CBB" w:rsidRPr="00510D7C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0D7C">
              <w:rPr>
                <w:rFonts w:ascii="Times New Roman" w:hAnsi="Times New Roman"/>
                <w:sz w:val="20"/>
                <w:szCs w:val="20"/>
              </w:rPr>
              <w:t>March 15-16</w:t>
            </w:r>
          </w:p>
        </w:tc>
        <w:tc>
          <w:tcPr>
            <w:tcW w:w="2427" w:type="dxa"/>
            <w:tcBorders>
              <w:bottom w:val="nil"/>
            </w:tcBorders>
            <w:vAlign w:val="bottom"/>
          </w:tcPr>
          <w:p w14:paraId="18B79C01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Housing</w:t>
            </w:r>
          </w:p>
        </w:tc>
        <w:tc>
          <w:tcPr>
            <w:tcW w:w="1905" w:type="dxa"/>
            <w:tcBorders>
              <w:bottom w:val="nil"/>
            </w:tcBorders>
          </w:tcPr>
          <w:p w14:paraId="56E8A3E2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Threshold 2008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5"/>
            </w:r>
          </w:p>
        </w:tc>
      </w:tr>
      <w:tr w:rsidR="00986CBB" w:rsidRPr="00523AB7" w14:paraId="4923B07C" w14:textId="77777777" w:rsidTr="00AC1211">
        <w:trPr>
          <w:jc w:val="center"/>
        </w:trPr>
        <w:tc>
          <w:tcPr>
            <w:tcW w:w="1624" w:type="dxa"/>
            <w:tcBorders>
              <w:top w:val="nil"/>
              <w:bottom w:val="nil"/>
            </w:tcBorders>
            <w:vAlign w:val="bottom"/>
          </w:tcPr>
          <w:p w14:paraId="07EA3BD8" w14:textId="77777777" w:rsidR="00986CBB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19 </w:t>
            </w:r>
            <w:r w:rsidR="00986CBB">
              <w:rPr>
                <w:rFonts w:ascii="Times New Roman" w:hAnsi="Times New Roman"/>
                <w:sz w:val="20"/>
                <w:szCs w:val="20"/>
              </w:rPr>
              <w:t>BTP 2005</w:t>
            </w:r>
          </w:p>
        </w:tc>
        <w:tc>
          <w:tcPr>
            <w:tcW w:w="703" w:type="dxa"/>
            <w:tcBorders>
              <w:top w:val="nil"/>
              <w:bottom w:val="nil"/>
            </w:tcBorders>
            <w:vAlign w:val="bottom"/>
          </w:tcPr>
          <w:p w14:paraId="4006721C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  <w:vAlign w:val="bottom"/>
          </w:tcPr>
          <w:p w14:paraId="52546F31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bottom"/>
          </w:tcPr>
          <w:p w14:paraId="0C3A8E89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commentRangeStart w:id="5"/>
            <w:r>
              <w:rPr>
                <w:rFonts w:ascii="Times New Roman" w:hAnsi="Times New Roman"/>
                <w:sz w:val="20"/>
                <w:szCs w:val="20"/>
              </w:rPr>
              <w:t>Online</w:t>
            </w:r>
            <w:commentRangeEnd w:id="5"/>
            <w:r w:rsidR="00552FB5">
              <w:rPr>
                <w:rStyle w:val="CommentReference"/>
              </w:rPr>
              <w:commentReference w:id="5"/>
            </w:r>
          </w:p>
        </w:tc>
        <w:tc>
          <w:tcPr>
            <w:tcW w:w="1111" w:type="dxa"/>
            <w:tcBorders>
              <w:top w:val="nil"/>
              <w:bottom w:val="nil"/>
            </w:tcBorders>
            <w:vAlign w:val="bottom"/>
          </w:tcPr>
          <w:p w14:paraId="3D7AC82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top w:val="nil"/>
              <w:bottom w:val="nil"/>
            </w:tcBorders>
            <w:vAlign w:val="bottom"/>
          </w:tcPr>
          <w:p w14:paraId="2A5E5F35" w14:textId="77777777" w:rsidR="00986CBB" w:rsidRPr="00C94125" w:rsidRDefault="00C94125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October 22-29</w:t>
            </w:r>
          </w:p>
        </w:tc>
        <w:tc>
          <w:tcPr>
            <w:tcW w:w="2427" w:type="dxa"/>
            <w:tcBorders>
              <w:top w:val="nil"/>
              <w:bottom w:val="nil"/>
            </w:tcBorders>
            <w:vAlign w:val="bottom"/>
          </w:tcPr>
          <w:p w14:paraId="01774D93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Education and Healthcare</w:t>
            </w:r>
          </w:p>
        </w:tc>
        <w:tc>
          <w:tcPr>
            <w:tcW w:w="1905" w:type="dxa"/>
            <w:tcBorders>
              <w:top w:val="nil"/>
              <w:bottom w:val="nil"/>
            </w:tcBorders>
          </w:tcPr>
          <w:p w14:paraId="58E7A14B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PBS</w:t>
            </w:r>
            <w:r w:rsidRPr="00C94125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6"/>
            </w:r>
          </w:p>
        </w:tc>
      </w:tr>
      <w:tr w:rsidR="00637007" w:rsidRPr="00523AB7" w14:paraId="78DE82D1" w14:textId="77777777" w:rsidTr="00AC1211">
        <w:trPr>
          <w:jc w:val="center"/>
        </w:trPr>
        <w:tc>
          <w:tcPr>
            <w:tcW w:w="1624" w:type="dxa"/>
            <w:tcBorders>
              <w:top w:val="nil"/>
              <w:bottom w:val="single" w:sz="4" w:space="0" w:color="auto"/>
            </w:tcBorders>
            <w:vAlign w:val="bottom"/>
          </w:tcPr>
          <w:p w14:paraId="79365C1C" w14:textId="77777777" w:rsidR="00637007" w:rsidRPr="00523AB7" w:rsidRDefault="00C86B6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20 </w:t>
            </w:r>
            <w:proofErr w:type="spellStart"/>
            <w:r w:rsidR="00637007"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  <w:proofErr w:type="spellEnd"/>
          </w:p>
        </w:tc>
        <w:tc>
          <w:tcPr>
            <w:tcW w:w="703" w:type="dxa"/>
            <w:tcBorders>
              <w:top w:val="nil"/>
              <w:bottom w:val="single" w:sz="4" w:space="0" w:color="auto"/>
            </w:tcBorders>
            <w:vAlign w:val="bottom"/>
          </w:tcPr>
          <w:p w14:paraId="3578A0EC" w14:textId="77777777" w:rsidR="00637007" w:rsidRPr="00523AB7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  <w:vAlign w:val="bottom"/>
          </w:tcPr>
          <w:p w14:paraId="6FC25639" w14:textId="77777777" w:rsidR="00637007" w:rsidRPr="00523AB7" w:rsidRDefault="00637007" w:rsidP="007B1268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 w:rsidR="007B126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311" w:type="dxa"/>
            <w:tcBorders>
              <w:top w:val="nil"/>
              <w:bottom w:val="single" w:sz="4" w:space="0" w:color="auto"/>
            </w:tcBorders>
            <w:vAlign w:val="bottom"/>
          </w:tcPr>
          <w:p w14:paraId="0D72B668" w14:textId="77777777" w:rsidR="00637007" w:rsidRPr="00523AB7" w:rsidRDefault="00FF6AE8" w:rsidP="001B0533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top w:val="nil"/>
              <w:bottom w:val="single" w:sz="4" w:space="0" w:color="auto"/>
            </w:tcBorders>
            <w:vAlign w:val="bottom"/>
          </w:tcPr>
          <w:p w14:paraId="04CC6444" w14:textId="77777777" w:rsidR="00637007" w:rsidRPr="00523AB7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516" w:type="dxa"/>
            <w:tcBorders>
              <w:top w:val="nil"/>
              <w:bottom w:val="single" w:sz="4" w:space="0" w:color="auto"/>
            </w:tcBorders>
            <w:vAlign w:val="bottom"/>
          </w:tcPr>
          <w:p w14:paraId="302F25D3" w14:textId="77777777" w:rsidR="00637007" w:rsidRPr="00F67FD0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9</w:t>
            </w:r>
          </w:p>
        </w:tc>
        <w:tc>
          <w:tcPr>
            <w:tcW w:w="2427" w:type="dxa"/>
            <w:tcBorders>
              <w:top w:val="nil"/>
              <w:bottom w:val="single" w:sz="4" w:space="0" w:color="auto"/>
            </w:tcBorders>
            <w:vAlign w:val="bottom"/>
          </w:tcPr>
          <w:p w14:paraId="1BCACE12" w14:textId="77777777" w:rsidR="00637007" w:rsidRPr="00523AB7" w:rsidRDefault="00637007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Choice of Local Infrastructure Project </w:t>
            </w:r>
          </w:p>
        </w:tc>
        <w:tc>
          <w:tcPr>
            <w:tcW w:w="1905" w:type="dxa"/>
            <w:tcBorders>
              <w:top w:val="nil"/>
              <w:bottom w:val="single" w:sz="4" w:space="0" w:color="auto"/>
            </w:tcBorders>
            <w:vAlign w:val="bottom"/>
          </w:tcPr>
          <w:p w14:paraId="4E5047C7" w14:textId="77777777" w:rsidR="00637007" w:rsidRPr="00523AB7" w:rsidRDefault="005464CC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2010</w:t>
            </w:r>
            <w:r w:rsidR="00BE6E70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  <w:tr w:rsidR="00637007" w:rsidRPr="00523AB7" w14:paraId="4380A44A" w14:textId="77777777" w:rsidTr="00AC1211">
        <w:trPr>
          <w:jc w:val="center"/>
        </w:trPr>
        <w:tc>
          <w:tcPr>
            <w:tcW w:w="1624" w:type="dxa"/>
            <w:tcBorders>
              <w:top w:val="single" w:sz="4" w:space="0" w:color="auto"/>
            </w:tcBorders>
            <w:vAlign w:val="center"/>
          </w:tcPr>
          <w:p w14:paraId="0B4D90DA" w14:textId="77777777" w:rsidR="00C86B68" w:rsidRPr="00523AB7" w:rsidRDefault="003768C9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21 </w:t>
            </w:r>
            <w:r w:rsidR="00637007" w:rsidRPr="00523AB7">
              <w:rPr>
                <w:rFonts w:ascii="Times New Roman" w:hAnsi="Times New Roman"/>
                <w:sz w:val="20"/>
                <w:szCs w:val="20"/>
              </w:rPr>
              <w:t>Denmark (Euro)</w:t>
            </w:r>
          </w:p>
        </w:tc>
        <w:tc>
          <w:tcPr>
            <w:tcW w:w="703" w:type="dxa"/>
            <w:tcBorders>
              <w:top w:val="single" w:sz="4" w:space="0" w:color="auto"/>
            </w:tcBorders>
            <w:vAlign w:val="center"/>
          </w:tcPr>
          <w:p w14:paraId="39BAB7AA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2000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center"/>
          </w:tcPr>
          <w:p w14:paraId="4B24BEA3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359</w:t>
            </w:r>
          </w:p>
        </w:tc>
        <w:tc>
          <w:tcPr>
            <w:tcW w:w="1311" w:type="dxa"/>
            <w:tcBorders>
              <w:top w:val="single" w:sz="4" w:space="0" w:color="auto"/>
            </w:tcBorders>
            <w:vAlign w:val="center"/>
          </w:tcPr>
          <w:p w14:paraId="5BB250CD" w14:textId="77777777"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top w:val="single" w:sz="4" w:space="0" w:color="auto"/>
            </w:tcBorders>
            <w:vAlign w:val="center"/>
          </w:tcPr>
          <w:p w14:paraId="62D29D4A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Denmark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center"/>
          </w:tcPr>
          <w:p w14:paraId="44E91166" w14:textId="77777777" w:rsidR="00637007" w:rsidRPr="00F67FD0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August 26-27</w:t>
            </w:r>
          </w:p>
        </w:tc>
        <w:tc>
          <w:tcPr>
            <w:tcW w:w="2427" w:type="dxa"/>
            <w:tcBorders>
              <w:top w:val="single" w:sz="4" w:space="0" w:color="auto"/>
            </w:tcBorders>
            <w:vAlign w:val="center"/>
          </w:tcPr>
          <w:p w14:paraId="3C4D5703" w14:textId="77777777"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Adoption of Euro </w:t>
            </w:r>
          </w:p>
        </w:tc>
        <w:tc>
          <w:tcPr>
            <w:tcW w:w="1905" w:type="dxa"/>
            <w:tcBorders>
              <w:top w:val="single" w:sz="4" w:space="0" w:color="auto"/>
            </w:tcBorders>
            <w:vAlign w:val="center"/>
          </w:tcPr>
          <w:p w14:paraId="7E0FE993" w14:textId="77777777" w:rsidR="0063700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Hansen 2004</w:t>
            </w:r>
          </w:p>
        </w:tc>
      </w:tr>
      <w:tr w:rsidR="00637007" w:rsidRPr="00523AB7" w14:paraId="6009FB96" w14:textId="77777777" w:rsidTr="00AC1211">
        <w:trPr>
          <w:jc w:val="center"/>
        </w:trPr>
        <w:tc>
          <w:tcPr>
            <w:tcW w:w="1624" w:type="dxa"/>
            <w:vAlign w:val="center"/>
          </w:tcPr>
          <w:p w14:paraId="392B7656" w14:textId="77777777" w:rsidR="00637007" w:rsidRPr="00523AB7" w:rsidRDefault="003768C9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22 </w:t>
            </w:r>
            <w:r w:rsidR="00637007" w:rsidRPr="00523AB7">
              <w:rPr>
                <w:rFonts w:ascii="Times New Roman" w:hAnsi="Times New Roman"/>
                <w:sz w:val="20"/>
                <w:szCs w:val="20"/>
              </w:rPr>
              <w:t>Kanagawa</w:t>
            </w:r>
          </w:p>
        </w:tc>
        <w:tc>
          <w:tcPr>
            <w:tcW w:w="703" w:type="dxa"/>
            <w:vAlign w:val="center"/>
          </w:tcPr>
          <w:p w14:paraId="536797B5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  <w:vAlign w:val="center"/>
          </w:tcPr>
          <w:p w14:paraId="4833EC1F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150</w:t>
            </w:r>
          </w:p>
        </w:tc>
        <w:tc>
          <w:tcPr>
            <w:tcW w:w="1311" w:type="dxa"/>
            <w:vAlign w:val="center"/>
          </w:tcPr>
          <w:p w14:paraId="0AF63449" w14:textId="77777777" w:rsidR="00637007" w:rsidRPr="00523AB7" w:rsidRDefault="00335CE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center"/>
          </w:tcPr>
          <w:p w14:paraId="224091E3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Japan</w:t>
            </w:r>
          </w:p>
        </w:tc>
        <w:tc>
          <w:tcPr>
            <w:tcW w:w="1516" w:type="dxa"/>
            <w:vAlign w:val="center"/>
          </w:tcPr>
          <w:p w14:paraId="2229823D" w14:textId="77777777" w:rsidR="00637007" w:rsidRPr="00F67FD0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December 5</w:t>
            </w:r>
          </w:p>
        </w:tc>
        <w:tc>
          <w:tcPr>
            <w:tcW w:w="2427" w:type="dxa"/>
            <w:vAlign w:val="center"/>
          </w:tcPr>
          <w:p w14:paraId="2D7630A8" w14:textId="77777777"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Doshusei</w:t>
            </w:r>
          </w:p>
        </w:tc>
        <w:tc>
          <w:tcPr>
            <w:tcW w:w="1905" w:type="dxa"/>
            <w:vAlign w:val="center"/>
          </w:tcPr>
          <w:p w14:paraId="2A357659" w14:textId="154B4A04" w:rsidR="00637007" w:rsidRPr="00AC393D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872FDE">
              <w:rPr>
                <w:rFonts w:ascii="Times New Roman" w:hAnsi="Times New Roman"/>
                <w:sz w:val="20"/>
                <w:szCs w:val="20"/>
              </w:rPr>
              <w:t>CDD</w:t>
            </w:r>
            <w:r w:rsidR="00872FDE" w:rsidRPr="00872FDE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7"/>
            </w:r>
          </w:p>
        </w:tc>
      </w:tr>
      <w:tr w:rsidR="00637007" w:rsidRPr="00523AB7" w14:paraId="527EEA48" w14:textId="77777777" w:rsidTr="00AC1211">
        <w:trPr>
          <w:jc w:val="center"/>
        </w:trPr>
        <w:tc>
          <w:tcPr>
            <w:tcW w:w="1624" w:type="dxa"/>
            <w:vAlign w:val="center"/>
          </w:tcPr>
          <w:p w14:paraId="7A059FBA" w14:textId="77777777" w:rsidR="00637007" w:rsidRPr="00523AB7" w:rsidRDefault="003768C9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23 </w:t>
            </w:r>
            <w:r w:rsidR="00637007" w:rsidRPr="00523AB7">
              <w:rPr>
                <w:rFonts w:ascii="Times New Roman" w:hAnsi="Times New Roman"/>
                <w:sz w:val="20"/>
                <w:szCs w:val="20"/>
              </w:rPr>
              <w:t xml:space="preserve">Porto </w:t>
            </w:r>
            <w:proofErr w:type="spellStart"/>
            <w:r w:rsidR="00637007" w:rsidRPr="00523AB7">
              <w:rPr>
                <w:rFonts w:ascii="Times New Roman" w:hAnsi="Times New Roman"/>
                <w:sz w:val="20"/>
                <w:szCs w:val="20"/>
              </w:rPr>
              <w:t>Alegre</w:t>
            </w:r>
            <w:proofErr w:type="spellEnd"/>
          </w:p>
        </w:tc>
        <w:tc>
          <w:tcPr>
            <w:tcW w:w="703" w:type="dxa"/>
            <w:vAlign w:val="center"/>
          </w:tcPr>
          <w:p w14:paraId="44CD9489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  <w:vAlign w:val="center"/>
          </w:tcPr>
          <w:p w14:paraId="1DC83040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226</w:t>
            </w:r>
          </w:p>
        </w:tc>
        <w:tc>
          <w:tcPr>
            <w:tcW w:w="1311" w:type="dxa"/>
            <w:vAlign w:val="center"/>
          </w:tcPr>
          <w:p w14:paraId="23EFD0FB" w14:textId="77777777" w:rsidR="00637007" w:rsidRPr="00523AB7" w:rsidRDefault="00335CE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center"/>
          </w:tcPr>
          <w:p w14:paraId="4230FCD5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Brazil</w:t>
            </w:r>
          </w:p>
        </w:tc>
        <w:tc>
          <w:tcPr>
            <w:tcW w:w="1516" w:type="dxa"/>
            <w:vAlign w:val="center"/>
          </w:tcPr>
          <w:p w14:paraId="6C605470" w14:textId="77777777" w:rsidR="00637007" w:rsidRPr="00F67FD0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June 5-7</w:t>
            </w:r>
          </w:p>
        </w:tc>
        <w:tc>
          <w:tcPr>
            <w:tcW w:w="2427" w:type="dxa"/>
            <w:vAlign w:val="center"/>
          </w:tcPr>
          <w:p w14:paraId="46943D74" w14:textId="77777777" w:rsidR="00637007" w:rsidRPr="00523AB7" w:rsidRDefault="009943A2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Career Reform of Civil S</w:t>
            </w:r>
            <w:r w:rsidR="00EE4F0D">
              <w:rPr>
                <w:rFonts w:ascii="Times New Roman" w:hAnsi="Times New Roman"/>
                <w:sz w:val="20"/>
                <w:szCs w:val="20"/>
              </w:rPr>
              <w:t>ervice</w:t>
            </w:r>
          </w:p>
        </w:tc>
        <w:tc>
          <w:tcPr>
            <w:tcW w:w="1905" w:type="dxa"/>
            <w:vAlign w:val="center"/>
          </w:tcPr>
          <w:p w14:paraId="40067337" w14:textId="77777777" w:rsidR="00637007" w:rsidRDefault="00637007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2010</w:t>
            </w:r>
            <w:r w:rsidR="00BE6E70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</w:tr>
      <w:tr w:rsidR="00637007" w:rsidRPr="00523AB7" w14:paraId="1CD69FEB" w14:textId="77777777" w:rsidTr="00AC1211">
        <w:trPr>
          <w:jc w:val="center"/>
        </w:trPr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14:paraId="69EEBC2C" w14:textId="77777777" w:rsidR="00637007" w:rsidRPr="00523AB7" w:rsidRDefault="003768C9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24 </w:t>
            </w:r>
            <w:r w:rsidR="00637007">
              <w:rPr>
                <w:rFonts w:ascii="Times New Roman" w:hAnsi="Times New Roman"/>
                <w:sz w:val="20"/>
                <w:szCs w:val="20"/>
              </w:rPr>
              <w:t>N. Ireland</w:t>
            </w:r>
          </w:p>
        </w:tc>
        <w:tc>
          <w:tcPr>
            <w:tcW w:w="703" w:type="dxa"/>
            <w:tcBorders>
              <w:bottom w:val="single" w:sz="4" w:space="0" w:color="auto"/>
            </w:tcBorders>
            <w:vAlign w:val="center"/>
          </w:tcPr>
          <w:p w14:paraId="06B5D308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14:paraId="086D94BB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124</w:t>
            </w:r>
          </w:p>
        </w:tc>
        <w:tc>
          <w:tcPr>
            <w:tcW w:w="1311" w:type="dxa"/>
            <w:tcBorders>
              <w:bottom w:val="single" w:sz="4" w:space="0" w:color="auto"/>
            </w:tcBorders>
            <w:vAlign w:val="center"/>
          </w:tcPr>
          <w:p w14:paraId="6EEF6D99" w14:textId="77777777" w:rsidR="00637007" w:rsidRPr="00523AB7" w:rsidRDefault="00335CE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bottom w:val="single" w:sz="4" w:space="0" w:color="auto"/>
            </w:tcBorders>
            <w:vAlign w:val="center"/>
          </w:tcPr>
          <w:p w14:paraId="724C721A" w14:textId="77777777" w:rsidR="00637007" w:rsidRPr="00523AB7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N. Ireland</w:t>
            </w:r>
          </w:p>
        </w:tc>
        <w:tc>
          <w:tcPr>
            <w:tcW w:w="1516" w:type="dxa"/>
            <w:tcBorders>
              <w:bottom w:val="single" w:sz="4" w:space="0" w:color="auto"/>
            </w:tcBorders>
            <w:vAlign w:val="center"/>
          </w:tcPr>
          <w:p w14:paraId="79C24275" w14:textId="77777777" w:rsidR="00637007" w:rsidRPr="00F67FD0" w:rsidRDefault="00637007" w:rsidP="00A33951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January 27</w:t>
            </w:r>
          </w:p>
        </w:tc>
        <w:tc>
          <w:tcPr>
            <w:tcW w:w="2427" w:type="dxa"/>
            <w:tcBorders>
              <w:bottom w:val="single" w:sz="4" w:space="0" w:color="auto"/>
            </w:tcBorders>
            <w:vAlign w:val="center"/>
          </w:tcPr>
          <w:p w14:paraId="2C7C7BD0" w14:textId="77777777"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Local Education (Omagh)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vAlign w:val="center"/>
          </w:tcPr>
          <w:p w14:paraId="3EA6B766" w14:textId="77777777" w:rsidR="00637007" w:rsidRDefault="00414FE4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2013</w:t>
            </w:r>
          </w:p>
        </w:tc>
      </w:tr>
    </w:tbl>
    <w:p w14:paraId="70C1C85E" w14:textId="77777777" w:rsidR="00F764FB" w:rsidRDefault="00F764FB" w:rsidP="00F764FB">
      <w:pPr>
        <w:pStyle w:val="Default"/>
      </w:pPr>
      <w:r>
        <w:t xml:space="preserve">  </w:t>
      </w:r>
    </w:p>
    <w:p w14:paraId="5530C1B9" w14:textId="77777777" w:rsidR="00AC393D" w:rsidRDefault="00AC393D">
      <w:r>
        <w:br w:type="page"/>
      </w:r>
    </w:p>
    <w:p w14:paraId="4A84AE8C" w14:textId="77777777" w:rsidR="00AC393D" w:rsidRPr="00EA16C8" w:rsidRDefault="00AC393D" w:rsidP="00960D4D">
      <w:pPr>
        <w:widowControl w:val="0"/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lastRenderedPageBreak/>
        <w:t xml:space="preserve">References </w:t>
      </w:r>
    </w:p>
    <w:p w14:paraId="5F29109E" w14:textId="77777777" w:rsidR="00355092" w:rsidRPr="00EA16C8" w:rsidRDefault="00355092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  <w:shd w:val="clear" w:color="auto" w:fill="FFFFFF"/>
        </w:rPr>
        <w:t xml:space="preserve">Farrar, Cynthia, James S. Fishkin, Donald P. Green, Christian List, Robert C. Luskin, and Elizabeth Levy Paluck. </w:t>
      </w:r>
      <w:r w:rsidR="00A41EBF" w:rsidRPr="00EA16C8">
        <w:rPr>
          <w:color w:val="auto"/>
          <w:shd w:val="clear" w:color="auto" w:fill="FFFFFF"/>
        </w:rPr>
        <w:t xml:space="preserve">2010. </w:t>
      </w:r>
      <w:r w:rsidR="00E55F0F" w:rsidRPr="00EA16C8">
        <w:rPr>
          <w:color w:val="auto"/>
          <w:shd w:val="clear" w:color="auto" w:fill="FFFFFF"/>
        </w:rPr>
        <w:t>“</w:t>
      </w:r>
      <w:r w:rsidRPr="00EA16C8">
        <w:rPr>
          <w:color w:val="auto"/>
          <w:shd w:val="clear" w:color="auto" w:fill="FFFFFF"/>
        </w:rPr>
        <w:t>Disaggregating deliberation’s effects: An experiment within a deliberativ</w:t>
      </w:r>
      <w:r w:rsidR="00E55F0F" w:rsidRPr="00EA16C8">
        <w:rPr>
          <w:color w:val="auto"/>
          <w:shd w:val="clear" w:color="auto" w:fill="FFFFFF"/>
        </w:rPr>
        <w:t>e poll.”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Pr="00EA16C8">
        <w:rPr>
          <w:i/>
          <w:iCs/>
          <w:color w:val="auto"/>
          <w:shd w:val="clear" w:color="auto" w:fill="FFFFFF"/>
        </w:rPr>
        <w:t>British journal of political science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="00A41EBF" w:rsidRPr="00EA16C8">
        <w:rPr>
          <w:color w:val="auto"/>
          <w:shd w:val="clear" w:color="auto" w:fill="FFFFFF"/>
        </w:rPr>
        <w:t>40(</w:t>
      </w:r>
      <w:r w:rsidRPr="00EA16C8">
        <w:rPr>
          <w:color w:val="auto"/>
          <w:shd w:val="clear" w:color="auto" w:fill="FFFFFF"/>
        </w:rPr>
        <w:t>2</w:t>
      </w:r>
      <w:r w:rsidR="00A41EBF" w:rsidRPr="00EA16C8">
        <w:rPr>
          <w:color w:val="auto"/>
          <w:shd w:val="clear" w:color="auto" w:fill="FFFFFF"/>
        </w:rPr>
        <w:t>)</w:t>
      </w:r>
      <w:r w:rsidRPr="00EA16C8">
        <w:rPr>
          <w:color w:val="auto"/>
          <w:shd w:val="clear" w:color="auto" w:fill="FFFFFF"/>
        </w:rPr>
        <w:t>: 333-347.</w:t>
      </w:r>
      <w:r w:rsidRPr="00EA16C8">
        <w:rPr>
          <w:color w:val="auto"/>
        </w:rPr>
        <w:t xml:space="preserve"> </w:t>
      </w:r>
    </w:p>
    <w:p w14:paraId="456F5C7C" w14:textId="77777777" w:rsidR="00EA16C8" w:rsidRPr="00EA16C8" w:rsidRDefault="00EA16C8" w:rsidP="00836C35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</w:t>
      </w:r>
      <w:r w:rsidR="00BE6E70">
        <w:rPr>
          <w:rFonts w:ascii="Times New Roman" w:hAnsi="Times New Roman"/>
          <w:sz w:val="24"/>
          <w:szCs w:val="24"/>
        </w:rPr>
        <w:t>,</w:t>
      </w:r>
      <w:r w:rsidRPr="00EA16C8">
        <w:rPr>
          <w:rFonts w:ascii="Times New Roman" w:hAnsi="Times New Roman"/>
          <w:sz w:val="24"/>
          <w:szCs w:val="24"/>
        </w:rPr>
        <w:t xml:space="preserve"> Erik Camarano, Robert C. Luskin </w:t>
      </w:r>
      <w:r>
        <w:rPr>
          <w:rFonts w:ascii="Times New Roman" w:hAnsi="Times New Roman"/>
          <w:sz w:val="24"/>
          <w:szCs w:val="24"/>
        </w:rPr>
        <w:t>a</w:t>
      </w:r>
      <w:r w:rsidRPr="00EA16C8">
        <w:rPr>
          <w:rFonts w:ascii="Times New Roman" w:hAnsi="Times New Roman"/>
          <w:sz w:val="24"/>
          <w:szCs w:val="24"/>
        </w:rPr>
        <w:t xml:space="preserve">nd </w:t>
      </w:r>
      <w:r>
        <w:rPr>
          <w:rFonts w:ascii="Times New Roman" w:hAnsi="Times New Roman"/>
          <w:sz w:val="24"/>
          <w:szCs w:val="24"/>
        </w:rPr>
        <w:t>Alice Siu. 2010</w:t>
      </w:r>
      <w:r w:rsidR="00BE6E70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. </w:t>
      </w:r>
      <w:r w:rsidRPr="00EA16C8">
        <w:rPr>
          <w:rFonts w:ascii="Times New Roman" w:hAnsi="Times New Roman"/>
          <w:sz w:val="24"/>
          <w:szCs w:val="24"/>
        </w:rPr>
        <w:t>Deliberative Participatory Consultation: The First De</w:t>
      </w:r>
      <w:r>
        <w:rPr>
          <w:rFonts w:ascii="Times New Roman" w:hAnsi="Times New Roman"/>
          <w:sz w:val="24"/>
          <w:szCs w:val="24"/>
        </w:rPr>
        <w:t>liberative Poll in Porto Alegre</w:t>
      </w:r>
      <w:r w:rsidR="00E23C37">
        <w:rPr>
          <w:rFonts w:ascii="Times New Roman" w:hAnsi="Times New Roman"/>
          <w:sz w:val="24"/>
          <w:szCs w:val="24"/>
        </w:rPr>
        <w:t>. Working Paper.</w:t>
      </w:r>
      <w:r w:rsidR="008854B9">
        <w:rPr>
          <w:rFonts w:ascii="Times New Roman" w:hAnsi="Times New Roman"/>
          <w:sz w:val="24"/>
          <w:szCs w:val="24"/>
        </w:rPr>
        <w:t xml:space="preserve"> </w:t>
      </w:r>
    </w:p>
    <w:p w14:paraId="5C3BC7C7" w14:textId="77777777" w:rsidR="00DE7D83" w:rsidRPr="00EA16C8" w:rsidRDefault="00DE7D83" w:rsidP="00EA16C8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S., Baogang He, Robert C. Luskin, and Alice Siu. 2010</w:t>
      </w:r>
      <w:r w:rsidR="00BE6E70">
        <w:rPr>
          <w:rFonts w:ascii="Times New Roman" w:hAnsi="Times New Roman"/>
          <w:sz w:val="24"/>
          <w:szCs w:val="24"/>
        </w:rPr>
        <w:t>b</w:t>
      </w:r>
      <w:r w:rsidRPr="00EA16C8">
        <w:rPr>
          <w:rFonts w:ascii="Times New Roman" w:hAnsi="Times New Roman"/>
          <w:sz w:val="24"/>
          <w:szCs w:val="24"/>
        </w:rPr>
        <w:t xml:space="preserve">. Deliberative Democracy in an Unlikely Place: Deliberative Polling in China. </w:t>
      </w:r>
      <w:r w:rsidRPr="00EA16C8">
        <w:rPr>
          <w:rFonts w:ascii="Times New Roman" w:hAnsi="Times New Roman"/>
          <w:i/>
          <w:sz w:val="24"/>
          <w:szCs w:val="24"/>
        </w:rPr>
        <w:t>British Journal of Political Science</w:t>
      </w:r>
      <w:r w:rsidRPr="00EA16C8">
        <w:rPr>
          <w:rFonts w:ascii="Times New Roman" w:hAnsi="Times New Roman"/>
          <w:sz w:val="24"/>
          <w:szCs w:val="24"/>
        </w:rPr>
        <w:t xml:space="preserve">. 40, 435–44 </w:t>
      </w:r>
    </w:p>
    <w:p w14:paraId="7C6C091D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>Fishkin, James S. and Robert C. Luskin. 1999. “Bringing Deliberation to the Democratic Dialogue.” In Maxwell McCombs and Amy Reynolds, eds</w:t>
      </w:r>
      <w:proofErr w:type="gramStart"/>
      <w:r w:rsidRPr="00EA16C8">
        <w:rPr>
          <w:color w:val="auto"/>
        </w:rPr>
        <w:t>.,</w:t>
      </w:r>
      <w:proofErr w:type="gramEnd"/>
      <w:r w:rsidRPr="00EA16C8">
        <w:rPr>
          <w:color w:val="auto"/>
        </w:rPr>
        <w:t xml:space="preserve"> </w:t>
      </w:r>
      <w:r w:rsidRPr="00EA16C8">
        <w:rPr>
          <w:i/>
          <w:iCs/>
          <w:color w:val="auto"/>
        </w:rPr>
        <w:t>The Poll with a Human Face: The National Issues Convention Experiment in Political Communication</w:t>
      </w:r>
      <w:r w:rsidRPr="00EA16C8">
        <w:rPr>
          <w:color w:val="auto"/>
        </w:rPr>
        <w:t xml:space="preserve">. Mahwah, N.J.: Lawrence E. Erlbaum. </w:t>
      </w:r>
    </w:p>
    <w:p w14:paraId="57A685FC" w14:textId="77777777" w:rsidR="00AC393D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Hansen, K</w:t>
      </w:r>
      <w:r w:rsidR="005C7227" w:rsidRPr="00EA16C8">
        <w:rPr>
          <w:rFonts w:ascii="Times New Roman" w:hAnsi="Times New Roman"/>
          <w:sz w:val="24"/>
          <w:szCs w:val="24"/>
        </w:rPr>
        <w:t>asper</w:t>
      </w:r>
      <w:r w:rsidR="00BB42EB" w:rsidRPr="00EA16C8">
        <w:rPr>
          <w:rFonts w:ascii="Times New Roman" w:hAnsi="Times New Roman"/>
          <w:sz w:val="24"/>
          <w:szCs w:val="24"/>
        </w:rPr>
        <w:t xml:space="preserve"> M. 2004</w:t>
      </w:r>
      <w:r w:rsidRPr="00EA16C8">
        <w:rPr>
          <w:rFonts w:ascii="Times New Roman" w:hAnsi="Times New Roman"/>
          <w:sz w:val="24"/>
          <w:szCs w:val="24"/>
        </w:rPr>
        <w:t>. Deliberative democracy and opinion formation. Odense: University of Southern Denmark Press</w:t>
      </w:r>
    </w:p>
    <w:p w14:paraId="2A6EF67B" w14:textId="77777777" w:rsidR="00AC1211" w:rsidRPr="00EA16C8" w:rsidRDefault="00AC1211" w:rsidP="00AC1211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Iyengar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Shanto</w:t>
      </w:r>
      <w:proofErr w:type="spellEnd"/>
      <w:r>
        <w:rPr>
          <w:rFonts w:ascii="Times New Roman" w:hAnsi="Times New Roman"/>
          <w:sz w:val="24"/>
          <w:szCs w:val="24"/>
        </w:rPr>
        <w:t xml:space="preserve">, Robert C. </w:t>
      </w:r>
      <w:proofErr w:type="spellStart"/>
      <w:r>
        <w:rPr>
          <w:rFonts w:ascii="Times New Roman" w:hAnsi="Times New Roman"/>
          <w:sz w:val="24"/>
          <w:szCs w:val="24"/>
        </w:rPr>
        <w:t>Luskin</w:t>
      </w:r>
      <w:proofErr w:type="spellEnd"/>
      <w:r>
        <w:rPr>
          <w:rFonts w:ascii="Times New Roman" w:hAnsi="Times New Roman"/>
          <w:sz w:val="24"/>
          <w:szCs w:val="24"/>
        </w:rPr>
        <w:t xml:space="preserve">, James S. </w:t>
      </w:r>
      <w:proofErr w:type="spellStart"/>
      <w:r>
        <w:rPr>
          <w:rFonts w:ascii="Times New Roman" w:hAnsi="Times New Roman"/>
          <w:sz w:val="24"/>
          <w:szCs w:val="24"/>
        </w:rPr>
        <w:t>Fishkin</w:t>
      </w:r>
      <w:proofErr w:type="spellEnd"/>
      <w:r>
        <w:rPr>
          <w:rFonts w:ascii="Times New Roman" w:hAnsi="Times New Roman"/>
          <w:sz w:val="24"/>
          <w:szCs w:val="24"/>
        </w:rPr>
        <w:t xml:space="preserve">. 2004 Deliberative Public Opinion in </w:t>
      </w:r>
      <w:r w:rsidRPr="00AC1211">
        <w:rPr>
          <w:rFonts w:ascii="Times New Roman" w:hAnsi="Times New Roman"/>
          <w:sz w:val="24"/>
          <w:szCs w:val="24"/>
        </w:rPr>
        <w:t xml:space="preserve">Presidential Primaries: </w:t>
      </w:r>
      <w:r>
        <w:rPr>
          <w:rFonts w:ascii="Times New Roman" w:hAnsi="Times New Roman"/>
          <w:sz w:val="24"/>
          <w:szCs w:val="24"/>
        </w:rPr>
        <w:t xml:space="preserve">Evidence </w:t>
      </w:r>
      <w:r w:rsidRPr="00AC1211">
        <w:rPr>
          <w:rFonts w:ascii="Times New Roman" w:hAnsi="Times New Roman"/>
          <w:sz w:val="24"/>
          <w:szCs w:val="24"/>
        </w:rPr>
        <w:t>from the Online Deliberative Poll</w:t>
      </w:r>
      <w:r>
        <w:rPr>
          <w:rFonts w:ascii="Times New Roman" w:hAnsi="Times New Roman"/>
          <w:sz w:val="24"/>
          <w:szCs w:val="24"/>
        </w:rPr>
        <w:t>. Paper presented at the conference “Voice and Citizenship: Re-thinking Theory and Practice in Political Communication.”</w:t>
      </w:r>
    </w:p>
    <w:p w14:paraId="7DF28FAB" w14:textId="77777777" w:rsidR="00971690" w:rsidRPr="00EA16C8" w:rsidRDefault="0081012B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proofErr w:type="spellEnd"/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Ian O'Flynn, James S. Fishkin, and David Russell.</w:t>
      </w:r>
      <w:proofErr w:type="gramEnd"/>
      <w:r w:rsidR="003778DE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2013</w:t>
      </w:r>
      <w:r w:rsidR="00916546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“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De</w:t>
      </w:r>
      <w:r w:rsidR="006C40B4" w:rsidRPr="00EA16C8">
        <w:rPr>
          <w:rFonts w:ascii="Times New Roman" w:hAnsi="Times New Roman"/>
          <w:sz w:val="24"/>
          <w:szCs w:val="24"/>
          <w:shd w:val="clear" w:color="auto" w:fill="FFFFFF"/>
        </w:rPr>
        <w:t>liberating across deep divides.”</w:t>
      </w:r>
      <w:r w:rsidR="00971690" w:rsidRPr="00EA16C8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971690" w:rsidRPr="00EA16C8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Political Studies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5D7E7BCB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EA16C8">
        <w:rPr>
          <w:rFonts w:ascii="Times New Roman" w:hAnsi="Times New Roman"/>
          <w:sz w:val="24"/>
          <w:szCs w:val="24"/>
        </w:rPr>
        <w:lastRenderedPageBreak/>
        <w:t>Luskin</w:t>
      </w:r>
      <w:proofErr w:type="spellEnd"/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Fishkin, Roger Jowell and Allison Park.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Learning and Voting in Britain: Insights from the Deliberative Poll. Paper presented at the annual meeting of the American Political Science Association, Atlanta, Ga.</w:t>
      </w:r>
    </w:p>
    <w:p w14:paraId="58601182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proofErr w:type="spellEnd"/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 and Dennis L. Plane.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Deliberative Polling and Policy Outcomes: Electric Utility Issues in Texas. Paper presented at the annual meeting of the Association for Public Policy Analysis.</w:t>
      </w:r>
    </w:p>
    <w:p w14:paraId="788C7E3E" w14:textId="77777777" w:rsidR="00200CA9" w:rsidRPr="00EA16C8" w:rsidRDefault="00AC393D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James S. Fishkin, Ian McAllister, John </w:t>
      </w:r>
      <w:proofErr w:type="spellStart"/>
      <w:r w:rsidRPr="00EA16C8">
        <w:rPr>
          <w:color w:val="auto"/>
        </w:rPr>
        <w:t>Higley</w:t>
      </w:r>
      <w:proofErr w:type="spellEnd"/>
      <w:r w:rsidRPr="00EA16C8">
        <w:rPr>
          <w:color w:val="auto"/>
        </w:rPr>
        <w:t>, Pamela Ryan. 2000. Information effects in referendum voting: evidence from Australian Deliberative Poll. Paper presented at the Annual meeting of the American Political Science Association, Washing</w:t>
      </w:r>
      <w:r w:rsidR="00200CA9" w:rsidRPr="00EA16C8">
        <w:rPr>
          <w:color w:val="auto"/>
        </w:rPr>
        <w:t xml:space="preserve">ton, D.C. </w:t>
      </w:r>
    </w:p>
    <w:p w14:paraId="40D3FE72" w14:textId="77777777" w:rsidR="00807048" w:rsidRPr="00EA16C8" w:rsidRDefault="00807048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and James S. Fishkin. </w:t>
      </w:r>
      <w:r w:rsidR="00CC18D8" w:rsidRPr="00EA16C8">
        <w:rPr>
          <w:color w:val="auto"/>
        </w:rPr>
        <w:t>2002</w:t>
      </w:r>
      <w:r w:rsidR="00607AA6" w:rsidRPr="00EA16C8">
        <w:rPr>
          <w:color w:val="auto"/>
        </w:rPr>
        <w:t>a</w:t>
      </w:r>
      <w:r w:rsidR="00CC18D8" w:rsidRPr="00EA16C8">
        <w:rPr>
          <w:color w:val="auto"/>
        </w:rPr>
        <w:t xml:space="preserve">. </w:t>
      </w:r>
      <w:r w:rsidRPr="00EA16C8">
        <w:rPr>
          <w:color w:val="auto"/>
        </w:rPr>
        <w:t>Deliberative Polling, Public Opinion, and Democracy:  The Case of</w:t>
      </w:r>
      <w:r w:rsidR="00D65ED3" w:rsidRPr="00EA16C8">
        <w:rPr>
          <w:color w:val="auto"/>
        </w:rPr>
        <w:t xml:space="preserve"> the National Issues Convention.</w:t>
      </w:r>
      <w:r w:rsidR="00111C2E" w:rsidRPr="00EA16C8">
        <w:rPr>
          <w:color w:val="auto"/>
        </w:rPr>
        <w:t xml:space="preserve"> Working Paper.</w:t>
      </w:r>
    </w:p>
    <w:p w14:paraId="1FD520E0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>Luskin, Robert C., James S. Fishkin, and Roger Jowell. 2002</w:t>
      </w:r>
      <w:r w:rsidR="00607AA6" w:rsidRPr="00EA16C8">
        <w:rPr>
          <w:color w:val="auto"/>
        </w:rPr>
        <w:t>b</w:t>
      </w:r>
      <w:r w:rsidRPr="00EA16C8">
        <w:rPr>
          <w:color w:val="auto"/>
        </w:rPr>
        <w:t xml:space="preserve">. Considered Opinions: Deliberative Polling in Britain. </w:t>
      </w:r>
      <w:r w:rsidRPr="00EA16C8">
        <w:rPr>
          <w:i/>
          <w:iCs/>
          <w:color w:val="auto"/>
        </w:rPr>
        <w:t>British Journal of Political Science</w:t>
      </w:r>
      <w:r w:rsidRPr="00EA16C8">
        <w:rPr>
          <w:color w:val="auto"/>
        </w:rPr>
        <w:t>, 32:455-87</w:t>
      </w:r>
    </w:p>
    <w:p w14:paraId="4E5AF376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Luskin, Robert C., James S. Fishkin</w:t>
      </w:r>
      <w:r w:rsidRPr="00EA16C8">
        <w:rPr>
          <w:rFonts w:ascii="Times New Roman" w:hAnsi="Times New Roman"/>
          <w:bCs/>
          <w:sz w:val="24"/>
          <w:szCs w:val="24"/>
        </w:rPr>
        <w:t xml:space="preserve">, Stephen Boucher, Henri Monceau. 2008. Considered Opinions on Further EU Enlargement: Evidence from an EU-Wide Deliberative Poll. Paper presented at the </w:t>
      </w:r>
      <w:r w:rsidRPr="00EA16C8">
        <w:rPr>
          <w:rFonts w:ascii="Times New Roman" w:hAnsi="Times New Roman"/>
          <w:sz w:val="24"/>
          <w:szCs w:val="24"/>
        </w:rPr>
        <w:t>annual meeting of the International Society of Political Psychology, Paris, France, July, 9-12</w:t>
      </w:r>
    </w:p>
    <w:p w14:paraId="123AD7A7" w14:textId="77777777" w:rsidR="00902873" w:rsidRDefault="00AC393D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 xml:space="preserve">Park, Alison, Roger </w:t>
      </w:r>
      <w:proofErr w:type="spellStart"/>
      <w:r w:rsidRPr="00EA16C8">
        <w:rPr>
          <w:rFonts w:ascii="Times New Roman" w:hAnsi="Times New Roman"/>
          <w:sz w:val="24"/>
          <w:szCs w:val="24"/>
        </w:rPr>
        <w:t>Jowell</w:t>
      </w:r>
      <w:proofErr w:type="spellEnd"/>
      <w:r w:rsidRPr="00EA16C8">
        <w:rPr>
          <w:rFonts w:ascii="Times New Roman" w:hAnsi="Times New Roman"/>
          <w:sz w:val="24"/>
          <w:szCs w:val="24"/>
        </w:rPr>
        <w:t xml:space="preserve">, and </w:t>
      </w:r>
      <w:proofErr w:type="spellStart"/>
      <w:r w:rsidRPr="00EA16C8">
        <w:rPr>
          <w:rFonts w:ascii="Times New Roman" w:hAnsi="Times New Roman"/>
          <w:sz w:val="24"/>
          <w:szCs w:val="24"/>
        </w:rPr>
        <w:t>Suzi</w:t>
      </w:r>
      <w:proofErr w:type="spellEnd"/>
      <w:r w:rsidRPr="00EA16C8">
        <w:rPr>
          <w:rFonts w:ascii="Times New Roman" w:hAnsi="Times New Roman"/>
          <w:sz w:val="24"/>
          <w:szCs w:val="24"/>
        </w:rPr>
        <w:t xml:space="preserve"> McPherson, 1998. </w:t>
      </w:r>
      <w:r w:rsidRPr="00EA16C8">
        <w:rPr>
          <w:rFonts w:ascii="Times New Roman" w:hAnsi="Times New Roman"/>
          <w:i/>
          <w:iCs/>
          <w:sz w:val="24"/>
          <w:szCs w:val="24"/>
        </w:rPr>
        <w:t xml:space="preserve">The Future of the National Health Service: Results from a Deliberative Poll. </w:t>
      </w:r>
      <w:r w:rsidRPr="00EA16C8">
        <w:rPr>
          <w:rFonts w:ascii="Times New Roman" w:hAnsi="Times New Roman"/>
          <w:sz w:val="24"/>
          <w:szCs w:val="24"/>
        </w:rPr>
        <w:t>London: Social and Community Planning Research.</w:t>
      </w:r>
    </w:p>
    <w:p w14:paraId="766FD6B7" w14:textId="77777777" w:rsidR="00902873" w:rsidRPr="0024076F" w:rsidRDefault="00902873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color w:val="000000"/>
          <w:sz w:val="24"/>
          <w:szCs w:val="24"/>
        </w:rPr>
        <w:lastRenderedPageBreak/>
        <w:t>Siu, Alice</w:t>
      </w:r>
      <w:r w:rsidR="00A4352E">
        <w:rPr>
          <w:rFonts w:ascii="Times New Roman" w:hAnsi="Times New Roman"/>
          <w:color w:val="000000"/>
          <w:sz w:val="24"/>
          <w:szCs w:val="24"/>
        </w:rPr>
        <w:t>,</w:t>
      </w:r>
      <w:r w:rsidR="00490485" w:rsidRPr="00490485">
        <w:rPr>
          <w:rFonts w:ascii="Times New Roman" w:hAnsi="Times New Roman"/>
          <w:sz w:val="24"/>
          <w:szCs w:val="24"/>
        </w:rPr>
        <w:t xml:space="preserve"> </w:t>
      </w:r>
      <w:r w:rsidR="00490485" w:rsidRPr="00EA16C8">
        <w:rPr>
          <w:rFonts w:ascii="Times New Roman" w:hAnsi="Times New Roman"/>
          <w:sz w:val="24"/>
          <w:szCs w:val="24"/>
        </w:rPr>
        <w:t>James S. Fishkin</w:t>
      </w:r>
      <w:r w:rsidR="00490485" w:rsidRPr="00EA16C8">
        <w:rPr>
          <w:rFonts w:ascii="Times New Roman" w:hAnsi="Times New Roman"/>
          <w:bCs/>
          <w:sz w:val="24"/>
          <w:szCs w:val="24"/>
        </w:rPr>
        <w:t>,</w:t>
      </w:r>
      <w:r w:rsidR="00490485">
        <w:rPr>
          <w:rFonts w:ascii="Times New Roman" w:hAnsi="Times New Roman"/>
          <w:bCs/>
          <w:sz w:val="24"/>
          <w:szCs w:val="24"/>
        </w:rPr>
        <w:t xml:space="preserve"> and Robert C. Luskin</w:t>
      </w:r>
      <w:r w:rsidRPr="0024076F">
        <w:rPr>
          <w:rFonts w:ascii="Times New Roman" w:hAnsi="Times New Roman"/>
          <w:color w:val="000000"/>
          <w:sz w:val="24"/>
          <w:szCs w:val="24"/>
        </w:rPr>
        <w:t xml:space="preserve">. 2014. </w:t>
      </w:r>
      <w:r w:rsidRPr="0024076F">
        <w:rPr>
          <w:rFonts w:ascii="Times New Roman" w:hAnsi="Times New Roman"/>
          <w:sz w:val="24"/>
          <w:szCs w:val="24"/>
        </w:rPr>
        <w:t>Deliberating in Deep Divisions: Policies Toward the Roma in Bulgaria. International Society of Political Psychology. Rome, Italy.</w:t>
      </w:r>
    </w:p>
    <w:p w14:paraId="3B8D1B66" w14:textId="77777777" w:rsidR="000D265C" w:rsidRPr="0024076F" w:rsidRDefault="0006752C" w:rsidP="00D2733B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sz w:val="24"/>
          <w:szCs w:val="24"/>
          <w:shd w:val="clear" w:color="auto" w:fill="FFFFFF"/>
        </w:rPr>
        <w:t xml:space="preserve">Sturgis, Patrick, Caroline Roberts, and Nick Allum. 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2005. “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A Different Take on the Deliberative Poll Information, Delibe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ration, and Attitude Constraint.”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Pr="0024076F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Public Opinion Quarterly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F71966" w:rsidRPr="0024076F">
        <w:rPr>
          <w:rFonts w:ascii="Times New Roman" w:hAnsi="Times New Roman"/>
          <w:sz w:val="24"/>
          <w:szCs w:val="24"/>
          <w:shd w:val="clear" w:color="auto" w:fill="FFFFFF"/>
        </w:rPr>
        <w:t>69(1)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: 30-65.</w:t>
      </w:r>
    </w:p>
    <w:sectPr w:rsidR="000D265C" w:rsidRPr="00240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" w:author="Kathleen Giles" w:date="2015-02-24T16:17:00Z" w:initials="KG">
    <w:p w14:paraId="76B4DA7E" w14:textId="63F11255" w:rsidR="00952CB7" w:rsidRDefault="00952CB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Duration</w:t>
      </w:r>
      <w:r>
        <w:t xml:space="preserve">: Twice per week, one hour at a time for four weeks. (8 hours)  Source: </w:t>
      </w:r>
      <w:hyperlink r:id="rId1" w:history="1">
        <w:r w:rsidRPr="00500C90">
          <w:rPr>
            <w:rStyle w:val="Hyperlink"/>
          </w:rPr>
          <w:t>http://cdd.stanford.edu/research/papers/2006/foreign-policy.pdf</w:t>
        </w:r>
      </w:hyperlink>
      <w:r>
        <w:t xml:space="preserve"> page 9</w:t>
      </w:r>
    </w:p>
  </w:comment>
  <w:comment w:id="3" w:author="Kathleen Giles" w:date="2015-02-24T16:17:00Z" w:initials="KG">
    <w:p w14:paraId="24EF0EFA" w14:textId="608C5323" w:rsidR="00952CB7" w:rsidRDefault="00952CB7">
      <w:pPr>
        <w:pStyle w:val="CommentText"/>
      </w:pPr>
      <w:r>
        <w:rPr>
          <w:rStyle w:val="CommentReference"/>
        </w:rPr>
        <w:annotationRef/>
      </w:r>
      <w:r>
        <w:t xml:space="preserve">Duration: Five weekly, hour-long meetings. (5 hours) Source: </w:t>
      </w:r>
      <w:hyperlink r:id="rId2" w:history="1">
        <w:r w:rsidRPr="00500C90">
          <w:rPr>
            <w:rStyle w:val="Hyperlink"/>
          </w:rPr>
          <w:t>http://cdd.stanford.edu/research/papers/2006/deliberative-voter.pdf</w:t>
        </w:r>
      </w:hyperlink>
      <w:r>
        <w:t xml:space="preserve"> page 6</w:t>
      </w:r>
    </w:p>
  </w:comment>
  <w:comment w:id="4" w:author="Kathleen Giles" w:date="2015-02-24T16:24:00Z" w:initials="KG">
    <w:p w14:paraId="72235E2C" w14:textId="51A39E2C" w:rsidR="00552FB5" w:rsidRDefault="00552FB5">
      <w:pPr>
        <w:pStyle w:val="CommentText"/>
      </w:pPr>
      <w:r>
        <w:rPr>
          <w:rStyle w:val="CommentReference"/>
        </w:rPr>
        <w:annotationRef/>
      </w:r>
      <w:r>
        <w:t xml:space="preserve">Duration: Five weekly, hour-long meetings. (5 hours) Source: </w:t>
      </w:r>
      <w:hyperlink r:id="rId3" w:history="1">
        <w:r w:rsidRPr="00500C90">
          <w:rPr>
            <w:rStyle w:val="Hyperlink"/>
          </w:rPr>
          <w:t>http://cdd.stanford.edu/research/papers/2005/presidential-nomination.pdf</w:t>
        </w:r>
      </w:hyperlink>
      <w:r>
        <w:t xml:space="preserve"> page 8</w:t>
      </w:r>
    </w:p>
  </w:comment>
  <w:comment w:id="5" w:author="Kathleen Giles" w:date="2015-02-24T16:27:00Z" w:initials="KG">
    <w:p w14:paraId="1A36B5CD" w14:textId="3DF17E71" w:rsidR="00552FB5" w:rsidRDefault="00552FB5">
      <w:pPr>
        <w:pStyle w:val="CommentText"/>
      </w:pPr>
      <w:r>
        <w:rPr>
          <w:rStyle w:val="CommentReference"/>
        </w:rPr>
        <w:annotationRef/>
      </w:r>
      <w:r>
        <w:t xml:space="preserve">Duration: Five weekly, hour-long sessions (5 hours). Source: </w:t>
      </w:r>
      <w:hyperlink r:id="rId4" w:history="1">
        <w:r w:rsidRPr="00500C90">
          <w:rPr>
            <w:rStyle w:val="Hyperlink"/>
          </w:rPr>
          <w:t>http://cdd.stanford.edu/polls/btp/2005/btp-poll-results.pdf</w:t>
        </w:r>
      </w:hyperlink>
      <w:r>
        <w:t xml:space="preserve"> page </w:t>
      </w:r>
      <w:r>
        <w:t>4</w:t>
      </w:r>
      <w:bookmarkStart w:id="6" w:name="_GoBack"/>
      <w:bookmarkEnd w:id="6"/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F546AA" w14:textId="77777777" w:rsidR="00952CB7" w:rsidRDefault="00952CB7" w:rsidP="00F764FB">
      <w:pPr>
        <w:spacing w:after="0" w:line="240" w:lineRule="auto"/>
      </w:pPr>
      <w:r>
        <w:separator/>
      </w:r>
    </w:p>
  </w:endnote>
  <w:endnote w:type="continuationSeparator" w:id="0">
    <w:p w14:paraId="3E10EBD4" w14:textId="77777777" w:rsidR="00952CB7" w:rsidRDefault="00952CB7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charset w:val="81"/>
    <w:family w:val="modern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C7A2C0" w14:textId="77777777" w:rsidR="00952CB7" w:rsidRDefault="00952CB7" w:rsidP="00F764FB">
      <w:pPr>
        <w:spacing w:after="0" w:line="240" w:lineRule="auto"/>
      </w:pPr>
      <w:r>
        <w:separator/>
      </w:r>
    </w:p>
  </w:footnote>
  <w:footnote w:type="continuationSeparator" w:id="0">
    <w:p w14:paraId="44EBDCB8" w14:textId="77777777" w:rsidR="00952CB7" w:rsidRDefault="00952CB7" w:rsidP="00F764FB">
      <w:pPr>
        <w:spacing w:after="0" w:line="240" w:lineRule="auto"/>
      </w:pPr>
      <w:r>
        <w:continuationSeparator/>
      </w:r>
    </w:p>
  </w:footnote>
  <w:footnote w:id="1">
    <w:p w14:paraId="0C729D68" w14:textId="5008C6FF" w:rsidR="00952CB7" w:rsidRPr="00872FDE" w:rsidRDefault="00952CB7" w:rsidP="00A33951">
      <w:pPr>
        <w:pStyle w:val="FootnoteText"/>
        <w:spacing w:after="0" w:line="240" w:lineRule="auto"/>
        <w:rPr>
          <w:rFonts w:ascii="Times New Roman" w:hAnsi="Times New Roman"/>
        </w:rPr>
      </w:pPr>
      <w:r w:rsidRPr="00872FDE">
        <w:rPr>
          <w:rStyle w:val="FootnoteReference"/>
          <w:rFonts w:ascii="Times New Roman" w:hAnsi="Times New Roman"/>
        </w:rPr>
        <w:footnoteRef/>
      </w:r>
      <w:r w:rsidRPr="00872FDE">
        <w:rPr>
          <w:rFonts w:ascii="Times New Roman" w:hAnsi="Times New Roman"/>
        </w:rPr>
        <w:t xml:space="preserve"> </w:t>
      </w:r>
      <w:hyperlink r:id="rId1" w:history="1">
        <w:r w:rsidRPr="00872FDE">
          <w:rPr>
            <w:rStyle w:val="Hyperlink"/>
            <w:rFonts w:ascii="Times New Roman" w:hAnsi="Times New Roman"/>
          </w:rPr>
          <w:t>http://cdd.stanford.edu/research/papers/2000/utility_paper.pdf</w:t>
        </w:r>
      </w:hyperlink>
      <w:r w:rsidRPr="00872FDE">
        <w:rPr>
          <w:rFonts w:ascii="Times New Roman" w:hAnsi="Times New Roman"/>
        </w:rPr>
        <w:t xml:space="preserve"> </w:t>
      </w:r>
    </w:p>
  </w:footnote>
  <w:footnote w:id="2">
    <w:p w14:paraId="2A6507AA" w14:textId="5F102BFC" w:rsidR="00952CB7" w:rsidRDefault="00952CB7" w:rsidP="00A33951">
      <w:pPr>
        <w:pStyle w:val="FootnoteText"/>
        <w:spacing w:after="0" w:line="240" w:lineRule="auto"/>
      </w:pPr>
      <w:r>
        <w:rPr>
          <w:rStyle w:val="FootnoteReference"/>
        </w:rPr>
        <w:footnoteRef/>
      </w:r>
      <w:r>
        <w:t xml:space="preserve"> </w:t>
      </w:r>
      <w:r w:rsidRPr="00872FDE">
        <w:rPr>
          <w:rFonts w:ascii="Times New Roman" w:hAnsi="Times New Roman"/>
        </w:rPr>
        <w:t>See above reference.</w:t>
      </w:r>
      <w:r>
        <w:t xml:space="preserve"> </w:t>
      </w:r>
    </w:p>
  </w:footnote>
  <w:footnote w:id="3">
    <w:p w14:paraId="4725C378" w14:textId="43533281" w:rsidR="00952CB7" w:rsidRPr="00E12A76" w:rsidRDefault="00952CB7" w:rsidP="00A33951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2" w:history="1">
        <w:r w:rsidRPr="002837E2">
          <w:rPr>
            <w:rStyle w:val="Hyperlink"/>
            <w:rFonts w:ascii="Times New Roman" w:hAnsi="Times New Roman"/>
            <w:sz w:val="22"/>
            <w:szCs w:val="22"/>
          </w:rPr>
          <w:t>http://cdd.stanford.edu/polls/bulgaria/2007/bulgaria-results.pdf</w:t>
        </w:r>
      </w:hyperlink>
      <w:r>
        <w:rPr>
          <w:rFonts w:ascii="Times New Roman" w:hAnsi="Times New Roman"/>
          <w:sz w:val="22"/>
          <w:szCs w:val="22"/>
        </w:rPr>
        <w:t xml:space="preserve"> </w:t>
      </w:r>
    </w:p>
  </w:footnote>
  <w:footnote w:id="4">
    <w:p w14:paraId="0EC8BCC5" w14:textId="77777777" w:rsidR="00952CB7" w:rsidRPr="00DA122D" w:rsidRDefault="00952CB7" w:rsidP="00A33951">
      <w:pPr>
        <w:pStyle w:val="FootnoteText"/>
        <w:spacing w:after="0" w:line="240" w:lineRule="auto"/>
        <w:rPr>
          <w:rFonts w:ascii="Times New Roman" w:hAnsi="Times New Roman"/>
          <w:color w:val="FF0000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3" w:history="1">
        <w:r w:rsidRPr="00872FDE">
          <w:rPr>
            <w:rStyle w:val="Hyperlink"/>
            <w:rFonts w:ascii="Times New Roman" w:hAnsi="Times New Roman"/>
          </w:rPr>
          <w:t>http://www.pbs.org/newshour/spc/btp/archive/transcript_20030112.html</w:t>
        </w:r>
      </w:hyperlink>
      <w:r>
        <w:t xml:space="preserve"> </w:t>
      </w:r>
    </w:p>
  </w:footnote>
  <w:footnote w:id="5">
    <w:p w14:paraId="45FE93CE" w14:textId="77777777" w:rsidR="00952CB7" w:rsidRPr="00E12A76" w:rsidRDefault="00952CB7" w:rsidP="00A33951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4" w:history="1">
        <w:r w:rsidRPr="00872FDE">
          <w:rPr>
            <w:rStyle w:val="Hyperlink"/>
            <w:rFonts w:ascii="Times New Roman" w:hAnsi="Times New Roman"/>
          </w:rPr>
          <w:t>http://cdd.stanford.edu/polls/california/2008/threshold2008-report.pdf</w:t>
        </w:r>
      </w:hyperlink>
      <w:r>
        <w:t xml:space="preserve"> </w:t>
      </w:r>
    </w:p>
  </w:footnote>
  <w:footnote w:id="6">
    <w:p w14:paraId="52790F31" w14:textId="77777777" w:rsidR="00952CB7" w:rsidRPr="00DA122D" w:rsidRDefault="00952CB7" w:rsidP="00A33951">
      <w:pPr>
        <w:pStyle w:val="FootnoteText"/>
        <w:spacing w:after="0" w:line="240" w:lineRule="auto"/>
        <w:rPr>
          <w:rFonts w:ascii="Times New Roman" w:hAnsi="Times New Roman"/>
          <w:color w:val="FF0000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5" w:history="1">
        <w:r w:rsidRPr="00872FDE">
          <w:rPr>
            <w:rStyle w:val="Hyperlink"/>
            <w:rFonts w:ascii="Times New Roman" w:hAnsi="Times New Roman"/>
          </w:rPr>
          <w:t>http://www.pbs.org/newshour/spc/btp/articles/events_deliberation.html</w:t>
        </w:r>
      </w:hyperlink>
    </w:p>
  </w:footnote>
  <w:footnote w:id="7">
    <w:p w14:paraId="04632C89" w14:textId="55670FD6" w:rsidR="00952CB7" w:rsidRDefault="00952CB7" w:rsidP="00A33951">
      <w:pPr>
        <w:pStyle w:val="FootnoteText"/>
        <w:spacing w:after="0" w:line="240" w:lineRule="auto"/>
      </w:pPr>
      <w:r>
        <w:rPr>
          <w:rStyle w:val="FootnoteReference"/>
        </w:rPr>
        <w:footnoteRef/>
      </w:r>
      <w:r>
        <w:t xml:space="preserve"> </w:t>
      </w:r>
      <w:hyperlink r:id="rId6" w:history="1">
        <w:r w:rsidRPr="00872FDE">
          <w:rPr>
            <w:rStyle w:val="Hyperlink"/>
            <w:rFonts w:ascii="Times New Roman" w:hAnsi="Times New Roman"/>
          </w:rPr>
          <w:t>http://cdd.stanford.edu/polls/japan/2009/kanagawa-pressrelease-oct19.pdf</w:t>
        </w:r>
      </w:hyperlink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1F79"/>
    <w:rsid w:val="0006752C"/>
    <w:rsid w:val="000944B0"/>
    <w:rsid w:val="000B35B2"/>
    <w:rsid w:val="000B6AB8"/>
    <w:rsid w:val="000C3456"/>
    <w:rsid w:val="000D265C"/>
    <w:rsid w:val="000E3979"/>
    <w:rsid w:val="000E75E9"/>
    <w:rsid w:val="000F10FE"/>
    <w:rsid w:val="00111C2E"/>
    <w:rsid w:val="00142FAD"/>
    <w:rsid w:val="00153655"/>
    <w:rsid w:val="001B0533"/>
    <w:rsid w:val="001C5936"/>
    <w:rsid w:val="001D785F"/>
    <w:rsid w:val="001F65F5"/>
    <w:rsid w:val="00200CA9"/>
    <w:rsid w:val="0024076F"/>
    <w:rsid w:val="002574D6"/>
    <w:rsid w:val="002661E3"/>
    <w:rsid w:val="002723A1"/>
    <w:rsid w:val="002871CC"/>
    <w:rsid w:val="002947F9"/>
    <w:rsid w:val="002B6DB8"/>
    <w:rsid w:val="002C44EF"/>
    <w:rsid w:val="002D6D31"/>
    <w:rsid w:val="00326090"/>
    <w:rsid w:val="00335CEC"/>
    <w:rsid w:val="003460FD"/>
    <w:rsid w:val="00352CE9"/>
    <w:rsid w:val="00355092"/>
    <w:rsid w:val="003642AD"/>
    <w:rsid w:val="0037409F"/>
    <w:rsid w:val="003768C9"/>
    <w:rsid w:val="003778DE"/>
    <w:rsid w:val="00383AB7"/>
    <w:rsid w:val="003A05FA"/>
    <w:rsid w:val="003A3703"/>
    <w:rsid w:val="003F1AFF"/>
    <w:rsid w:val="00403E40"/>
    <w:rsid w:val="00411B71"/>
    <w:rsid w:val="00414FE4"/>
    <w:rsid w:val="00451F4D"/>
    <w:rsid w:val="004702AF"/>
    <w:rsid w:val="00490485"/>
    <w:rsid w:val="004B2F96"/>
    <w:rsid w:val="004E3134"/>
    <w:rsid w:val="004E3B80"/>
    <w:rsid w:val="004F0060"/>
    <w:rsid w:val="0051629A"/>
    <w:rsid w:val="0051759A"/>
    <w:rsid w:val="00530244"/>
    <w:rsid w:val="005464CC"/>
    <w:rsid w:val="00552FB5"/>
    <w:rsid w:val="00582274"/>
    <w:rsid w:val="00591267"/>
    <w:rsid w:val="005C7227"/>
    <w:rsid w:val="00607AA6"/>
    <w:rsid w:val="00635F77"/>
    <w:rsid w:val="00637007"/>
    <w:rsid w:val="00672E5B"/>
    <w:rsid w:val="0068235B"/>
    <w:rsid w:val="006C40B4"/>
    <w:rsid w:val="00707194"/>
    <w:rsid w:val="00710314"/>
    <w:rsid w:val="0075072D"/>
    <w:rsid w:val="007664D0"/>
    <w:rsid w:val="00776655"/>
    <w:rsid w:val="007B1268"/>
    <w:rsid w:val="008035F1"/>
    <w:rsid w:val="00807048"/>
    <w:rsid w:val="0081012B"/>
    <w:rsid w:val="00836C35"/>
    <w:rsid w:val="00845340"/>
    <w:rsid w:val="00872FDE"/>
    <w:rsid w:val="00874354"/>
    <w:rsid w:val="008854B9"/>
    <w:rsid w:val="00887B96"/>
    <w:rsid w:val="008D43E4"/>
    <w:rsid w:val="008F3189"/>
    <w:rsid w:val="008F73F1"/>
    <w:rsid w:val="00902873"/>
    <w:rsid w:val="00916546"/>
    <w:rsid w:val="00952CB7"/>
    <w:rsid w:val="00960D4D"/>
    <w:rsid w:val="00971690"/>
    <w:rsid w:val="00986CBB"/>
    <w:rsid w:val="009943A2"/>
    <w:rsid w:val="009A529D"/>
    <w:rsid w:val="009C1156"/>
    <w:rsid w:val="009D5E0A"/>
    <w:rsid w:val="009F300F"/>
    <w:rsid w:val="00A12F53"/>
    <w:rsid w:val="00A17043"/>
    <w:rsid w:val="00A26C3A"/>
    <w:rsid w:val="00A33951"/>
    <w:rsid w:val="00A34969"/>
    <w:rsid w:val="00A358FF"/>
    <w:rsid w:val="00A37C18"/>
    <w:rsid w:val="00A41EBF"/>
    <w:rsid w:val="00A4352E"/>
    <w:rsid w:val="00A62305"/>
    <w:rsid w:val="00A63022"/>
    <w:rsid w:val="00A72FEB"/>
    <w:rsid w:val="00A86DCC"/>
    <w:rsid w:val="00A90B69"/>
    <w:rsid w:val="00AC1211"/>
    <w:rsid w:val="00AC393D"/>
    <w:rsid w:val="00AC466C"/>
    <w:rsid w:val="00B34B09"/>
    <w:rsid w:val="00B55C3E"/>
    <w:rsid w:val="00B74BBC"/>
    <w:rsid w:val="00B942CA"/>
    <w:rsid w:val="00BB2840"/>
    <w:rsid w:val="00BB42EB"/>
    <w:rsid w:val="00BE6E70"/>
    <w:rsid w:val="00C17F8B"/>
    <w:rsid w:val="00C32FEB"/>
    <w:rsid w:val="00C369B3"/>
    <w:rsid w:val="00C40B02"/>
    <w:rsid w:val="00C463DA"/>
    <w:rsid w:val="00C854DA"/>
    <w:rsid w:val="00C86B68"/>
    <w:rsid w:val="00C94125"/>
    <w:rsid w:val="00CB17DE"/>
    <w:rsid w:val="00CC18D8"/>
    <w:rsid w:val="00CE57A6"/>
    <w:rsid w:val="00D2733B"/>
    <w:rsid w:val="00D36DC8"/>
    <w:rsid w:val="00D414CD"/>
    <w:rsid w:val="00D61240"/>
    <w:rsid w:val="00D644F3"/>
    <w:rsid w:val="00D65ED3"/>
    <w:rsid w:val="00D96FF7"/>
    <w:rsid w:val="00DA122D"/>
    <w:rsid w:val="00DB29D2"/>
    <w:rsid w:val="00DC6775"/>
    <w:rsid w:val="00DE5267"/>
    <w:rsid w:val="00DE7D83"/>
    <w:rsid w:val="00E23C37"/>
    <w:rsid w:val="00E27E42"/>
    <w:rsid w:val="00E55F0F"/>
    <w:rsid w:val="00E7273E"/>
    <w:rsid w:val="00E83D2F"/>
    <w:rsid w:val="00EA0040"/>
    <w:rsid w:val="00EA0340"/>
    <w:rsid w:val="00EA16C8"/>
    <w:rsid w:val="00EA5A08"/>
    <w:rsid w:val="00EB0F7F"/>
    <w:rsid w:val="00EE01A1"/>
    <w:rsid w:val="00EE4F0D"/>
    <w:rsid w:val="00F12EE1"/>
    <w:rsid w:val="00F57CF2"/>
    <w:rsid w:val="00F71966"/>
    <w:rsid w:val="00F764FB"/>
    <w:rsid w:val="00F84E4F"/>
    <w:rsid w:val="00F931B2"/>
    <w:rsid w:val="00FE335A"/>
    <w:rsid w:val="00FE3F56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54C1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://cdd.stanford.edu/research/papers/2005/presidential-nomination.pdf" TargetMode="External"/><Relationship Id="rId4" Type="http://schemas.openxmlformats.org/officeDocument/2006/relationships/hyperlink" Target="http://cdd.stanford.edu/polls/btp/2005/btp-poll-results.pdf" TargetMode="External"/><Relationship Id="rId1" Type="http://schemas.openxmlformats.org/officeDocument/2006/relationships/hyperlink" Target="http://cdd.stanford.edu/research/papers/2006/foreign-policy.pdf" TargetMode="External"/><Relationship Id="rId2" Type="http://schemas.openxmlformats.org/officeDocument/2006/relationships/hyperlink" Target="http://cdd.stanford.edu/research/papers/2006/deliberative-voter.pdf" TargetMode="External"/></Relationship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bs.org/newshour/spc/btp/archive/transcript_20030112.html" TargetMode="External"/><Relationship Id="rId4" Type="http://schemas.openxmlformats.org/officeDocument/2006/relationships/hyperlink" Target="http://cdd.stanford.edu/polls/california/2008/threshold2008-report.pdf" TargetMode="External"/><Relationship Id="rId5" Type="http://schemas.openxmlformats.org/officeDocument/2006/relationships/hyperlink" Target="http://www.pbs.org/newshour/spc/btp/articles/events_deliberation.html" TargetMode="External"/><Relationship Id="rId6" Type="http://schemas.openxmlformats.org/officeDocument/2006/relationships/hyperlink" Target="http://cdd.stanford.edu/polls/japan/2009/kanagawa-pressrelease-oct19.pdf" TargetMode="External"/><Relationship Id="rId1" Type="http://schemas.openxmlformats.org/officeDocument/2006/relationships/hyperlink" Target="http://cdd.stanford.edu/research/papers/2000/utility_paper.pdf" TargetMode="External"/><Relationship Id="rId2" Type="http://schemas.openxmlformats.org/officeDocument/2006/relationships/hyperlink" Target="http://cdd.stanford.edu/polls/bulgaria/2007/bulgaria-result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2B80F5-5CB4-784A-83C6-9407A4210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846</Words>
  <Characters>4827</Characters>
  <Application>Microsoft Macintosh Word</Application>
  <DocSecurity>0</DocSecurity>
  <Lines>40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sood</dc:creator>
  <cp:lastModifiedBy>Kathleen Giles</cp:lastModifiedBy>
  <cp:revision>2</cp:revision>
  <cp:lastPrinted>2015-02-18T18:56:00Z</cp:lastPrinted>
  <dcterms:created xsi:type="dcterms:W3CDTF">2015-02-25T00:28:00Z</dcterms:created>
  <dcterms:modified xsi:type="dcterms:W3CDTF">2015-02-25T00:28:00Z</dcterms:modified>
</cp:coreProperties>
</file>