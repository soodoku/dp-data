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bookmarkStart w:id="0" w:name="_GoBack"/>
      <w:bookmarkEnd w:id="0"/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77777777" w:rsidR="00F764FB" w:rsidRPr="00352CE9" w:rsidRDefault="00EA5A08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Details of</w:t>
      </w:r>
      <w:r w:rsidR="00F764FB" w:rsidRPr="00352CE9">
        <w:rPr>
          <w:b/>
        </w:rPr>
        <w:t xml:space="preserve"> Deliberative Polls Included in the Study</w:t>
      </w:r>
    </w:p>
    <w:tbl>
      <w:tblPr>
        <w:tblW w:w="11884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24"/>
        <w:gridCol w:w="703"/>
        <w:gridCol w:w="576"/>
        <w:gridCol w:w="1311"/>
        <w:gridCol w:w="1111"/>
        <w:gridCol w:w="1516"/>
        <w:gridCol w:w="2427"/>
        <w:gridCol w:w="2616"/>
      </w:tblGrid>
      <w:tr w:rsidR="00F764FB" w:rsidRPr="00523AB7" w14:paraId="4E55EE57" w14:textId="77777777" w:rsidTr="00EA7751">
        <w:trPr>
          <w:jc w:val="center"/>
        </w:trPr>
        <w:tc>
          <w:tcPr>
            <w:tcW w:w="162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26129" w14:textId="77777777" w:rsidR="00F764FB" w:rsidRPr="008E709A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624CF" w14:textId="09BF72CD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ED48B" w14:textId="77777777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CACF1" w14:textId="77777777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36839" w14:textId="77777777" w:rsidR="00F764FB" w:rsidRPr="00523AB7" w:rsidRDefault="00F764F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24846" w14:textId="14A17D81" w:rsidR="00F764FB" w:rsidRPr="00523AB7" w:rsidRDefault="0054281B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Duration</w:t>
            </w:r>
          </w:p>
        </w:tc>
        <w:tc>
          <w:tcPr>
            <w:tcW w:w="26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B58AF" w14:textId="77777777" w:rsidR="00F764FB" w:rsidRDefault="00F764FB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14:paraId="369AB659" w14:textId="77777777" w:rsidTr="009B4BDC">
        <w:trPr>
          <w:jc w:val="center"/>
        </w:trPr>
        <w:tc>
          <w:tcPr>
            <w:tcW w:w="1624" w:type="dxa"/>
            <w:tcBorders>
              <w:top w:val="single" w:sz="4" w:space="0" w:color="auto"/>
            </w:tcBorders>
            <w:vAlign w:val="bottom"/>
          </w:tcPr>
          <w:p w14:paraId="51A5655C" w14:textId="62041DFC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512E5529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14:paraId="7985DE7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14:paraId="1FB4232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single" w:sz="4" w:space="0" w:color="auto"/>
            </w:tcBorders>
            <w:vAlign w:val="bottom"/>
          </w:tcPr>
          <w:p w14:paraId="5CB5FB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14:paraId="4C7B06B2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June 9-11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14:paraId="26BCB7CD" w14:textId="2A2A0554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54281B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tcBorders>
              <w:top w:val="single" w:sz="4" w:space="0" w:color="auto"/>
            </w:tcBorders>
          </w:tcPr>
          <w:p w14:paraId="30E404D9" w14:textId="14F5DFBB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  <w:r w:rsidR="00191A1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764FB" w:rsidRPr="00523AB7" w14:paraId="4BDDE52C" w14:textId="77777777" w:rsidTr="009B4BDC">
        <w:trPr>
          <w:jc w:val="center"/>
        </w:trPr>
        <w:tc>
          <w:tcPr>
            <w:tcW w:w="1624" w:type="dxa"/>
            <w:vAlign w:val="bottom"/>
          </w:tcPr>
          <w:p w14:paraId="6852530A" w14:textId="259AE5A9" w:rsidR="00F764FB" w:rsidRPr="00523AB7" w:rsidRDefault="00F764FB" w:rsidP="00A532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703" w:type="dxa"/>
          </w:tcPr>
          <w:p w14:paraId="3948974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14:paraId="30DF4C51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14:paraId="017F7FA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350839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12D5A0A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14:paraId="28814016" w14:textId="7BF69474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01844F2B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14:paraId="586C98E8" w14:textId="77777777" w:rsidTr="009B4BDC">
        <w:trPr>
          <w:jc w:val="center"/>
        </w:trPr>
        <w:tc>
          <w:tcPr>
            <w:tcW w:w="1624" w:type="dxa"/>
            <w:vAlign w:val="bottom"/>
          </w:tcPr>
          <w:p w14:paraId="1AADA231" w14:textId="6C0C986B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703" w:type="dxa"/>
          </w:tcPr>
          <w:p w14:paraId="1233E6E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C2EE39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14:paraId="5DDF1637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5264128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642770A6" w14:textId="77777777" w:rsidR="00F764FB" w:rsidRPr="000E75E9" w:rsidRDefault="000E75E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E75E9">
              <w:rPr>
                <w:rFonts w:ascii="Times New Roman" w:hAnsi="Times New Roman"/>
                <w:sz w:val="20"/>
                <w:szCs w:val="20"/>
              </w:rPr>
              <w:t>July</w:t>
            </w:r>
          </w:p>
        </w:tc>
        <w:tc>
          <w:tcPr>
            <w:tcW w:w="2427" w:type="dxa"/>
            <w:vAlign w:val="bottom"/>
          </w:tcPr>
          <w:p w14:paraId="58198591" w14:textId="44799080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6625EFC7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14:paraId="57E55BE4" w14:textId="77777777" w:rsidTr="009B4BDC">
        <w:trPr>
          <w:jc w:val="center"/>
        </w:trPr>
        <w:tc>
          <w:tcPr>
            <w:tcW w:w="1624" w:type="dxa"/>
            <w:vAlign w:val="bottom"/>
          </w:tcPr>
          <w:p w14:paraId="5932E089" w14:textId="494E1026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</w:t>
            </w:r>
            <w:ins w:id="1" w:author="Fishkin, James" w:date="2015-05-16T17:41:00Z">
              <w:r w:rsidR="00565D84">
                <w:rPr>
                  <w:rFonts w:ascii="Times New Roman" w:hAnsi="Times New Roman"/>
                  <w:sz w:val="20"/>
                  <w:szCs w:val="20"/>
                </w:rPr>
                <w:t>eneral Election</w:t>
              </w:r>
            </w:ins>
            <w:del w:id="2" w:author="Fishkin, James" w:date="2015-05-16T17:41:00Z">
              <w:r w:rsidRPr="00523AB7" w:rsidDel="00565D84">
                <w:rPr>
                  <w:rFonts w:ascii="Times New Roman" w:hAnsi="Times New Roman"/>
                  <w:sz w:val="20"/>
                  <w:szCs w:val="20"/>
                </w:rPr>
                <w:delText>E</w:delText>
              </w:r>
            </w:del>
          </w:p>
        </w:tc>
        <w:tc>
          <w:tcPr>
            <w:tcW w:w="703" w:type="dxa"/>
          </w:tcPr>
          <w:p w14:paraId="0FDCC2F6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14:paraId="23300D0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14:paraId="05702E65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BB087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E4347B2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14:paraId="762276BD" w14:textId="2983B538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23323343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14:paraId="791A0927" w14:textId="77777777" w:rsidTr="009B4BDC">
        <w:trPr>
          <w:jc w:val="center"/>
        </w:trPr>
        <w:tc>
          <w:tcPr>
            <w:tcW w:w="1624" w:type="dxa"/>
            <w:vAlign w:val="bottom"/>
          </w:tcPr>
          <w:p w14:paraId="15032FC5" w14:textId="33C7E2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</w:t>
            </w:r>
            <w:ins w:id="3" w:author="Fishkin, James" w:date="2015-05-16T17:41:00Z">
              <w:r w:rsidR="00140FA3">
                <w:rPr>
                  <w:rFonts w:ascii="Times New Roman" w:hAnsi="Times New Roman"/>
                  <w:sz w:val="20"/>
                  <w:szCs w:val="20"/>
                </w:rPr>
                <w:t xml:space="preserve">ustralia Republic </w:t>
              </w:r>
            </w:ins>
            <w:ins w:id="4" w:author="Fishkin, James" w:date="2015-05-16T17:52:00Z">
              <w:r w:rsidR="00140FA3">
                <w:rPr>
                  <w:rFonts w:ascii="Times New Roman" w:hAnsi="Times New Roman"/>
                  <w:sz w:val="20"/>
                  <w:szCs w:val="20"/>
                </w:rPr>
                <w:t>R</w:t>
              </w:r>
            </w:ins>
            <w:ins w:id="5" w:author="Fishkin, James" w:date="2015-05-16T17:41:00Z">
              <w:r w:rsidR="00565D84">
                <w:rPr>
                  <w:rFonts w:ascii="Times New Roman" w:hAnsi="Times New Roman"/>
                  <w:sz w:val="20"/>
                  <w:szCs w:val="20"/>
                </w:rPr>
                <w:t>eferendum</w:t>
              </w:r>
            </w:ins>
            <w:del w:id="6" w:author="Fishkin, James" w:date="2015-05-16T17:41:00Z">
              <w:r w:rsidRPr="00523AB7" w:rsidDel="00565D84">
                <w:rPr>
                  <w:rFonts w:ascii="Times New Roman" w:hAnsi="Times New Roman"/>
                  <w:sz w:val="20"/>
                  <w:szCs w:val="20"/>
                </w:rPr>
                <w:delText>U Monarchy</w:delText>
              </w:r>
            </w:del>
          </w:p>
        </w:tc>
        <w:tc>
          <w:tcPr>
            <w:tcW w:w="703" w:type="dxa"/>
            <w:vAlign w:val="bottom"/>
          </w:tcPr>
          <w:p w14:paraId="364C484C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14:paraId="277E5A23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14:paraId="3554B1FA" w14:textId="77777777" w:rsidR="00F764FB" w:rsidRPr="00523AB7" w:rsidRDefault="00A358F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D3CA5A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14:paraId="6AACC03A" w14:textId="77777777" w:rsidR="00F764FB" w:rsidRPr="00E52CB2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14:paraId="00575DDF" w14:textId="76BC3A41" w:rsidR="00F764FB" w:rsidRPr="00523AB7" w:rsidRDefault="00191A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32B8DD99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14:paraId="50C7A56D" w14:textId="77777777" w:rsidTr="009B4BDC">
        <w:trPr>
          <w:jc w:val="center"/>
        </w:trPr>
        <w:tc>
          <w:tcPr>
            <w:tcW w:w="1624" w:type="dxa"/>
            <w:vAlign w:val="bottom"/>
          </w:tcPr>
          <w:p w14:paraId="76DE0BD6" w14:textId="1B279FE2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703" w:type="dxa"/>
            <w:vAlign w:val="bottom"/>
          </w:tcPr>
          <w:p w14:paraId="3F78F585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14:paraId="1E6FD4FF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14:paraId="434B00C5" w14:textId="77777777" w:rsidR="00F764FB" w:rsidRPr="00523AB7" w:rsidRDefault="001D785F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2F696002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14:paraId="7894E96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14:paraId="03CB8CA9" w14:textId="4926B5F3" w:rsidR="00F764F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32DFDA54" w14:textId="77777777" w:rsidR="00F764FB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a</w:t>
            </w:r>
          </w:p>
        </w:tc>
      </w:tr>
      <w:tr w:rsidR="00F764FB" w:rsidRPr="00523AB7" w14:paraId="6AA7B2CD" w14:textId="77777777" w:rsidTr="009B4BDC">
        <w:trPr>
          <w:jc w:val="center"/>
        </w:trPr>
        <w:tc>
          <w:tcPr>
            <w:tcW w:w="1624" w:type="dxa"/>
            <w:vAlign w:val="bottom"/>
          </w:tcPr>
          <w:p w14:paraId="1622296E" w14:textId="1647C1CE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E</w:t>
            </w:r>
            <w:ins w:id="7" w:author="Fishkin, James" w:date="2015-05-16T17:42:00Z">
              <w:r w:rsidR="00565D84">
                <w:rPr>
                  <w:rFonts w:ascii="Times New Roman" w:hAnsi="Times New Roman"/>
                  <w:sz w:val="20"/>
                  <w:szCs w:val="20"/>
                </w:rPr>
                <w:t>uropean Wide DP</w:t>
              </w:r>
            </w:ins>
            <w:ins w:id="8" w:author="Fishkin, James" w:date="2015-05-16T17:52:00Z">
              <w:r w:rsidR="00140FA3">
                <w:rPr>
                  <w:rFonts w:ascii="Times New Roman" w:hAnsi="Times New Roman"/>
                  <w:sz w:val="20"/>
                  <w:szCs w:val="20"/>
                </w:rPr>
                <w:t xml:space="preserve"> (Brussels)</w:t>
              </w:r>
            </w:ins>
            <w:del w:id="9" w:author="Fishkin, James" w:date="2015-05-16T17:41:00Z">
              <w:r w:rsidRPr="00523AB7" w:rsidDel="00565D84">
                <w:rPr>
                  <w:rFonts w:ascii="Times New Roman" w:hAnsi="Times New Roman"/>
                  <w:sz w:val="20"/>
                  <w:szCs w:val="20"/>
                </w:rPr>
                <w:delText>U</w:delText>
              </w:r>
            </w:del>
          </w:p>
        </w:tc>
        <w:tc>
          <w:tcPr>
            <w:tcW w:w="703" w:type="dxa"/>
            <w:vAlign w:val="bottom"/>
          </w:tcPr>
          <w:p w14:paraId="379C2AD7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7D2457B0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14:paraId="7644F61E" w14:textId="77777777" w:rsidR="00F764FB" w:rsidRPr="00523AB7" w:rsidRDefault="003A370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EA2CE6A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14:paraId="56D5998A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14:paraId="5B702596" w14:textId="5CAC23B2" w:rsidR="00F764F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785EDF4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14:paraId="1CFC861B" w14:textId="77777777" w:rsidTr="009B4BDC">
        <w:trPr>
          <w:jc w:val="center"/>
        </w:trPr>
        <w:tc>
          <w:tcPr>
            <w:tcW w:w="1624" w:type="dxa"/>
            <w:vAlign w:val="bottom"/>
          </w:tcPr>
          <w:p w14:paraId="3E835BC8" w14:textId="6489092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</w:t>
            </w:r>
            <w:ins w:id="10" w:author="Fishkin, James" w:date="2015-05-16T17:42:00Z">
              <w:r w:rsidR="00565D84">
                <w:rPr>
                  <w:rFonts w:ascii="Times New Roman" w:hAnsi="Times New Roman"/>
                  <w:sz w:val="20"/>
                  <w:szCs w:val="20"/>
                </w:rPr>
                <w:t>entral Power and Light (Energy choices)</w:t>
              </w:r>
            </w:ins>
            <w:del w:id="11" w:author="Fishkin, James" w:date="2015-05-16T17:42:00Z">
              <w:r w:rsidRPr="00523AB7" w:rsidDel="00565D84">
                <w:rPr>
                  <w:rFonts w:ascii="Times New Roman" w:hAnsi="Times New Roman"/>
                  <w:sz w:val="20"/>
                  <w:szCs w:val="20"/>
                </w:rPr>
                <w:delText>PL</w:delText>
              </w:r>
            </w:del>
          </w:p>
        </w:tc>
        <w:tc>
          <w:tcPr>
            <w:tcW w:w="703" w:type="dxa"/>
            <w:vAlign w:val="bottom"/>
          </w:tcPr>
          <w:p w14:paraId="5064E46B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499BB1C4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14:paraId="74FF7E52" w14:textId="77777777" w:rsidR="00F764FB" w:rsidRPr="00523AB7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89E12FE" w14:textId="77777777" w:rsidR="00F764FB" w:rsidRPr="00523AB7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34B4FD9" w14:textId="77777777" w:rsidR="00F764FB" w:rsidRPr="00F67FD0" w:rsidRDefault="00F764F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14:paraId="6B430CCC" w14:textId="4D6103E5" w:rsidR="00F764F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</w:tcPr>
          <w:p w14:paraId="064EED91" w14:textId="77777777" w:rsidR="00F764FB" w:rsidRPr="00523AB7" w:rsidRDefault="00F764F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14:paraId="18D9B5F5" w14:textId="77777777" w:rsidTr="009B4BDC">
        <w:trPr>
          <w:jc w:val="center"/>
        </w:trPr>
        <w:tc>
          <w:tcPr>
            <w:tcW w:w="1624" w:type="dxa"/>
            <w:vAlign w:val="bottom"/>
          </w:tcPr>
          <w:p w14:paraId="1EB176A7" w14:textId="0AABCBF4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</w:t>
            </w:r>
            <w:ins w:id="12" w:author="Fishkin, James" w:date="2015-05-16T17:43:00Z">
              <w:r w:rsidR="00565D84">
                <w:rPr>
                  <w:rFonts w:ascii="Times New Roman" w:hAnsi="Times New Roman"/>
                  <w:sz w:val="20"/>
                  <w:szCs w:val="20"/>
                </w:rPr>
                <w:t>est Texas Utilities (energy Choices)</w:t>
              </w:r>
            </w:ins>
            <w:del w:id="13" w:author="Fishkin, James" w:date="2015-05-16T17:43:00Z">
              <w:r w:rsidDel="00565D84">
                <w:rPr>
                  <w:rFonts w:ascii="Times New Roman" w:hAnsi="Times New Roman"/>
                  <w:sz w:val="20"/>
                  <w:szCs w:val="20"/>
                </w:rPr>
                <w:delText>TU</w:delText>
              </w:r>
            </w:del>
          </w:p>
        </w:tc>
        <w:tc>
          <w:tcPr>
            <w:tcW w:w="703" w:type="dxa"/>
            <w:vAlign w:val="bottom"/>
          </w:tcPr>
          <w:p w14:paraId="1921AB07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BAAF486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14:paraId="28738F60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74500F6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E6C68E4" w14:textId="77777777" w:rsidR="00986CBB" w:rsidRDefault="00707194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14:paraId="6000D7C1" w14:textId="1ACC695F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1B61FAA8" w14:textId="2C712A5B" w:rsidR="00986CBB" w:rsidRPr="00D61240" w:rsidRDefault="00D61240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"/>
            </w:r>
            <w:r w:rsidR="00EE4F0D" w:rsidRPr="00D61240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015D7C62" w14:textId="77777777" w:rsidTr="009B4BDC">
        <w:trPr>
          <w:jc w:val="center"/>
        </w:trPr>
        <w:tc>
          <w:tcPr>
            <w:tcW w:w="1624" w:type="dxa"/>
            <w:vAlign w:val="bottom"/>
          </w:tcPr>
          <w:p w14:paraId="732630F2" w14:textId="7BBBFC38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</w:t>
            </w:r>
            <w:ins w:id="14" w:author="Fishkin, James" w:date="2015-05-16T17:43:00Z">
              <w:r w:rsidR="00565D84">
                <w:rPr>
                  <w:rFonts w:ascii="Times New Roman" w:hAnsi="Times New Roman"/>
                  <w:sz w:val="20"/>
                  <w:szCs w:val="20"/>
                </w:rPr>
                <w:t>outhwestern Electric Power (energy choices)</w:t>
              </w:r>
            </w:ins>
            <w:del w:id="15" w:author="Fishkin, James" w:date="2015-05-16T17:43:00Z">
              <w:r w:rsidDel="00565D84">
                <w:rPr>
                  <w:rFonts w:ascii="Times New Roman" w:hAnsi="Times New Roman"/>
                  <w:sz w:val="20"/>
                  <w:szCs w:val="20"/>
                </w:rPr>
                <w:delText>WEPCO</w:delText>
              </w:r>
            </w:del>
          </w:p>
        </w:tc>
        <w:tc>
          <w:tcPr>
            <w:tcW w:w="703" w:type="dxa"/>
            <w:vAlign w:val="bottom"/>
          </w:tcPr>
          <w:p w14:paraId="1B30B5EB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6BFB18B" w14:textId="77777777" w:rsidR="00986CBB" w:rsidRPr="00523AB7" w:rsidRDefault="001C593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14:paraId="730AEBAC" w14:textId="77777777" w:rsidR="00986CBB" w:rsidRDefault="00383AB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05001EF2" w14:textId="77777777" w:rsidR="00986CBB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70AFEE52" w14:textId="77777777" w:rsidR="00986CBB" w:rsidRDefault="00A1704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14:paraId="2856B9C6" w14:textId="409B2703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2221AFAE" w14:textId="638CC4C1" w:rsidR="00986CBB" w:rsidRPr="00D61240" w:rsidRDefault="00D61240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D61240"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2"/>
            </w:r>
          </w:p>
        </w:tc>
      </w:tr>
      <w:tr w:rsidR="00986CBB" w:rsidRPr="00523AB7" w14:paraId="79860783" w14:textId="77777777" w:rsidTr="009B4BDC">
        <w:trPr>
          <w:jc w:val="center"/>
        </w:trPr>
        <w:tc>
          <w:tcPr>
            <w:tcW w:w="1624" w:type="dxa"/>
            <w:vAlign w:val="bottom"/>
          </w:tcPr>
          <w:p w14:paraId="7A796ABA" w14:textId="75C7F3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  <w:ins w:id="16" w:author="Fishkin, James" w:date="2015-05-16T17:44:00Z">
              <w:r w:rsidR="00565D84">
                <w:rPr>
                  <w:rFonts w:ascii="Times New Roman" w:hAnsi="Times New Roman"/>
                  <w:sz w:val="20"/>
                  <w:szCs w:val="20"/>
                </w:rPr>
                <w:t xml:space="preserve"> on Crime</w:t>
              </w:r>
            </w:ins>
          </w:p>
        </w:tc>
        <w:tc>
          <w:tcPr>
            <w:tcW w:w="703" w:type="dxa"/>
            <w:vAlign w:val="bottom"/>
          </w:tcPr>
          <w:p w14:paraId="1F006B7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6E26957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14:paraId="59408750" w14:textId="77777777" w:rsidR="00986CBB" w:rsidRPr="00523AB7" w:rsidRDefault="00D644F3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1B93F1C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14:paraId="15AF912D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14:paraId="0B612712" w14:textId="447CD311" w:rsidR="00986CBB" w:rsidRPr="003D7C0B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2924881A" w14:textId="77777777" w:rsidR="00986CBB" w:rsidRPr="00523AB7" w:rsidRDefault="00986CBB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3"/>
            </w:r>
            <w:r w:rsidR="00EE01A1">
              <w:rPr>
                <w:rFonts w:ascii="Times New Roman" w:hAnsi="Times New Roman"/>
                <w:sz w:val="20"/>
                <w:szCs w:val="20"/>
              </w:rPr>
              <w:t>; Siu et al. 2014</w:t>
            </w:r>
            <w:r w:rsidR="00EE4F0D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45EA8B98" w14:textId="77777777" w:rsidTr="009B4BDC">
        <w:trPr>
          <w:jc w:val="center"/>
        </w:trPr>
        <w:tc>
          <w:tcPr>
            <w:tcW w:w="1624" w:type="dxa"/>
            <w:vAlign w:val="bottom"/>
          </w:tcPr>
          <w:p w14:paraId="25DB2407" w14:textId="12D417A4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  <w:ins w:id="17" w:author="Fishkin, James" w:date="2015-05-16T17:44:00Z">
              <w:r w:rsidR="00565D84">
                <w:rPr>
                  <w:rFonts w:ascii="Times New Roman" w:hAnsi="Times New Roman"/>
                  <w:sz w:val="20"/>
                  <w:szCs w:val="20"/>
                </w:rPr>
                <w:t xml:space="preserve"> (airport and taxes)</w:t>
              </w:r>
            </w:ins>
          </w:p>
        </w:tc>
        <w:tc>
          <w:tcPr>
            <w:tcW w:w="703" w:type="dxa"/>
            <w:vAlign w:val="bottom"/>
          </w:tcPr>
          <w:p w14:paraId="6301E8B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5B48F1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14:paraId="1870DFA0" w14:textId="77777777" w:rsidR="00986CBB" w:rsidRPr="00523AB7" w:rsidRDefault="00A72FE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3D3FBFA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51A89B9F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14:paraId="4C670BD0" w14:textId="14ABD774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283CF75E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14:paraId="5B9C7CAA" w14:textId="77777777" w:rsidTr="009B4BDC">
        <w:trPr>
          <w:jc w:val="center"/>
        </w:trPr>
        <w:tc>
          <w:tcPr>
            <w:tcW w:w="1624" w:type="dxa"/>
            <w:vAlign w:val="bottom"/>
          </w:tcPr>
          <w:p w14:paraId="51FA13C5" w14:textId="6D9BA858" w:rsidR="00887B96" w:rsidRPr="00523AB7" w:rsidRDefault="00887B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</w:t>
            </w:r>
            <w:ins w:id="18" w:author="Fishkin, James" w:date="2015-05-16T17:44:00Z">
              <w:r w:rsidR="00565D84">
                <w:rPr>
                  <w:rFonts w:ascii="Times New Roman" w:hAnsi="Times New Roman"/>
                  <w:sz w:val="20"/>
                  <w:szCs w:val="20"/>
                </w:rPr>
                <w:t xml:space="preserve">ational </w:t>
              </w:r>
              <w:proofErr w:type="spellStart"/>
              <w:r w:rsidR="00565D84">
                <w:rPr>
                  <w:rFonts w:ascii="Times New Roman" w:hAnsi="Times New Roman"/>
                  <w:sz w:val="20"/>
                  <w:szCs w:val="20"/>
                </w:rPr>
                <w:t>Isuses</w:t>
              </w:r>
              <w:proofErr w:type="spellEnd"/>
              <w:r w:rsidR="00565D84">
                <w:rPr>
                  <w:rFonts w:ascii="Times New Roman" w:hAnsi="Times New Roman"/>
                  <w:sz w:val="20"/>
                  <w:szCs w:val="20"/>
                </w:rPr>
                <w:t xml:space="preserve"> Convention with </w:t>
              </w:r>
              <w:r w:rsidR="00565D84">
                <w:rPr>
                  <w:rFonts w:ascii="Times New Roman" w:hAnsi="Times New Roman"/>
                  <w:sz w:val="20"/>
                  <w:szCs w:val="20"/>
                </w:rPr>
                <w:lastRenderedPageBreak/>
                <w:t>Presidential Candidates</w:t>
              </w:r>
            </w:ins>
            <w:del w:id="19" w:author="Fishkin, James" w:date="2015-05-16T17:44:00Z">
              <w:r w:rsidDel="00565D84">
                <w:rPr>
                  <w:rFonts w:ascii="Times New Roman" w:hAnsi="Times New Roman"/>
                  <w:sz w:val="20"/>
                  <w:szCs w:val="20"/>
                </w:rPr>
                <w:delText>IC 1</w:delText>
              </w:r>
            </w:del>
          </w:p>
        </w:tc>
        <w:tc>
          <w:tcPr>
            <w:tcW w:w="703" w:type="dxa"/>
            <w:vAlign w:val="bottom"/>
          </w:tcPr>
          <w:p w14:paraId="01D54656" w14:textId="77777777" w:rsidR="00887B96" w:rsidRDefault="00D414CD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1996</w:t>
            </w:r>
          </w:p>
        </w:tc>
        <w:tc>
          <w:tcPr>
            <w:tcW w:w="576" w:type="dxa"/>
            <w:vAlign w:val="bottom"/>
          </w:tcPr>
          <w:p w14:paraId="6DF7F594" w14:textId="77777777" w:rsidR="00887B96" w:rsidRPr="00523AB7" w:rsidRDefault="008F318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14:paraId="5C9532A4" w14:textId="77777777" w:rsidR="00887B96" w:rsidRDefault="00411B7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62C4A281" w14:textId="77777777" w:rsidR="00887B96" w:rsidRDefault="002871CC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C9B2267" w14:textId="77777777" w:rsidR="00887B96" w:rsidRPr="000C3456" w:rsidRDefault="00A6230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C3456">
              <w:rPr>
                <w:rFonts w:ascii="Times New Roman" w:hAnsi="Times New Roman"/>
                <w:sz w:val="20"/>
                <w:szCs w:val="20"/>
              </w:rPr>
              <w:t>January 18-21</w:t>
            </w:r>
          </w:p>
        </w:tc>
        <w:tc>
          <w:tcPr>
            <w:tcW w:w="2427" w:type="dxa"/>
            <w:vAlign w:val="bottom"/>
          </w:tcPr>
          <w:p w14:paraId="5683A6B4" w14:textId="707D508C" w:rsidR="00887B96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139F26B4" w14:textId="77777777" w:rsidR="00887B96" w:rsidRDefault="00672E5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and Fishkin 2002</w:t>
            </w:r>
            <w:r w:rsidR="000B35B2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  <w:tr w:rsidR="00986CBB" w:rsidRPr="00523AB7" w14:paraId="0B1F4E7D" w14:textId="77777777" w:rsidTr="009B4BDC">
        <w:trPr>
          <w:jc w:val="center"/>
        </w:trPr>
        <w:tc>
          <w:tcPr>
            <w:tcW w:w="1624" w:type="dxa"/>
            <w:vAlign w:val="bottom"/>
          </w:tcPr>
          <w:p w14:paraId="1D676538" w14:textId="079639E6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lastRenderedPageBreak/>
              <w:t>N</w:t>
            </w:r>
            <w:ins w:id="20" w:author="Fishkin, James" w:date="2015-05-16T17:45:00Z">
              <w:r w:rsidR="00565D84">
                <w:rPr>
                  <w:rFonts w:ascii="Times New Roman" w:hAnsi="Times New Roman"/>
                  <w:sz w:val="20"/>
                  <w:szCs w:val="20"/>
                </w:rPr>
                <w:t>ational Issues Convention (foreign policy)</w:t>
              </w:r>
            </w:ins>
            <w:del w:id="21" w:author="Fishkin, James" w:date="2015-05-16T17:45:00Z">
              <w:r w:rsidRPr="00523AB7" w:rsidDel="00565D84">
                <w:rPr>
                  <w:rFonts w:ascii="Times New Roman" w:hAnsi="Times New Roman"/>
                  <w:sz w:val="20"/>
                  <w:szCs w:val="20"/>
                </w:rPr>
                <w:delText>IC 2</w:delText>
              </w:r>
            </w:del>
          </w:p>
        </w:tc>
        <w:tc>
          <w:tcPr>
            <w:tcW w:w="703" w:type="dxa"/>
            <w:vAlign w:val="bottom"/>
          </w:tcPr>
          <w:p w14:paraId="22A2D88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5C5A96C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14:paraId="1A5820CC" w14:textId="77777777" w:rsidR="00986CBB" w:rsidRPr="00A37C18" w:rsidRDefault="00A37C18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37C18"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vAlign w:val="bottom"/>
          </w:tcPr>
          <w:p w14:paraId="41EF024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09376BA3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14:paraId="2E28F9C6" w14:textId="06068E9E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Friday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vAlign w:val="bottom"/>
          </w:tcPr>
          <w:p w14:paraId="7502E530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4"/>
            </w:r>
          </w:p>
        </w:tc>
      </w:tr>
      <w:tr w:rsidR="00986CBB" w:rsidRPr="00523AB7" w14:paraId="0124DE6A" w14:textId="77777777" w:rsidTr="009607DC">
        <w:trPr>
          <w:jc w:val="center"/>
        </w:trPr>
        <w:tc>
          <w:tcPr>
            <w:tcW w:w="1624" w:type="dxa"/>
            <w:vAlign w:val="bottom"/>
          </w:tcPr>
          <w:p w14:paraId="4B12C230" w14:textId="60A4DAE1" w:rsidR="00986CBB" w:rsidRPr="00523AB7" w:rsidRDefault="00565D84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22" w:author="Fishkin, James" w:date="2015-05-16T17:47:00Z">
              <w:r>
                <w:rPr>
                  <w:rFonts w:ascii="Times New Roman" w:hAnsi="Times New Roman"/>
                  <w:sz w:val="20"/>
                  <w:szCs w:val="20"/>
                </w:rPr>
                <w:t>By the People</w:t>
              </w:r>
            </w:ins>
            <w:ins w:id="23" w:author="Fishkin, James" w:date="2015-05-16T17:46:00Z">
              <w:r>
                <w:rPr>
                  <w:rFonts w:ascii="Times New Roman" w:hAnsi="Times New Roman"/>
                  <w:sz w:val="20"/>
                  <w:szCs w:val="20"/>
                </w:rPr>
                <w:t xml:space="preserve"> (Online)</w:t>
              </w:r>
            </w:ins>
            <w:del w:id="24" w:author="Fishkin, James" w:date="2015-05-16T17:46:00Z">
              <w:r w:rsidR="00986CBB" w:rsidRPr="00523AB7" w:rsidDel="00565D84">
                <w:rPr>
                  <w:rFonts w:ascii="Times New Roman" w:hAnsi="Times New Roman"/>
                  <w:sz w:val="20"/>
                  <w:szCs w:val="20"/>
                </w:rPr>
                <w:delText xml:space="preserve">BTP </w:delText>
              </w:r>
            </w:del>
            <w:ins w:id="25" w:author="Fishkin, James" w:date="2015-05-16T17:46:00Z">
              <w:r>
                <w:rPr>
                  <w:rFonts w:ascii="Times New Roman" w:hAnsi="Times New Roman"/>
                  <w:sz w:val="20"/>
                  <w:szCs w:val="20"/>
                </w:rPr>
                <w:t>By the People</w:t>
              </w:r>
            </w:ins>
            <w:del w:id="26" w:author="Fishkin, James" w:date="2015-05-16T17:46:00Z">
              <w:r w:rsidR="00986CBB" w:rsidRPr="00523AB7" w:rsidDel="00565D84">
                <w:rPr>
                  <w:rFonts w:ascii="Times New Roman" w:hAnsi="Times New Roman"/>
                  <w:sz w:val="20"/>
                  <w:szCs w:val="20"/>
                </w:rPr>
                <w:delText>2003</w:delText>
              </w:r>
            </w:del>
          </w:p>
        </w:tc>
        <w:tc>
          <w:tcPr>
            <w:tcW w:w="703" w:type="dxa"/>
            <w:vAlign w:val="bottom"/>
          </w:tcPr>
          <w:p w14:paraId="29B08EC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7562D60A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14:paraId="6BBA24B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5F2017B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6D3B8699" w14:textId="77777777" w:rsidR="00986CBB" w:rsidRPr="00F67FD0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14:paraId="1FA78CBA" w14:textId="20E3A2EA" w:rsidR="00986CBB" w:rsidRPr="00E25FD8" w:rsidRDefault="00153D41" w:rsidP="009607DC">
            <w:pPr>
              <w:pStyle w:val="NoSpacing"/>
              <w:ind w:left="36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473FE7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5"/>
            </w:r>
          </w:p>
        </w:tc>
        <w:tc>
          <w:tcPr>
            <w:tcW w:w="2616" w:type="dxa"/>
          </w:tcPr>
          <w:p w14:paraId="79CE79D5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14:paraId="17C5EE84" w14:textId="77777777" w:rsidTr="009B4BDC">
        <w:trPr>
          <w:jc w:val="center"/>
        </w:trPr>
        <w:tc>
          <w:tcPr>
            <w:tcW w:w="1624" w:type="dxa"/>
            <w:vAlign w:val="bottom"/>
          </w:tcPr>
          <w:p w14:paraId="7E7529B3" w14:textId="26167B56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</w:t>
            </w:r>
            <w:ins w:id="27" w:author="Fishkin, James" w:date="2015-05-16T17:47:00Z">
              <w:r w:rsidR="00565D84">
                <w:rPr>
                  <w:rFonts w:ascii="Times New Roman" w:hAnsi="Times New Roman"/>
                  <w:sz w:val="20"/>
                  <w:szCs w:val="20"/>
                </w:rPr>
                <w:t xml:space="preserve">y the People </w:t>
              </w:r>
            </w:ins>
            <w:del w:id="28" w:author="Fishkin, James" w:date="2015-05-16T17:47:00Z">
              <w:r w:rsidRPr="00523AB7" w:rsidDel="00565D84">
                <w:rPr>
                  <w:rFonts w:ascii="Times New Roman" w:hAnsi="Times New Roman"/>
                  <w:sz w:val="20"/>
                  <w:szCs w:val="20"/>
                </w:rPr>
                <w:delText>TP</w:delText>
              </w:r>
            </w:del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ins w:id="29" w:author="Fishkin, James" w:date="2015-05-16T17:47:00Z">
              <w:r w:rsidR="00565D84">
                <w:rPr>
                  <w:rFonts w:ascii="Times New Roman" w:hAnsi="Times New Roman"/>
                  <w:sz w:val="20"/>
                  <w:szCs w:val="20"/>
                </w:rPr>
                <w:t>US General Election (online)</w:t>
              </w:r>
            </w:ins>
            <w:del w:id="30" w:author="Fishkin, James" w:date="2015-05-16T17:47:00Z">
              <w:r w:rsidRPr="00523AB7" w:rsidDel="00565D84">
                <w:rPr>
                  <w:rFonts w:ascii="Times New Roman" w:hAnsi="Times New Roman"/>
                  <w:sz w:val="20"/>
                  <w:szCs w:val="20"/>
                </w:rPr>
                <w:delText>GE</w:delText>
              </w:r>
            </w:del>
          </w:p>
        </w:tc>
        <w:tc>
          <w:tcPr>
            <w:tcW w:w="703" w:type="dxa"/>
            <w:vAlign w:val="bottom"/>
          </w:tcPr>
          <w:p w14:paraId="6FCDA3C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3F10CFF3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14:paraId="03068236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2BBDF86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31F07140" w14:textId="77777777" w:rsidR="00986CBB" w:rsidRPr="00AC1211" w:rsidRDefault="00AC1211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C1211">
              <w:rPr>
                <w:rFonts w:ascii="Times New Roman" w:hAnsi="Times New Roman"/>
                <w:sz w:val="20"/>
                <w:szCs w:val="20"/>
              </w:rPr>
              <w:t>Sept.-October</w:t>
            </w:r>
          </w:p>
        </w:tc>
        <w:tc>
          <w:tcPr>
            <w:tcW w:w="2427" w:type="dxa"/>
            <w:vAlign w:val="bottom"/>
          </w:tcPr>
          <w:p w14:paraId="70357432" w14:textId="7D24CB87" w:rsidR="00986CBB" w:rsidRPr="00523AB7" w:rsidRDefault="00B7315F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E87A78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6"/>
            </w:r>
          </w:p>
        </w:tc>
        <w:tc>
          <w:tcPr>
            <w:tcW w:w="2616" w:type="dxa"/>
          </w:tcPr>
          <w:p w14:paraId="4DB79B19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872FDE">
              <w:rPr>
                <w:rFonts w:ascii="Times New Roman" w:hAnsi="Times New Roman"/>
                <w:sz w:val="20"/>
                <w:szCs w:val="20"/>
              </w:rPr>
              <w:t>Luskin et al.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986CBB" w:rsidRPr="00523AB7" w14:paraId="1326FCD3" w14:textId="77777777" w:rsidTr="009B4BDC">
        <w:trPr>
          <w:trHeight w:val="351"/>
          <w:jc w:val="center"/>
        </w:trPr>
        <w:tc>
          <w:tcPr>
            <w:tcW w:w="1624" w:type="dxa"/>
            <w:vAlign w:val="bottom"/>
          </w:tcPr>
          <w:p w14:paraId="1F5C0F07" w14:textId="0A54DA29" w:rsidR="00986CBB" w:rsidRPr="00523AB7" w:rsidRDefault="00565D84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31" w:author="Fishkin, James" w:date="2015-05-16T17:48:00Z">
              <w:r>
                <w:rPr>
                  <w:rFonts w:ascii="Times New Roman" w:hAnsi="Times New Roman"/>
                  <w:sz w:val="20"/>
                  <w:szCs w:val="20"/>
                </w:rPr>
                <w:t xml:space="preserve"> By the People</w:t>
              </w:r>
            </w:ins>
            <w:del w:id="32" w:author="Fishkin, James" w:date="2015-05-16T17:48:00Z">
              <w:r w:rsidR="00986CBB" w:rsidRPr="00523AB7" w:rsidDel="00565D84">
                <w:rPr>
                  <w:rFonts w:ascii="Times New Roman" w:hAnsi="Times New Roman"/>
                  <w:sz w:val="20"/>
                  <w:szCs w:val="20"/>
                </w:rPr>
                <w:delText>BTP</w:delText>
              </w:r>
            </w:del>
            <w:r w:rsidR="00986CBB"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ins w:id="33" w:author="Fishkin, James" w:date="2015-05-16T17:48:00Z">
              <w:r>
                <w:rPr>
                  <w:rFonts w:ascii="Times New Roman" w:hAnsi="Times New Roman"/>
                  <w:sz w:val="20"/>
                  <w:szCs w:val="20"/>
                </w:rPr>
                <w:t>(Primaries, online)</w:t>
              </w:r>
            </w:ins>
            <w:del w:id="34" w:author="Fishkin, James" w:date="2015-05-16T17:48:00Z">
              <w:r w:rsidR="00986CBB" w:rsidRPr="00523AB7" w:rsidDel="00565D84">
                <w:rPr>
                  <w:rFonts w:ascii="Times New Roman" w:hAnsi="Times New Roman"/>
                  <w:sz w:val="20"/>
                  <w:szCs w:val="20"/>
                </w:rPr>
                <w:delText>Pr</w:delText>
              </w:r>
            </w:del>
            <w:r w:rsidR="00986CBB" w:rsidRPr="00523AB7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703" w:type="dxa"/>
            <w:vAlign w:val="bottom"/>
          </w:tcPr>
          <w:p w14:paraId="29B9478D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43FAB50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</w:tcPr>
          <w:p w14:paraId="0400A2D8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vAlign w:val="bottom"/>
          </w:tcPr>
          <w:p w14:paraId="2773FA42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14:paraId="27547BE3" w14:textId="77777777" w:rsidR="00986CBB" w:rsidRPr="00B34B09" w:rsidRDefault="00B34B09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34B09">
              <w:rPr>
                <w:rFonts w:ascii="Times New Roman" w:hAnsi="Times New Roman"/>
                <w:sz w:val="18"/>
                <w:szCs w:val="20"/>
              </w:rPr>
              <w:t>January-February</w:t>
            </w:r>
          </w:p>
        </w:tc>
        <w:tc>
          <w:tcPr>
            <w:tcW w:w="2427" w:type="dxa"/>
            <w:vAlign w:val="bottom"/>
          </w:tcPr>
          <w:p w14:paraId="6F2178FF" w14:textId="6658280E" w:rsidR="00986CBB" w:rsidRPr="00523AB7" w:rsidRDefault="00086233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DE6816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7"/>
            </w:r>
          </w:p>
        </w:tc>
        <w:tc>
          <w:tcPr>
            <w:tcW w:w="2616" w:type="dxa"/>
          </w:tcPr>
          <w:p w14:paraId="722BBE0D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14:paraId="35E406EB" w14:textId="77777777" w:rsidTr="009B4BDC">
        <w:trPr>
          <w:jc w:val="center"/>
        </w:trPr>
        <w:tc>
          <w:tcPr>
            <w:tcW w:w="1624" w:type="dxa"/>
            <w:tcBorders>
              <w:bottom w:val="nil"/>
            </w:tcBorders>
            <w:vAlign w:val="bottom"/>
          </w:tcPr>
          <w:p w14:paraId="59BDE71E" w14:textId="7441FE2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  <w:ins w:id="35" w:author="Fishkin, James" w:date="2015-05-16T17:48:00Z">
              <w:r w:rsidR="00565D84">
                <w:rPr>
                  <w:rFonts w:ascii="Times New Roman" w:hAnsi="Times New Roman"/>
                  <w:sz w:val="20"/>
                  <w:szCs w:val="20"/>
                </w:rPr>
                <w:t xml:space="preserve"> (CA) Housing</w:t>
              </w:r>
            </w:ins>
          </w:p>
        </w:tc>
        <w:tc>
          <w:tcPr>
            <w:tcW w:w="703" w:type="dxa"/>
            <w:tcBorders>
              <w:bottom w:val="nil"/>
            </w:tcBorders>
            <w:vAlign w:val="bottom"/>
          </w:tcPr>
          <w:p w14:paraId="65585A2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14:paraId="0986F4A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14:paraId="1964F294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bottom w:val="nil"/>
            </w:tcBorders>
            <w:vAlign w:val="bottom"/>
          </w:tcPr>
          <w:p w14:paraId="50BAE2EB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14:paraId="2CA03254" w14:textId="77777777" w:rsidR="00986CBB" w:rsidRPr="00510D7C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14:paraId="18B79C01" w14:textId="627E1716" w:rsidR="00986CBB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Saturday to </w:t>
            </w:r>
            <w:r w:rsidR="0004115E">
              <w:rPr>
                <w:rFonts w:ascii="Times New Roman" w:hAnsi="Times New Roman"/>
                <w:sz w:val="20"/>
                <w:szCs w:val="20"/>
              </w:rPr>
              <w:t>Sunday</w:t>
            </w:r>
          </w:p>
        </w:tc>
        <w:tc>
          <w:tcPr>
            <w:tcW w:w="2616" w:type="dxa"/>
            <w:tcBorders>
              <w:bottom w:val="nil"/>
            </w:tcBorders>
          </w:tcPr>
          <w:p w14:paraId="56E8A3E2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8"/>
            </w:r>
          </w:p>
        </w:tc>
      </w:tr>
      <w:tr w:rsidR="00986CBB" w:rsidRPr="00523AB7" w14:paraId="4923B07C" w14:textId="77777777" w:rsidTr="009813A4">
        <w:trPr>
          <w:jc w:val="center"/>
        </w:trPr>
        <w:tc>
          <w:tcPr>
            <w:tcW w:w="1624" w:type="dxa"/>
            <w:tcBorders>
              <w:top w:val="nil"/>
              <w:bottom w:val="nil"/>
            </w:tcBorders>
            <w:vAlign w:val="bottom"/>
          </w:tcPr>
          <w:p w14:paraId="07EA3BD8" w14:textId="1658DE79" w:rsidR="00986CBB" w:rsidRPr="00523AB7" w:rsidRDefault="00565D84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ins w:id="36" w:author="Fishkin, James" w:date="2015-05-16T17:49:00Z">
              <w:r>
                <w:rPr>
                  <w:rFonts w:ascii="Times New Roman" w:hAnsi="Times New Roman"/>
                  <w:sz w:val="20"/>
                  <w:szCs w:val="20"/>
                </w:rPr>
                <w:t xml:space="preserve">By the People </w:t>
              </w:r>
            </w:ins>
            <w:del w:id="37" w:author="Fishkin, James" w:date="2015-05-16T17:49:00Z">
              <w:r w:rsidR="00986CBB" w:rsidDel="00565D84">
                <w:rPr>
                  <w:rFonts w:ascii="Times New Roman" w:hAnsi="Times New Roman"/>
                  <w:sz w:val="20"/>
                  <w:szCs w:val="20"/>
                </w:rPr>
                <w:delText>BTP 2005</w:delText>
              </w:r>
            </w:del>
            <w:ins w:id="38" w:author="Fishkin, James" w:date="2015-05-16T17:51:00Z">
              <w:r w:rsidR="00140FA3">
                <w:rPr>
                  <w:rFonts w:ascii="Times New Roman" w:hAnsi="Times New Roman"/>
                  <w:sz w:val="20"/>
                  <w:szCs w:val="20"/>
                </w:rPr>
                <w:t>Health Care and Education (online)</w:t>
              </w:r>
            </w:ins>
          </w:p>
        </w:tc>
        <w:tc>
          <w:tcPr>
            <w:tcW w:w="703" w:type="dxa"/>
            <w:tcBorders>
              <w:top w:val="nil"/>
              <w:bottom w:val="nil"/>
            </w:tcBorders>
            <w:vAlign w:val="bottom"/>
          </w:tcPr>
          <w:p w14:paraId="4006721C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14:paraId="52546F31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14:paraId="0C3A8E89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11" w:type="dxa"/>
            <w:tcBorders>
              <w:top w:val="nil"/>
              <w:bottom w:val="nil"/>
            </w:tcBorders>
            <w:vAlign w:val="bottom"/>
          </w:tcPr>
          <w:p w14:paraId="3D7AC82E" w14:textId="77777777" w:rsidR="00986CBB" w:rsidRPr="00523AB7" w:rsidRDefault="00986CBB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14:paraId="2A5E5F35" w14:textId="77777777" w:rsidR="00986CBB" w:rsidRPr="00C94125" w:rsidRDefault="00C94125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October 22-29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14:paraId="01774D93" w14:textId="57D5BA0C" w:rsidR="00986CBB" w:rsidRPr="00523AB7" w:rsidRDefault="00344910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See Note</w:t>
            </w:r>
            <w:r w:rsidR="00FA127D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9"/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 w14:paraId="58E7A14B" w14:textId="77777777" w:rsidR="00986CBB" w:rsidRPr="00523AB7" w:rsidRDefault="00986CBB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C94125">
              <w:rPr>
                <w:rFonts w:ascii="Times New Roman" w:hAnsi="Times New Roman"/>
                <w:sz w:val="20"/>
                <w:szCs w:val="20"/>
              </w:rPr>
              <w:t>PBS</w:t>
            </w:r>
            <w:r w:rsidRPr="00C94125"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0"/>
            </w:r>
          </w:p>
        </w:tc>
      </w:tr>
      <w:tr w:rsidR="00637007" w:rsidRPr="00523AB7" w14:paraId="78DE82D1" w14:textId="77777777" w:rsidTr="009813A4">
        <w:trPr>
          <w:jc w:val="center"/>
        </w:trPr>
        <w:tc>
          <w:tcPr>
            <w:tcW w:w="1624" w:type="dxa"/>
            <w:tcBorders>
              <w:top w:val="nil"/>
              <w:bottom w:val="single" w:sz="4" w:space="0" w:color="auto"/>
            </w:tcBorders>
            <w:vAlign w:val="bottom"/>
          </w:tcPr>
          <w:p w14:paraId="79365C1C" w14:textId="6A5B8373" w:rsidR="00637007" w:rsidRPr="00523AB7" w:rsidRDefault="00637007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proofErr w:type="spellEnd"/>
            <w:ins w:id="39" w:author="Fishkin, James" w:date="2015-05-16T17:51:00Z">
              <w:r w:rsidR="00140FA3">
                <w:rPr>
                  <w:rFonts w:ascii="Times New Roman" w:hAnsi="Times New Roman"/>
                  <w:sz w:val="20"/>
                  <w:szCs w:val="20"/>
                </w:rPr>
                <w:t xml:space="preserve"> Township China (Budgeting and Infrastructure</w:t>
              </w:r>
            </w:ins>
          </w:p>
        </w:tc>
        <w:tc>
          <w:tcPr>
            <w:tcW w:w="703" w:type="dxa"/>
            <w:tcBorders>
              <w:top w:val="nil"/>
              <w:bottom w:val="single" w:sz="4" w:space="0" w:color="auto"/>
            </w:tcBorders>
            <w:vAlign w:val="bottom"/>
          </w:tcPr>
          <w:p w14:paraId="3578A0EC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14:paraId="6FC25639" w14:textId="77777777" w:rsidR="00637007" w:rsidRPr="00523AB7" w:rsidRDefault="00637007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14:paraId="0D72B668" w14:textId="77777777" w:rsidR="00637007" w:rsidRPr="00523AB7" w:rsidRDefault="00FF6AE8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vAlign w:val="bottom"/>
          </w:tcPr>
          <w:p w14:paraId="04CC6444" w14:textId="77777777" w:rsidR="00637007" w:rsidRPr="00523AB7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14:paraId="302F25D3" w14:textId="77777777" w:rsidR="00637007" w:rsidRPr="00F67FD0" w:rsidRDefault="00637007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14:paraId="1BCACE12" w14:textId="0E7B3802" w:rsidR="00637007" w:rsidRPr="00523AB7" w:rsidRDefault="009A02FC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One day</w:t>
            </w:r>
          </w:p>
        </w:tc>
        <w:tc>
          <w:tcPr>
            <w:tcW w:w="2616" w:type="dxa"/>
            <w:tcBorders>
              <w:top w:val="nil"/>
              <w:bottom w:val="single" w:sz="4" w:space="0" w:color="auto"/>
            </w:tcBorders>
            <w:vAlign w:val="bottom"/>
          </w:tcPr>
          <w:p w14:paraId="4E5047C7" w14:textId="77777777" w:rsidR="00637007" w:rsidRPr="00523AB7" w:rsidRDefault="005464CC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</w:t>
            </w:r>
            <w:r w:rsidR="00BE6E7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</w:tr>
    </w:tbl>
    <w:p w14:paraId="783BC49A" w14:textId="77777777" w:rsidR="00E62D54" w:rsidRDefault="00F764FB" w:rsidP="00F764FB">
      <w:pPr>
        <w:pStyle w:val="Default"/>
        <w:sectPr w:rsidR="00E62D54" w:rsidSect="000B0A06">
          <w:headerReference w:type="default" r:id="rId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  </w:t>
      </w:r>
    </w:p>
    <w:p w14:paraId="4A84AE8C" w14:textId="77777777"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14:paraId="5F29109E" w14:textId="77777777"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14:paraId="456F5C7C" w14:textId="77777777"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>. Working Paper.</w:t>
      </w:r>
      <w:r w:rsidR="008854B9">
        <w:rPr>
          <w:rFonts w:ascii="Times New Roman" w:hAnsi="Times New Roman"/>
          <w:sz w:val="24"/>
          <w:szCs w:val="24"/>
        </w:rPr>
        <w:t xml:space="preserve"> </w:t>
      </w:r>
    </w:p>
    <w:p w14:paraId="5C3BC7C7" w14:textId="77777777"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S., Baogang He, Robert C. Luskin, and Alice Siu.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 xml:space="preserve">. 40, 435–44 </w:t>
      </w:r>
    </w:p>
    <w:p w14:paraId="7C6C091D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Fishkin, James S. and Robert C. Luskin. 1999. “Bringing Deliberation to the Democratic Dialogue.” In Maxwell McCombs and Amy Reynolds, eds., </w:t>
      </w:r>
      <w:proofErr w:type="gramStart"/>
      <w:r w:rsidRPr="00EA16C8">
        <w:rPr>
          <w:i/>
          <w:iCs/>
          <w:color w:val="auto"/>
        </w:rPr>
        <w:t>The</w:t>
      </w:r>
      <w:proofErr w:type="gramEnd"/>
      <w:r w:rsidRPr="00EA16C8">
        <w:rPr>
          <w:i/>
          <w:iCs/>
          <w:color w:val="auto"/>
        </w:rPr>
        <w:t xml:space="preserve">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14:paraId="57A685FC" w14:textId="77777777" w:rsidR="00AC393D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>. Deliberative democracy and opinion formation. Odense: University of Southern Denmark Press</w:t>
      </w:r>
    </w:p>
    <w:p w14:paraId="2A6EF67B" w14:textId="77777777" w:rsidR="00AC1211" w:rsidRPr="00EA16C8" w:rsidRDefault="00AC1211" w:rsidP="00AC1211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Iyengar, Shanto, Robert C. Luskin, James S. Fishkin. 2004 Deliberative Public Opinion in </w:t>
      </w:r>
      <w:r w:rsidRPr="00AC1211">
        <w:rPr>
          <w:rFonts w:ascii="Times New Roman" w:hAnsi="Times New Roman"/>
          <w:sz w:val="24"/>
          <w:szCs w:val="24"/>
        </w:rPr>
        <w:t xml:space="preserve">Presidential Primaries: </w:t>
      </w:r>
      <w:r>
        <w:rPr>
          <w:rFonts w:ascii="Times New Roman" w:hAnsi="Times New Roman"/>
          <w:sz w:val="24"/>
          <w:szCs w:val="24"/>
        </w:rPr>
        <w:t xml:space="preserve">Evidence </w:t>
      </w:r>
      <w:r w:rsidRPr="00AC1211">
        <w:rPr>
          <w:rFonts w:ascii="Times New Roman" w:hAnsi="Times New Roman"/>
          <w:sz w:val="24"/>
          <w:szCs w:val="24"/>
        </w:rPr>
        <w:t>from the Online Deliberative Poll</w:t>
      </w:r>
      <w:r>
        <w:rPr>
          <w:rFonts w:ascii="Times New Roman" w:hAnsi="Times New Roman"/>
          <w:sz w:val="24"/>
          <w:szCs w:val="24"/>
        </w:rPr>
        <w:t>. Paper presented at the conference “Voice and Citizenship: Re-thinking Theory and Practice in Political Communication.”</w:t>
      </w:r>
    </w:p>
    <w:p w14:paraId="7DF28FAB" w14:textId="77777777"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5D7E7BCB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lastRenderedPageBreak/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14:paraId="58601182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14:paraId="788C7E3E" w14:textId="77777777"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14:paraId="40D3FE72" w14:textId="77777777"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and James S. Fishkin.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Working Paper.</w:t>
      </w:r>
    </w:p>
    <w:p w14:paraId="1FD520E0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Luskin, Robert C., James S. Fishkin, and Roger Jowell.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14:paraId="4E5AF376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14:paraId="123AD7A7" w14:textId="77777777"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Park, Alison, Roger Jowell, and Suzi McPherson, 1998.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14:paraId="766FD6B7" w14:textId="77777777"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color w:val="000000"/>
          <w:sz w:val="24"/>
          <w:szCs w:val="24"/>
        </w:rPr>
        <w:lastRenderedPageBreak/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 xml:space="preserve">. 2014. </w:t>
      </w:r>
      <w:r w:rsidRPr="0024076F">
        <w:rPr>
          <w:rFonts w:ascii="Times New Roman" w:hAnsi="Times New Roman"/>
          <w:sz w:val="24"/>
          <w:szCs w:val="24"/>
        </w:rPr>
        <w:t>Deliberating in Deep Divisions: Policies Toward the Roma in Bulgaria. International Society of Political Psychology. Rome, Italy.</w:t>
      </w:r>
    </w:p>
    <w:p w14:paraId="3B8D1B66" w14:textId="77777777"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Sturgis, Patrick, Caroline Roberts, and Nick Allum.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 w:rsidSect="00E6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573E39" w14:textId="77777777" w:rsidR="00184F37" w:rsidRDefault="00184F37" w:rsidP="00F764FB">
      <w:pPr>
        <w:spacing w:after="0" w:line="240" w:lineRule="auto"/>
      </w:pPr>
      <w:r>
        <w:separator/>
      </w:r>
    </w:p>
  </w:endnote>
  <w:endnote w:type="continuationSeparator" w:id="0">
    <w:p w14:paraId="120782F8" w14:textId="77777777" w:rsidR="00184F37" w:rsidRDefault="00184F37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F686C2" w14:textId="77777777" w:rsidR="00184F37" w:rsidRDefault="00184F37" w:rsidP="00F764FB">
      <w:pPr>
        <w:spacing w:after="0" w:line="240" w:lineRule="auto"/>
      </w:pPr>
      <w:r>
        <w:separator/>
      </w:r>
    </w:p>
  </w:footnote>
  <w:footnote w:type="continuationSeparator" w:id="0">
    <w:p w14:paraId="2F944139" w14:textId="77777777" w:rsidR="00184F37" w:rsidRDefault="00184F37" w:rsidP="00F764FB">
      <w:pPr>
        <w:spacing w:after="0" w:line="240" w:lineRule="auto"/>
      </w:pPr>
      <w:r>
        <w:continuationSeparator/>
      </w:r>
    </w:p>
  </w:footnote>
  <w:footnote w:id="1">
    <w:p w14:paraId="0C729D68" w14:textId="5008C6FF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1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http://cdd.stanford.edu/research/papers/2000/utility_paper.pdf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2">
    <w:p w14:paraId="2A6507AA" w14:textId="5F102BFC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See above reference. </w:t>
      </w:r>
    </w:p>
  </w:footnote>
  <w:footnote w:id="3">
    <w:p w14:paraId="4725C378" w14:textId="43533281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2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http://cdd.stanford.edu/polls/bulgaria/2007/bulgaria-results.pdf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4">
    <w:p w14:paraId="0EC8BCC5" w14:textId="77777777" w:rsidR="00952CB7" w:rsidRPr="00954E7F" w:rsidRDefault="00952CB7" w:rsidP="009E641A">
      <w:pPr>
        <w:pStyle w:val="NoSpacing"/>
        <w:rPr>
          <w:rFonts w:ascii="Times New Roman" w:hAnsi="Times New Roman"/>
          <w:color w:val="FF0000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3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http://www.pbs.org/newshour/spc/btp/archive/transcript_20030112.html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5">
    <w:p w14:paraId="57EDA633" w14:textId="0F936318" w:rsidR="00473FE7" w:rsidRPr="00954E7F" w:rsidRDefault="00473FE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r w:rsidRPr="00954E7F">
        <w:rPr>
          <w:rStyle w:val="CommentReference"/>
          <w:rFonts w:ascii="Times New Roman" w:hAnsi="Times New Roman"/>
          <w:sz w:val="20"/>
          <w:szCs w:val="20"/>
        </w:rPr>
        <w:t>Duration</w:t>
      </w:r>
      <w:r w:rsidRPr="00954E7F">
        <w:rPr>
          <w:rFonts w:ascii="Times New Roman" w:hAnsi="Times New Roman"/>
          <w:sz w:val="20"/>
          <w:szCs w:val="20"/>
        </w:rPr>
        <w:t xml:space="preserve">: Twice per week, one hour at a time for four weeks. (8 hours)  Source: </w:t>
      </w:r>
      <w:hyperlink r:id="rId4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http://cdd.stanford.edu/research/papers/2006/foreign-policy.pdf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9</w:t>
      </w:r>
    </w:p>
  </w:footnote>
  <w:footnote w:id="6">
    <w:p w14:paraId="07A0FCDF" w14:textId="56CD670C" w:rsidR="00E87A78" w:rsidRPr="00954E7F" w:rsidRDefault="00E87A78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Duration: Five weekly, hour-long meetings. (5 hours) Source: </w:t>
      </w:r>
      <w:hyperlink r:id="rId5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http://cdd.stanford.edu/research/papers/2006/deliberative-voter.pdf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6</w:t>
      </w:r>
    </w:p>
  </w:footnote>
  <w:footnote w:id="7">
    <w:p w14:paraId="5F058D5B" w14:textId="11FDDC30" w:rsidR="00DE6816" w:rsidRPr="00954E7F" w:rsidRDefault="00DE6816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Duration: Five weekly, hour-long meetings. (5 hours) Source: </w:t>
      </w:r>
      <w:hyperlink r:id="rId6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http://cdd.stanford.edu/research/papers/2005/presidential-nomination.pdf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8</w:t>
      </w:r>
    </w:p>
  </w:footnote>
  <w:footnote w:id="8">
    <w:p w14:paraId="45FE93CE" w14:textId="77777777" w:rsidR="00952CB7" w:rsidRPr="00954E7F" w:rsidRDefault="00952CB7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7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http://cdd.stanford.edu/polls/california/2008/threshold2008-report.pdf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</w:t>
      </w:r>
    </w:p>
  </w:footnote>
  <w:footnote w:id="9">
    <w:p w14:paraId="3D4F31D4" w14:textId="5306F2EC" w:rsidR="00FA127D" w:rsidRPr="00954E7F" w:rsidRDefault="00FA127D" w:rsidP="009E641A">
      <w:pPr>
        <w:pStyle w:val="NoSpacing"/>
        <w:rPr>
          <w:rFonts w:ascii="Times New Roman" w:hAnsi="Times New Roman"/>
          <w:sz w:val="20"/>
          <w:szCs w:val="2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Duration: Five weekly, hour-long sessions (5 hours). Source: </w:t>
      </w:r>
      <w:hyperlink r:id="rId8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http://cdd.stanford.edu/polls/btp/2005/btp-poll-results.pdf</w:t>
        </w:r>
      </w:hyperlink>
      <w:r w:rsidRPr="00954E7F">
        <w:rPr>
          <w:rFonts w:ascii="Times New Roman" w:hAnsi="Times New Roman"/>
          <w:sz w:val="20"/>
          <w:szCs w:val="20"/>
        </w:rPr>
        <w:t xml:space="preserve"> page 4</w:t>
      </w:r>
    </w:p>
  </w:footnote>
  <w:footnote w:id="10">
    <w:p w14:paraId="52790F31" w14:textId="77777777" w:rsidR="00952CB7" w:rsidRPr="00DA122D" w:rsidRDefault="00952CB7" w:rsidP="009E641A">
      <w:pPr>
        <w:pStyle w:val="NoSpacing"/>
        <w:rPr>
          <w:rFonts w:ascii="Times New Roman" w:hAnsi="Times New Roman"/>
          <w:color w:val="FF0000"/>
        </w:rPr>
      </w:pPr>
      <w:r w:rsidRPr="00954E7F">
        <w:rPr>
          <w:rStyle w:val="FootnoteReference"/>
          <w:rFonts w:ascii="Times New Roman" w:hAnsi="Times New Roman"/>
          <w:sz w:val="20"/>
          <w:szCs w:val="20"/>
        </w:rPr>
        <w:footnoteRef/>
      </w:r>
      <w:r w:rsidRPr="00954E7F">
        <w:rPr>
          <w:rFonts w:ascii="Times New Roman" w:hAnsi="Times New Roman"/>
          <w:sz w:val="20"/>
          <w:szCs w:val="20"/>
        </w:rPr>
        <w:t xml:space="preserve"> </w:t>
      </w:r>
      <w:hyperlink r:id="rId9" w:history="1">
        <w:r w:rsidRPr="00954E7F">
          <w:rPr>
            <w:rStyle w:val="Hyperlink"/>
            <w:rFonts w:ascii="Times New Roman" w:hAnsi="Times New Roman"/>
            <w:sz w:val="20"/>
            <w:szCs w:val="20"/>
          </w:rPr>
          <w:t>http://www.pbs.org/newshour/spc/btp/articles/events_deliberation.html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3D5A1A" w14:textId="77777777" w:rsidR="00661FDB" w:rsidRDefault="00661FD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00DC"/>
    <w:rsid w:val="00011F79"/>
    <w:rsid w:val="0004115E"/>
    <w:rsid w:val="0006752C"/>
    <w:rsid w:val="00086233"/>
    <w:rsid w:val="000944B0"/>
    <w:rsid w:val="000B0A06"/>
    <w:rsid w:val="000B2F7C"/>
    <w:rsid w:val="000B35B2"/>
    <w:rsid w:val="000B6AB8"/>
    <w:rsid w:val="000C3456"/>
    <w:rsid w:val="000D265C"/>
    <w:rsid w:val="000E3979"/>
    <w:rsid w:val="000E75E9"/>
    <w:rsid w:val="000F10FE"/>
    <w:rsid w:val="00111C2E"/>
    <w:rsid w:val="00140FA3"/>
    <w:rsid w:val="00142FAD"/>
    <w:rsid w:val="00153655"/>
    <w:rsid w:val="00153D41"/>
    <w:rsid w:val="001808F3"/>
    <w:rsid w:val="00184F37"/>
    <w:rsid w:val="00191A10"/>
    <w:rsid w:val="001B0533"/>
    <w:rsid w:val="001C5936"/>
    <w:rsid w:val="001D785F"/>
    <w:rsid w:val="001F65F5"/>
    <w:rsid w:val="00200CA9"/>
    <w:rsid w:val="0024076F"/>
    <w:rsid w:val="002574D6"/>
    <w:rsid w:val="002661E3"/>
    <w:rsid w:val="002723A1"/>
    <w:rsid w:val="002871CC"/>
    <w:rsid w:val="002947F9"/>
    <w:rsid w:val="002B6DB8"/>
    <w:rsid w:val="002C44EF"/>
    <w:rsid w:val="002D6D31"/>
    <w:rsid w:val="00326090"/>
    <w:rsid w:val="00335CEC"/>
    <w:rsid w:val="00344910"/>
    <w:rsid w:val="003460FD"/>
    <w:rsid w:val="00352CE9"/>
    <w:rsid w:val="00355092"/>
    <w:rsid w:val="003642AD"/>
    <w:rsid w:val="0037409F"/>
    <w:rsid w:val="003768C9"/>
    <w:rsid w:val="003778DE"/>
    <w:rsid w:val="00383AB7"/>
    <w:rsid w:val="003A05FA"/>
    <w:rsid w:val="003A3703"/>
    <w:rsid w:val="003F1AFF"/>
    <w:rsid w:val="00403E40"/>
    <w:rsid w:val="00411B71"/>
    <w:rsid w:val="00414FE4"/>
    <w:rsid w:val="00415E58"/>
    <w:rsid w:val="00451F4D"/>
    <w:rsid w:val="0046621F"/>
    <w:rsid w:val="004702AF"/>
    <w:rsid w:val="00473FE7"/>
    <w:rsid w:val="004848FB"/>
    <w:rsid w:val="00490485"/>
    <w:rsid w:val="004B2F96"/>
    <w:rsid w:val="004E3134"/>
    <w:rsid w:val="004E3B80"/>
    <w:rsid w:val="004F0060"/>
    <w:rsid w:val="0051629A"/>
    <w:rsid w:val="0051759A"/>
    <w:rsid w:val="00530244"/>
    <w:rsid w:val="0054281B"/>
    <w:rsid w:val="005464CC"/>
    <w:rsid w:val="005509A9"/>
    <w:rsid w:val="00552FB5"/>
    <w:rsid w:val="00565D84"/>
    <w:rsid w:val="00582274"/>
    <w:rsid w:val="00591267"/>
    <w:rsid w:val="005C7227"/>
    <w:rsid w:val="005D7381"/>
    <w:rsid w:val="00607AA6"/>
    <w:rsid w:val="00616000"/>
    <w:rsid w:val="00635F77"/>
    <w:rsid w:val="00636B19"/>
    <w:rsid w:val="00637007"/>
    <w:rsid w:val="00661FDB"/>
    <w:rsid w:val="00672E5B"/>
    <w:rsid w:val="0068235B"/>
    <w:rsid w:val="006C40B4"/>
    <w:rsid w:val="00707194"/>
    <w:rsid w:val="00710314"/>
    <w:rsid w:val="00711A73"/>
    <w:rsid w:val="00731F1D"/>
    <w:rsid w:val="0075072D"/>
    <w:rsid w:val="007664D0"/>
    <w:rsid w:val="00776655"/>
    <w:rsid w:val="007B1268"/>
    <w:rsid w:val="008035F1"/>
    <w:rsid w:val="00807048"/>
    <w:rsid w:val="0081012B"/>
    <w:rsid w:val="008329FE"/>
    <w:rsid w:val="00836C35"/>
    <w:rsid w:val="00845340"/>
    <w:rsid w:val="008645FF"/>
    <w:rsid w:val="00872FDE"/>
    <w:rsid w:val="00874354"/>
    <w:rsid w:val="008854B9"/>
    <w:rsid w:val="00887B96"/>
    <w:rsid w:val="008D43E4"/>
    <w:rsid w:val="008E6CF5"/>
    <w:rsid w:val="008F3189"/>
    <w:rsid w:val="008F73F1"/>
    <w:rsid w:val="00902873"/>
    <w:rsid w:val="00916546"/>
    <w:rsid w:val="00952CB7"/>
    <w:rsid w:val="00954E7F"/>
    <w:rsid w:val="009607DC"/>
    <w:rsid w:val="00960D4D"/>
    <w:rsid w:val="00971690"/>
    <w:rsid w:val="009813A4"/>
    <w:rsid w:val="00986CBB"/>
    <w:rsid w:val="00990A47"/>
    <w:rsid w:val="009922AA"/>
    <w:rsid w:val="009943A2"/>
    <w:rsid w:val="009A02FC"/>
    <w:rsid w:val="009A529D"/>
    <w:rsid w:val="009B4BDC"/>
    <w:rsid w:val="009C1156"/>
    <w:rsid w:val="009D5E0A"/>
    <w:rsid w:val="009D60E9"/>
    <w:rsid w:val="009E48EC"/>
    <w:rsid w:val="009E641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2305"/>
    <w:rsid w:val="00A63022"/>
    <w:rsid w:val="00A72FEB"/>
    <w:rsid w:val="00A86DCC"/>
    <w:rsid w:val="00A90B69"/>
    <w:rsid w:val="00AB03AD"/>
    <w:rsid w:val="00AC1211"/>
    <w:rsid w:val="00AC393D"/>
    <w:rsid w:val="00AC466C"/>
    <w:rsid w:val="00B34B09"/>
    <w:rsid w:val="00B55C3E"/>
    <w:rsid w:val="00B60B09"/>
    <w:rsid w:val="00B7315F"/>
    <w:rsid w:val="00B74BBC"/>
    <w:rsid w:val="00B942CA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854DA"/>
    <w:rsid w:val="00C86B68"/>
    <w:rsid w:val="00C94125"/>
    <w:rsid w:val="00CA0B2F"/>
    <w:rsid w:val="00CA3859"/>
    <w:rsid w:val="00CB17DE"/>
    <w:rsid w:val="00CC18D8"/>
    <w:rsid w:val="00CE57A6"/>
    <w:rsid w:val="00D2733B"/>
    <w:rsid w:val="00D36DC8"/>
    <w:rsid w:val="00D414CD"/>
    <w:rsid w:val="00D61240"/>
    <w:rsid w:val="00D644F3"/>
    <w:rsid w:val="00D65ED3"/>
    <w:rsid w:val="00D96FF7"/>
    <w:rsid w:val="00DA122D"/>
    <w:rsid w:val="00DB29D2"/>
    <w:rsid w:val="00DC6775"/>
    <w:rsid w:val="00DE5267"/>
    <w:rsid w:val="00DE6816"/>
    <w:rsid w:val="00DE7D83"/>
    <w:rsid w:val="00E23C37"/>
    <w:rsid w:val="00E27E42"/>
    <w:rsid w:val="00E55F0F"/>
    <w:rsid w:val="00E62D54"/>
    <w:rsid w:val="00E7273E"/>
    <w:rsid w:val="00E83D2F"/>
    <w:rsid w:val="00E85529"/>
    <w:rsid w:val="00E87A78"/>
    <w:rsid w:val="00EA0040"/>
    <w:rsid w:val="00EA0340"/>
    <w:rsid w:val="00EA16C8"/>
    <w:rsid w:val="00EA5A08"/>
    <w:rsid w:val="00EA7751"/>
    <w:rsid w:val="00EB0F7F"/>
    <w:rsid w:val="00EE01A1"/>
    <w:rsid w:val="00EE4F0D"/>
    <w:rsid w:val="00F12EE1"/>
    <w:rsid w:val="00F57CF2"/>
    <w:rsid w:val="00F657B0"/>
    <w:rsid w:val="00F71966"/>
    <w:rsid w:val="00F764FB"/>
    <w:rsid w:val="00F84E4F"/>
    <w:rsid w:val="00F931B2"/>
    <w:rsid w:val="00FA127D"/>
    <w:rsid w:val="00FC5709"/>
    <w:rsid w:val="00FE335A"/>
    <w:rsid w:val="00FE3F5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://cdd.stanford.edu/polls/btp/2005/btp-poll-results.pdf" TargetMode="External"/><Relationship Id="rId3" Type="http://schemas.openxmlformats.org/officeDocument/2006/relationships/hyperlink" Target="http://www.pbs.org/newshour/spc/btp/archive/transcript_20030112.html" TargetMode="External"/><Relationship Id="rId7" Type="http://schemas.openxmlformats.org/officeDocument/2006/relationships/hyperlink" Target="http://cdd.stanford.edu/polls/california/2008/threshold2008-report.pdf" TargetMode="External"/><Relationship Id="rId2" Type="http://schemas.openxmlformats.org/officeDocument/2006/relationships/hyperlink" Target="http://cdd.stanford.edu/polls/bulgaria/2007/bulgaria-results.pdf" TargetMode="External"/><Relationship Id="rId1" Type="http://schemas.openxmlformats.org/officeDocument/2006/relationships/hyperlink" Target="http://cdd.stanford.edu/research/papers/2000/utility_paper.pdf" TargetMode="External"/><Relationship Id="rId6" Type="http://schemas.openxmlformats.org/officeDocument/2006/relationships/hyperlink" Target="http://cdd.stanford.edu/research/papers/2005/presidential-nomination.pdf" TargetMode="External"/><Relationship Id="rId5" Type="http://schemas.openxmlformats.org/officeDocument/2006/relationships/hyperlink" Target="http://cdd.stanford.edu/research/papers/2006/deliberative-voter.pdf" TargetMode="External"/><Relationship Id="rId4" Type="http://schemas.openxmlformats.org/officeDocument/2006/relationships/hyperlink" Target="http://cdd.stanford.edu/research/papers/2006/foreign-policy.pdf" TargetMode="External"/><Relationship Id="rId9" Type="http://schemas.openxmlformats.org/officeDocument/2006/relationships/hyperlink" Target="http://www.pbs.org/newshour/spc/btp/articles/events_delibe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37435C-2415-48D4-8424-7D311B20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829</Words>
  <Characters>4729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Fishkin, James</cp:lastModifiedBy>
  <cp:revision>2</cp:revision>
  <cp:lastPrinted>2015-02-18T18:56:00Z</cp:lastPrinted>
  <dcterms:created xsi:type="dcterms:W3CDTF">2015-05-17T00:54:00Z</dcterms:created>
  <dcterms:modified xsi:type="dcterms:W3CDTF">2015-05-17T00:54:00Z</dcterms:modified>
</cp:coreProperties>
</file>