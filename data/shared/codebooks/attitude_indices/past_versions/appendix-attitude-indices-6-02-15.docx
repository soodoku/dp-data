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5D96" w:rsidRDefault="00845FB8" w:rsidP="00845FB8">
      <w:pPr>
        <w:jc w:val="center"/>
        <w:rPr>
          <w:b/>
        </w:rPr>
      </w:pPr>
      <w:r>
        <w:rPr>
          <w:b/>
        </w:rPr>
        <w:t>Appendix B</w:t>
      </w:r>
      <w:r w:rsidR="008B2B00">
        <w:rPr>
          <w:b/>
        </w:rPr>
        <w:t xml:space="preserve"> </w:t>
      </w:r>
    </w:p>
    <w:p w:rsidR="00845FB8" w:rsidRDefault="008B2B00" w:rsidP="00845FB8">
      <w:pPr>
        <w:jc w:val="center"/>
        <w:rPr>
          <w:b/>
        </w:rPr>
      </w:pPr>
      <w:r>
        <w:rPr>
          <w:b/>
        </w:rPr>
        <w:t>Details of Issue Indices</w:t>
      </w:r>
    </w:p>
    <w:p w:rsidR="00B61CE0" w:rsidRPr="00B61CE0" w:rsidRDefault="00B61CE0" w:rsidP="00A77AC7">
      <w:r>
        <w:t xml:space="preserve">All indices </w:t>
      </w:r>
      <w:r w:rsidR="000208C2">
        <w:t xml:space="preserve">were </w:t>
      </w:r>
      <w:r>
        <w:t>coded to lie between 0 and 1.</w:t>
      </w:r>
    </w:p>
    <w:p w:rsidR="00A77AC7" w:rsidRDefault="007100AF" w:rsidP="00A77AC7">
      <w:pPr>
        <w:rPr>
          <w:b/>
        </w:rPr>
      </w:pPr>
      <w:r>
        <w:rPr>
          <w:b/>
        </w:rPr>
        <w:t>UK G</w:t>
      </w:r>
      <w:r w:rsidR="00C712E2">
        <w:rPr>
          <w:b/>
        </w:rPr>
        <w:t xml:space="preserve">eneral </w:t>
      </w:r>
      <w:r>
        <w:rPr>
          <w:b/>
        </w:rPr>
        <w:t>E</w:t>
      </w:r>
      <w:r w:rsidR="00C712E2">
        <w:rPr>
          <w:b/>
        </w:rPr>
        <w:t>lection</w:t>
      </w:r>
    </w:p>
    <w:p w:rsidR="005F1015" w:rsidRPr="00A2379B" w:rsidRDefault="005F1015" w:rsidP="00A77AC7">
      <w:pPr>
        <w:rPr>
          <w:rFonts w:cs="Times New Roman"/>
          <w:szCs w:val="24"/>
        </w:rPr>
      </w:pPr>
      <w:r w:rsidRPr="00A2379B">
        <w:rPr>
          <w:rFonts w:cs="Times New Roman"/>
          <w:szCs w:val="24"/>
        </w:rPr>
        <w:t>Number of Indices: 4</w:t>
      </w: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Redistribution</w:t>
      </w:r>
    </w:p>
    <w:p w:rsidR="00C661E4" w:rsidRPr="00B03DBF" w:rsidRDefault="00497B1E" w:rsidP="00B03DBF">
      <w:pPr>
        <w:pStyle w:val="ListParagraph"/>
        <w:rPr>
          <w:rFonts w:cs="Times New Roman"/>
          <w:szCs w:val="24"/>
        </w:rPr>
      </w:pPr>
      <w:r>
        <w:t xml:space="preserve">[Single Item] </w:t>
      </w:r>
      <w:r w:rsidR="00A403EC" w:rsidRPr="00767E6A">
        <w:rPr>
          <w:rFonts w:cs="Times New Roman"/>
          <w:szCs w:val="24"/>
        </w:rPr>
        <w:t xml:space="preserve">Using this card, please tell me how much you agree or disagree with each of the following statements: Government should redistribute income from the better-off to those who </w:t>
      </w:r>
      <w:r w:rsidR="007D0D34" w:rsidRPr="00767E6A">
        <w:rPr>
          <w:rFonts w:cs="Times New Roman"/>
          <w:szCs w:val="24"/>
        </w:rPr>
        <w:t xml:space="preserve">are less well off—Disagree Strongly, Disagree, Neither Agree nor Disagree, Agree, Strongly Agree    </w:t>
      </w:r>
    </w:p>
    <w:p w:rsidR="00A403EC" w:rsidRPr="00767E6A" w:rsidRDefault="007D0D34" w:rsidP="00546E27">
      <w:pPr>
        <w:pStyle w:val="ListParagraph"/>
        <w:rPr>
          <w:rFonts w:cs="Times New Roman"/>
          <w:szCs w:val="24"/>
        </w:rPr>
      </w:pPr>
      <w:r w:rsidRPr="00767E6A">
        <w:rPr>
          <w:rFonts w:cs="Times New Roman"/>
          <w:szCs w:val="24"/>
        </w:rPr>
        <w:t xml:space="preserve">                </w:t>
      </w: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Tax</w:t>
      </w:r>
    </w:p>
    <w:p w:rsidR="009063C3" w:rsidRPr="00767E6A" w:rsidRDefault="00497B1E" w:rsidP="009063C3">
      <w:pPr>
        <w:pStyle w:val="ListParagraph"/>
        <w:rPr>
          <w:rFonts w:cs="Times New Roman"/>
          <w:szCs w:val="24"/>
        </w:rPr>
      </w:pPr>
      <w:r>
        <w:t xml:space="preserve">[Single Item] </w:t>
      </w:r>
      <w:r w:rsidR="009063C3" w:rsidRPr="00767E6A">
        <w:rPr>
          <w:rFonts w:cs="Times New Roman"/>
          <w:szCs w:val="24"/>
        </w:rPr>
        <w:t>How much do you agree or disagree that people earning around 50,000 pounds a year or more should pay higher income tax than now?</w:t>
      </w:r>
      <w:r w:rsidR="00F653BA" w:rsidRPr="00767E6A">
        <w:rPr>
          <w:rFonts w:cs="Times New Roman"/>
          <w:szCs w:val="24"/>
        </w:rPr>
        <w:t xml:space="preserve"> —Disagree Strongly, Disagree, </w:t>
      </w:r>
      <w:proofErr w:type="gramStart"/>
      <w:r w:rsidR="00F653BA" w:rsidRPr="00767E6A">
        <w:rPr>
          <w:rFonts w:cs="Times New Roman"/>
          <w:szCs w:val="24"/>
        </w:rPr>
        <w:t>Neither</w:t>
      </w:r>
      <w:proofErr w:type="gramEnd"/>
      <w:r w:rsidR="00F653BA" w:rsidRPr="00767E6A">
        <w:rPr>
          <w:rFonts w:cs="Times New Roman"/>
          <w:szCs w:val="24"/>
        </w:rPr>
        <w:t xml:space="preserve"> Agree nor Disagree, Agree, Strongly Agree</w:t>
      </w:r>
    </w:p>
    <w:p w:rsidR="00C10BD5" w:rsidRPr="00767E6A" w:rsidRDefault="00C10BD5" w:rsidP="00C62DF0">
      <w:pPr>
        <w:pStyle w:val="ListParagraph"/>
        <w:rPr>
          <w:rFonts w:cs="Times New Roman"/>
          <w:i/>
          <w:szCs w:val="24"/>
        </w:rPr>
      </w:pP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Minimum Wage</w:t>
      </w:r>
    </w:p>
    <w:p w:rsidR="00E96599" w:rsidRPr="00767E6A" w:rsidRDefault="00574035" w:rsidP="00D37CB8">
      <w:pPr>
        <w:pStyle w:val="ListParagraph"/>
        <w:rPr>
          <w:rFonts w:cs="Times New Roman"/>
          <w:szCs w:val="24"/>
        </w:rPr>
      </w:pPr>
      <w:r w:rsidRPr="00767E6A">
        <w:rPr>
          <w:rFonts w:cs="Times New Roman"/>
          <w:szCs w:val="24"/>
        </w:rPr>
        <w:t xml:space="preserve">Where do you stand on the minimum wage?  Are you in the top box, agreeing completely with the statement alongside it?  </w:t>
      </w:r>
      <w:proofErr w:type="gramStart"/>
      <w:r w:rsidRPr="00767E6A">
        <w:rPr>
          <w:rFonts w:cs="Times New Roman"/>
          <w:szCs w:val="24"/>
        </w:rPr>
        <w:t>Or in the bottom box, agreeing completely with that statement?</w:t>
      </w:r>
      <w:proofErr w:type="gramEnd"/>
      <w:r w:rsidRPr="00767E6A">
        <w:rPr>
          <w:rFonts w:cs="Times New Roman"/>
          <w:szCs w:val="24"/>
        </w:rPr>
        <w:t xml:space="preserve">  </w:t>
      </w:r>
      <w:proofErr w:type="gramStart"/>
      <w:r w:rsidRPr="00767E6A">
        <w:rPr>
          <w:rFonts w:cs="Times New Roman"/>
          <w:szCs w:val="24"/>
        </w:rPr>
        <w:t>Or in one of the other b</w:t>
      </w:r>
      <w:r w:rsidR="00404619" w:rsidRPr="00767E6A">
        <w:rPr>
          <w:rFonts w:cs="Times New Roman"/>
          <w:szCs w:val="24"/>
        </w:rPr>
        <w:t>o</w:t>
      </w:r>
      <w:r w:rsidRPr="00767E6A">
        <w:rPr>
          <w:rFonts w:cs="Times New Roman"/>
          <w:szCs w:val="24"/>
        </w:rPr>
        <w:t>xes somewhere in between?</w:t>
      </w:r>
      <w:proofErr w:type="gramEnd"/>
      <w:r w:rsidR="00D37CB8" w:rsidRPr="00767E6A">
        <w:rPr>
          <w:rFonts w:cs="Times New Roman"/>
          <w:szCs w:val="24"/>
        </w:rPr>
        <w:t xml:space="preserve"> </w:t>
      </w:r>
      <w:proofErr w:type="gramStart"/>
      <w:r w:rsidRPr="00767E6A">
        <w:rPr>
          <w:rFonts w:cs="Times New Roman"/>
          <w:szCs w:val="24"/>
        </w:rPr>
        <w:t>Your</w:t>
      </w:r>
      <w:proofErr w:type="gramEnd"/>
      <w:r w:rsidRPr="00767E6A">
        <w:rPr>
          <w:rFonts w:cs="Times New Roman"/>
          <w:szCs w:val="24"/>
        </w:rPr>
        <w:t xml:space="preserve"> View?</w:t>
      </w:r>
      <w:r w:rsidR="00D37CB8" w:rsidRPr="00767E6A">
        <w:rPr>
          <w:rFonts w:cs="Times New Roman"/>
          <w:szCs w:val="24"/>
        </w:rPr>
        <w:t xml:space="preserve"> 1. </w:t>
      </w:r>
      <w:r w:rsidRPr="00767E6A">
        <w:rPr>
          <w:rFonts w:cs="Times New Roman"/>
          <w:szCs w:val="24"/>
        </w:rPr>
        <w:t>Government should definitely not introduce a minimum wage</w:t>
      </w:r>
      <w:r w:rsidR="001E11DC" w:rsidRPr="00767E6A">
        <w:rPr>
          <w:rFonts w:cs="Times New Roman"/>
          <w:szCs w:val="24"/>
        </w:rPr>
        <w:t xml:space="preserve"> </w:t>
      </w:r>
      <w:r w:rsidRPr="00767E6A">
        <w:rPr>
          <w:rFonts w:cs="Times New Roman"/>
          <w:szCs w:val="24"/>
        </w:rPr>
        <w:t>because too many low paid workers would then lose their jobs....</w:t>
      </w:r>
      <w:r w:rsidR="00653C77" w:rsidRPr="00767E6A">
        <w:rPr>
          <w:rFonts w:cs="Times New Roman"/>
          <w:szCs w:val="24"/>
        </w:rPr>
        <w:t>7.</w:t>
      </w:r>
      <w:r w:rsidRPr="00767E6A">
        <w:rPr>
          <w:rFonts w:cs="Times New Roman"/>
          <w:szCs w:val="24"/>
        </w:rPr>
        <w:t xml:space="preserve">  Government should definitely introduce a minimum wage so that</w:t>
      </w:r>
      <w:r w:rsidR="00EA020F" w:rsidRPr="00767E6A">
        <w:rPr>
          <w:rFonts w:cs="Times New Roman"/>
          <w:szCs w:val="24"/>
        </w:rPr>
        <w:t xml:space="preserve"> </w:t>
      </w:r>
      <w:r w:rsidRPr="00767E6A">
        <w:rPr>
          <w:rFonts w:cs="Times New Roman"/>
          <w:szCs w:val="24"/>
        </w:rPr>
        <w:t>no employer can pay their workers too little.</w:t>
      </w:r>
    </w:p>
    <w:p w:rsidR="007B05AB" w:rsidRPr="00767E6A" w:rsidRDefault="007B05AB" w:rsidP="007B05AB">
      <w:pPr>
        <w:pStyle w:val="ListParagraph"/>
        <w:rPr>
          <w:rFonts w:cs="Times New Roman"/>
          <w:i/>
          <w:szCs w:val="24"/>
        </w:rPr>
      </w:pPr>
    </w:p>
    <w:p w:rsidR="00DB0354" w:rsidRPr="00767E6A" w:rsidRDefault="00D357A0" w:rsidP="00D357A0">
      <w:pPr>
        <w:pStyle w:val="ListParagraph"/>
        <w:numPr>
          <w:ilvl w:val="0"/>
          <w:numId w:val="2"/>
        </w:numPr>
        <w:rPr>
          <w:rFonts w:cs="Times New Roman"/>
          <w:i/>
          <w:szCs w:val="24"/>
        </w:rPr>
      </w:pPr>
      <w:r w:rsidRPr="00767E6A">
        <w:rPr>
          <w:rFonts w:cs="Times New Roman"/>
          <w:i/>
          <w:szCs w:val="24"/>
        </w:rPr>
        <w:t>EU</w:t>
      </w:r>
    </w:p>
    <w:p w:rsidR="00D357A0" w:rsidRPr="00767E6A" w:rsidRDefault="00497B1E" w:rsidP="003513BD">
      <w:pPr>
        <w:pStyle w:val="ListParagraph"/>
        <w:rPr>
          <w:rFonts w:cs="Times New Roman"/>
          <w:i/>
          <w:szCs w:val="24"/>
        </w:rPr>
      </w:pPr>
      <w:r>
        <w:t xml:space="preserve">[Single Item] </w:t>
      </w:r>
      <w:r w:rsidR="00D357A0" w:rsidRPr="00767E6A">
        <w:rPr>
          <w:rFonts w:cs="Times New Roman"/>
          <w:szCs w:val="24"/>
        </w:rPr>
        <w:t xml:space="preserve">Where do you stand on the European Union?  Are you in the top box, agreeing completely with the statement alongside it?  </w:t>
      </w:r>
      <w:proofErr w:type="gramStart"/>
      <w:r w:rsidR="00D357A0" w:rsidRPr="00767E6A">
        <w:rPr>
          <w:rFonts w:cs="Times New Roman"/>
          <w:szCs w:val="24"/>
        </w:rPr>
        <w:t>Or in the bottom box, agreeing completely with that statement?</w:t>
      </w:r>
      <w:proofErr w:type="gramEnd"/>
      <w:r w:rsidR="00D357A0" w:rsidRPr="00767E6A">
        <w:rPr>
          <w:rFonts w:cs="Times New Roman"/>
          <w:szCs w:val="24"/>
        </w:rPr>
        <w:t xml:space="preserve">  </w:t>
      </w:r>
      <w:proofErr w:type="gramStart"/>
      <w:r w:rsidR="00D357A0" w:rsidRPr="00767E6A">
        <w:rPr>
          <w:rFonts w:cs="Times New Roman"/>
          <w:szCs w:val="24"/>
        </w:rPr>
        <w:t>Or in one of the other boxes somewhere in between?</w:t>
      </w:r>
      <w:proofErr w:type="gramEnd"/>
      <w:r w:rsidR="003358FC" w:rsidRPr="00767E6A">
        <w:rPr>
          <w:rFonts w:cs="Times New Roman"/>
          <w:szCs w:val="24"/>
        </w:rPr>
        <w:t xml:space="preserve"> </w:t>
      </w:r>
      <w:proofErr w:type="gramStart"/>
      <w:r w:rsidR="00D357A0" w:rsidRPr="00767E6A">
        <w:rPr>
          <w:rFonts w:cs="Times New Roman"/>
          <w:szCs w:val="24"/>
        </w:rPr>
        <w:t>Your</w:t>
      </w:r>
      <w:proofErr w:type="gramEnd"/>
      <w:r w:rsidR="00D357A0" w:rsidRPr="00767E6A">
        <w:rPr>
          <w:rFonts w:cs="Times New Roman"/>
          <w:szCs w:val="24"/>
        </w:rPr>
        <w:t xml:space="preserve"> View?</w:t>
      </w:r>
      <w:r w:rsidR="003513BD">
        <w:rPr>
          <w:rFonts w:cs="Times New Roman"/>
          <w:szCs w:val="24"/>
        </w:rPr>
        <w:t xml:space="preserve"> 1. </w:t>
      </w:r>
      <w:r w:rsidR="00D357A0" w:rsidRPr="00767E6A">
        <w:rPr>
          <w:rFonts w:cs="Times New Roman"/>
          <w:szCs w:val="24"/>
        </w:rPr>
        <w:t>Britain should do much more to keep its distance from the European Union....7.  Britain should do much more to unite fully with the European Union.</w:t>
      </w:r>
    </w:p>
    <w:p w:rsidR="00AD7579" w:rsidRDefault="00AD7579" w:rsidP="00AD7579">
      <w:pPr>
        <w:rPr>
          <w:b/>
        </w:rPr>
      </w:pPr>
      <w:r w:rsidRPr="00226275">
        <w:rPr>
          <w:rFonts w:hint="eastAsia"/>
          <w:b/>
        </w:rPr>
        <w:t>UK Health</w:t>
      </w:r>
    </w:p>
    <w:p w:rsidR="00AD7579" w:rsidRPr="00A93324" w:rsidRDefault="00AD7579" w:rsidP="00AD7579">
      <w:r>
        <w:rPr>
          <w:rFonts w:hint="eastAsia"/>
        </w:rPr>
        <w:t xml:space="preserve">Number of Indices: </w:t>
      </w:r>
      <w:r w:rsidR="00EB23F1">
        <w:t>11</w:t>
      </w:r>
    </w:p>
    <w:p w:rsidR="002D2282" w:rsidRDefault="00F4046D" w:rsidP="002D2282">
      <w:pPr>
        <w:pStyle w:val="ListParagraph"/>
        <w:numPr>
          <w:ilvl w:val="0"/>
          <w:numId w:val="1"/>
        </w:numPr>
        <w:rPr>
          <w:i/>
        </w:rPr>
      </w:pPr>
      <w:r>
        <w:rPr>
          <w:i/>
        </w:rPr>
        <w:t>Government Pay for Healt</w:t>
      </w:r>
      <w:r w:rsidR="009413E0">
        <w:rPr>
          <w:i/>
        </w:rPr>
        <w:t>h</w:t>
      </w:r>
      <w:r w:rsidR="002D2282">
        <w:rPr>
          <w:i/>
        </w:rPr>
        <w:t>care</w:t>
      </w:r>
    </w:p>
    <w:p w:rsidR="00F4046D" w:rsidRPr="002D2282" w:rsidRDefault="00F4046D" w:rsidP="002D2282">
      <w:pPr>
        <w:pStyle w:val="ListParagraph"/>
        <w:rPr>
          <w:i/>
        </w:rPr>
      </w:pPr>
      <w:r w:rsidRPr="009413E0">
        <w:t>Which of these three statements comes closest to your view?</w:t>
      </w:r>
      <w:r w:rsidR="00C53000" w:rsidRPr="00C53000">
        <w:t xml:space="preserve"> </w:t>
      </w:r>
      <w:r w:rsidR="00C53000">
        <w:t>—</w:t>
      </w:r>
      <w:r w:rsidR="00675D21">
        <w:t>G</w:t>
      </w:r>
      <w:r w:rsidR="00CF2571">
        <w:t>ov.</w:t>
      </w:r>
      <w:r w:rsidR="00675D21" w:rsidRPr="00675D21">
        <w:t xml:space="preserve"> </w:t>
      </w:r>
      <w:proofErr w:type="gramStart"/>
      <w:r w:rsidR="00675D21" w:rsidRPr="00675D21">
        <w:t>pay</w:t>
      </w:r>
      <w:proofErr w:type="gramEnd"/>
      <w:r w:rsidR="00675D21" w:rsidRPr="00675D21">
        <w:t xml:space="preserve"> for everyone</w:t>
      </w:r>
      <w:r w:rsidR="003644D4">
        <w:t xml:space="preserve">, </w:t>
      </w:r>
      <w:r w:rsidR="00CF2571">
        <w:t>Gov.</w:t>
      </w:r>
      <w:r w:rsidR="003644D4" w:rsidRPr="003644D4">
        <w:t xml:space="preserve"> pay for the poor</w:t>
      </w:r>
      <w:r w:rsidR="003644D4">
        <w:t xml:space="preserve">, </w:t>
      </w:r>
      <w:r w:rsidR="002D5ED7" w:rsidRPr="002D5ED7">
        <w:t>People pay own w/ insurance</w:t>
      </w:r>
    </w:p>
    <w:p w:rsidR="002D2282" w:rsidRDefault="002D2282" w:rsidP="002D2282">
      <w:pPr>
        <w:pStyle w:val="ListParagraph"/>
        <w:rPr>
          <w:i/>
        </w:rPr>
      </w:pPr>
    </w:p>
    <w:p w:rsidR="002D2282" w:rsidRDefault="00A431EC" w:rsidP="002D2282">
      <w:pPr>
        <w:pStyle w:val="ListParagraph"/>
        <w:numPr>
          <w:ilvl w:val="0"/>
          <w:numId w:val="1"/>
        </w:numPr>
        <w:rPr>
          <w:i/>
        </w:rPr>
      </w:pPr>
      <w:r w:rsidRPr="008A2B06">
        <w:rPr>
          <w:i/>
        </w:rPr>
        <w:t>Priority to Poor</w:t>
      </w:r>
    </w:p>
    <w:p w:rsidR="00CD51B6" w:rsidRDefault="00497B1E" w:rsidP="002D2282">
      <w:pPr>
        <w:pStyle w:val="ListParagraph"/>
      </w:pPr>
      <w:r>
        <w:t xml:space="preserve">[Single Item] </w:t>
      </w:r>
      <w:r w:rsidR="00CD51B6">
        <w:t>If the NHS had to ch</w:t>
      </w:r>
      <w:r w:rsidR="00103400">
        <w:t xml:space="preserve">oose, priority should be given </w:t>
      </w:r>
      <w:r w:rsidR="00CD51B6">
        <w:t>to treating people who can't afford private medical treatment?</w:t>
      </w:r>
      <w:r w:rsidR="00A10AD8" w:rsidRPr="00A10AD8">
        <w:t xml:space="preserve"> </w:t>
      </w:r>
      <w:r w:rsidR="00A10AD8">
        <w:t>—A</w:t>
      </w:r>
      <w:r w:rsidR="00A10AD8" w:rsidRPr="00D93A60">
        <w:t>gree</w:t>
      </w:r>
      <w:r w:rsidR="00A10AD8" w:rsidRPr="00D93A60">
        <w:tab/>
        <w:t xml:space="preserve">strongly, </w:t>
      </w:r>
      <w:r w:rsidR="00A10AD8">
        <w:t xml:space="preserve">Agree somewhat, </w:t>
      </w:r>
      <w:proofErr w:type="gramStart"/>
      <w:r w:rsidR="00A10AD8">
        <w:t>Neither</w:t>
      </w:r>
      <w:proofErr w:type="gramEnd"/>
      <w:r w:rsidR="00A10AD8">
        <w:t xml:space="preserve"> agree nor Disagree, somewhat </w:t>
      </w:r>
      <w:r w:rsidR="006C7478">
        <w:t xml:space="preserve">Disagree, Disagree strongly, </w:t>
      </w:r>
      <w:r w:rsidR="00A10AD8" w:rsidRPr="00D93A60">
        <w:t>Don’t know</w:t>
      </w:r>
    </w:p>
    <w:p w:rsidR="00497B1E" w:rsidRPr="002D2282" w:rsidRDefault="00497B1E" w:rsidP="002D2282">
      <w:pPr>
        <w:pStyle w:val="ListParagraph"/>
        <w:rPr>
          <w:i/>
        </w:rPr>
      </w:pPr>
    </w:p>
    <w:p w:rsidR="00497B1E" w:rsidRDefault="00A431EC" w:rsidP="00497B1E">
      <w:pPr>
        <w:pStyle w:val="ListParagraph"/>
        <w:numPr>
          <w:ilvl w:val="0"/>
          <w:numId w:val="1"/>
        </w:numPr>
        <w:rPr>
          <w:i/>
        </w:rPr>
      </w:pPr>
      <w:r w:rsidRPr="008A2B06">
        <w:rPr>
          <w:i/>
        </w:rPr>
        <w:t>Healthcare Options</w:t>
      </w:r>
    </w:p>
    <w:p w:rsidR="000913F5" w:rsidRPr="00497B1E" w:rsidRDefault="00497B1E" w:rsidP="00497B1E">
      <w:pPr>
        <w:pStyle w:val="ListParagraph"/>
        <w:rPr>
          <w:i/>
        </w:rPr>
      </w:pPr>
      <w:r>
        <w:t xml:space="preserve">[Single Item] </w:t>
      </w:r>
      <w:r w:rsidR="000913F5" w:rsidRPr="001C4264">
        <w:t>If the government had to choose between the three options below, which do you think it should choose</w:t>
      </w:r>
      <w:r w:rsidR="000913F5">
        <w:t>?</w:t>
      </w:r>
      <w:r w:rsidR="000913F5" w:rsidRPr="00A10AD8">
        <w:t xml:space="preserve"> </w:t>
      </w:r>
      <w:r w:rsidR="000913F5">
        <w:t>—</w:t>
      </w:r>
      <w:r w:rsidR="000913F5" w:rsidRPr="005369A0">
        <w:t>Spend less on the NHS</w:t>
      </w:r>
      <w:r w:rsidR="000913F5">
        <w:t xml:space="preserve">, </w:t>
      </w:r>
      <w:r w:rsidR="000913F5" w:rsidRPr="00106A8A">
        <w:t>Keep spending on same level</w:t>
      </w:r>
      <w:r w:rsidR="000913F5">
        <w:t xml:space="preserve">, </w:t>
      </w:r>
      <w:proofErr w:type="gramStart"/>
      <w:r w:rsidR="000913F5">
        <w:t>Spend</w:t>
      </w:r>
      <w:proofErr w:type="gramEnd"/>
      <w:r w:rsidR="000913F5">
        <w:t xml:space="preserve"> more on the NHS</w:t>
      </w:r>
    </w:p>
    <w:p w:rsidR="002D2282" w:rsidRDefault="002D2282" w:rsidP="002D2282">
      <w:pPr>
        <w:pStyle w:val="ListParagraph"/>
        <w:rPr>
          <w:i/>
        </w:rPr>
      </w:pPr>
    </w:p>
    <w:p w:rsidR="00A431EC" w:rsidRPr="008A2B06" w:rsidRDefault="00A431EC" w:rsidP="00A431EC">
      <w:pPr>
        <w:pStyle w:val="ListParagraph"/>
        <w:numPr>
          <w:ilvl w:val="0"/>
          <w:numId w:val="1"/>
        </w:numPr>
        <w:rPr>
          <w:i/>
        </w:rPr>
      </w:pPr>
      <w:r w:rsidRPr="008A2B06">
        <w:rPr>
          <w:i/>
        </w:rPr>
        <w:t>Healthcare Funding Options</w:t>
      </w:r>
    </w:p>
    <w:p w:rsidR="006B3225" w:rsidRDefault="005A2819" w:rsidP="00A45817">
      <w:pPr>
        <w:pStyle w:val="ListParagraph"/>
        <w:numPr>
          <w:ilvl w:val="1"/>
          <w:numId w:val="1"/>
        </w:numPr>
      </w:pPr>
      <w:r w:rsidRPr="005A2819">
        <w:rPr>
          <w:u w:val="single"/>
        </w:rPr>
        <w:t>Charge for GP Visit</w:t>
      </w:r>
      <w:r>
        <w:t xml:space="preserve">: </w:t>
      </w:r>
      <w:r w:rsidR="00A45817">
        <w:t xml:space="preserve">One way of getting more money into the NHS is to charge people for certain things.  How much would you be in </w:t>
      </w:r>
      <w:proofErr w:type="spellStart"/>
      <w:r w:rsidR="00A45817">
        <w:t>favour</w:t>
      </w:r>
      <w:proofErr w:type="spellEnd"/>
      <w:r w:rsidR="00A45817">
        <w:t xml:space="preserve"> of or against introducing charges for visiting your GP?</w:t>
      </w:r>
      <w:r w:rsidR="00CB5A1B" w:rsidRPr="00CB5A1B">
        <w:t xml:space="preserve"> </w:t>
      </w:r>
      <w:r w:rsidR="00CB5A1B">
        <w:t xml:space="preserve">— </w:t>
      </w:r>
      <w:r w:rsidR="00CB5A1B" w:rsidRPr="00E64FBC">
        <w:t>Strongly against</w:t>
      </w:r>
      <w:r w:rsidR="00CB5A1B">
        <w:t>,</w:t>
      </w:r>
      <w:r w:rsidR="00CB5A1B" w:rsidRPr="00E64FBC">
        <w:t xml:space="preserve"> Against</w:t>
      </w:r>
      <w:r w:rsidR="00CB5A1B">
        <w:t>,</w:t>
      </w:r>
      <w:r w:rsidR="00FD1456">
        <w:t xml:space="preserve"> </w:t>
      </w:r>
      <w:r w:rsidR="00CB5A1B" w:rsidRPr="00E64FBC">
        <w:t xml:space="preserve">Neither in </w:t>
      </w:r>
      <w:proofErr w:type="spellStart"/>
      <w:r w:rsidR="00CB5A1B" w:rsidRPr="00E64FBC">
        <w:t>favour</w:t>
      </w:r>
      <w:proofErr w:type="spellEnd"/>
      <w:r w:rsidR="00CB5A1B" w:rsidRPr="00E64FBC">
        <w:t xml:space="preserve"> nor against</w:t>
      </w:r>
      <w:r w:rsidR="00CB5A1B">
        <w:t>,</w:t>
      </w:r>
      <w:r w:rsidR="00CB5A1B" w:rsidRPr="00E64FBC">
        <w:t xml:space="preserve"> In </w:t>
      </w:r>
      <w:proofErr w:type="spellStart"/>
      <w:r w:rsidR="00CB5A1B" w:rsidRPr="00E64FBC">
        <w:t>favour</w:t>
      </w:r>
      <w:proofErr w:type="spellEnd"/>
      <w:r w:rsidR="00CB5A1B">
        <w:t>,</w:t>
      </w:r>
      <w:r w:rsidR="00CB5A1B" w:rsidRPr="00E64FBC">
        <w:t xml:space="preserve"> Strongly in </w:t>
      </w:r>
      <w:proofErr w:type="spellStart"/>
      <w:r w:rsidR="00CB5A1B" w:rsidRPr="00E64FBC">
        <w:t>favour</w:t>
      </w:r>
      <w:proofErr w:type="spellEnd"/>
    </w:p>
    <w:p w:rsidR="00A45817" w:rsidRDefault="00261B07" w:rsidP="007D3AC7">
      <w:pPr>
        <w:pStyle w:val="ListParagraph"/>
        <w:numPr>
          <w:ilvl w:val="1"/>
          <w:numId w:val="1"/>
        </w:numPr>
      </w:pPr>
      <w:r w:rsidRPr="005A2819">
        <w:rPr>
          <w:u w:val="single"/>
        </w:rPr>
        <w:t xml:space="preserve">Charge for GP </w:t>
      </w:r>
      <w:r w:rsidR="003B238F">
        <w:rPr>
          <w:u w:val="single"/>
        </w:rPr>
        <w:t xml:space="preserve">Home </w:t>
      </w:r>
      <w:r w:rsidRPr="005A2819">
        <w:rPr>
          <w:u w:val="single"/>
        </w:rPr>
        <w:t>Visit</w:t>
      </w:r>
      <w:r w:rsidR="003B238F">
        <w:rPr>
          <w:u w:val="single"/>
        </w:rPr>
        <w:t>:</w:t>
      </w:r>
      <w:r>
        <w:t xml:space="preserve"> </w:t>
      </w:r>
      <w:r w:rsidR="007D3AC7">
        <w:t xml:space="preserve">One way of getting more money into the NHS is to charge people for certain things.  How much would you be in </w:t>
      </w:r>
      <w:proofErr w:type="spellStart"/>
      <w:r w:rsidR="007D3AC7">
        <w:t>favour</w:t>
      </w:r>
      <w:proofErr w:type="spellEnd"/>
      <w:r w:rsidR="007D3AC7">
        <w:t xml:space="preserve"> of or against introducing charges for your GP visiting you at home?</w:t>
      </w:r>
      <w:r w:rsidR="00CB5A1B" w:rsidRPr="00CB5A1B">
        <w:t xml:space="preserve"> </w:t>
      </w:r>
      <w:r w:rsidR="00CB5A1B">
        <w:t xml:space="preserve">— </w:t>
      </w:r>
      <w:r w:rsidR="00CB5A1B" w:rsidRPr="00E64FBC">
        <w:t>Strongly against</w:t>
      </w:r>
      <w:r w:rsidR="00CB5A1B">
        <w:t>,</w:t>
      </w:r>
      <w:r w:rsidR="00CB5A1B" w:rsidRPr="00E64FBC">
        <w:t xml:space="preserve"> Against</w:t>
      </w:r>
      <w:r w:rsidR="00CB5A1B">
        <w:t>,</w:t>
      </w:r>
      <w:r w:rsidR="00CB5A1B" w:rsidRPr="00E64FBC">
        <w:t xml:space="preserve"> Neither in </w:t>
      </w:r>
      <w:proofErr w:type="spellStart"/>
      <w:r w:rsidR="00CB5A1B" w:rsidRPr="00E64FBC">
        <w:t>favour</w:t>
      </w:r>
      <w:proofErr w:type="spellEnd"/>
      <w:r w:rsidR="00CB5A1B" w:rsidRPr="00E64FBC">
        <w:t xml:space="preserve"> nor against</w:t>
      </w:r>
      <w:r w:rsidR="00CB5A1B">
        <w:t>,</w:t>
      </w:r>
      <w:r w:rsidR="00CB5A1B" w:rsidRPr="00E64FBC">
        <w:t xml:space="preserve"> In </w:t>
      </w:r>
      <w:proofErr w:type="spellStart"/>
      <w:r w:rsidR="00CB5A1B" w:rsidRPr="00E64FBC">
        <w:t>favour</w:t>
      </w:r>
      <w:proofErr w:type="spellEnd"/>
      <w:r w:rsidR="00CB5A1B">
        <w:t>,</w:t>
      </w:r>
      <w:r w:rsidR="00CB5A1B" w:rsidRPr="00E64FBC">
        <w:t xml:space="preserve"> Strongly in </w:t>
      </w:r>
      <w:proofErr w:type="spellStart"/>
      <w:r w:rsidR="00CB5A1B" w:rsidRPr="00E64FBC">
        <w:t>favour</w:t>
      </w:r>
      <w:proofErr w:type="spellEnd"/>
    </w:p>
    <w:p w:rsidR="007D3AC7" w:rsidRDefault="00F07B3E" w:rsidP="00585004">
      <w:pPr>
        <w:pStyle w:val="ListParagraph"/>
        <w:numPr>
          <w:ilvl w:val="1"/>
          <w:numId w:val="1"/>
        </w:numPr>
      </w:pPr>
      <w:r>
        <w:rPr>
          <w:u w:val="single"/>
        </w:rPr>
        <w:t>Charge for Inpatient Meals:</w:t>
      </w:r>
      <w:r>
        <w:t xml:space="preserve"> </w:t>
      </w:r>
      <w:r w:rsidR="00984ADF">
        <w:t xml:space="preserve">One way of getting more money into the NHS is to charge people for certain things.  How much would you be in </w:t>
      </w:r>
      <w:proofErr w:type="spellStart"/>
      <w:r w:rsidR="00984ADF">
        <w:t>favour</w:t>
      </w:r>
      <w:proofErr w:type="spellEnd"/>
      <w:r w:rsidR="00984ADF">
        <w:t xml:space="preserve"> of or against introducing charges for the cost of your hospital meals when you are an inpatient?</w:t>
      </w:r>
      <w:r w:rsidR="00CB5A1B" w:rsidRPr="00CB5A1B">
        <w:t xml:space="preserve"> </w:t>
      </w:r>
      <w:r w:rsidR="00CB5A1B">
        <w:t xml:space="preserve">— </w:t>
      </w:r>
      <w:r w:rsidR="00CB5A1B" w:rsidRPr="00E64FBC">
        <w:t>Strongly against</w:t>
      </w:r>
      <w:r w:rsidR="00CB5A1B">
        <w:t>,</w:t>
      </w:r>
      <w:r w:rsidR="00CB5A1B" w:rsidRPr="00E64FBC">
        <w:t xml:space="preserve"> Against</w:t>
      </w:r>
      <w:r w:rsidR="00CB5A1B">
        <w:t>,</w:t>
      </w:r>
      <w:r w:rsidR="00824D3F">
        <w:t xml:space="preserve"> </w:t>
      </w:r>
      <w:r w:rsidR="00CB5A1B" w:rsidRPr="00E64FBC">
        <w:t xml:space="preserve">Neither in </w:t>
      </w:r>
      <w:proofErr w:type="spellStart"/>
      <w:r w:rsidR="00CB5A1B" w:rsidRPr="00E64FBC">
        <w:t>favour</w:t>
      </w:r>
      <w:proofErr w:type="spellEnd"/>
      <w:r w:rsidR="00CB5A1B" w:rsidRPr="00E64FBC">
        <w:t xml:space="preserve"> nor against</w:t>
      </w:r>
      <w:r w:rsidR="00CB5A1B">
        <w:t>,</w:t>
      </w:r>
      <w:r w:rsidR="00CB5A1B" w:rsidRPr="00E64FBC">
        <w:t xml:space="preserve"> In </w:t>
      </w:r>
      <w:proofErr w:type="spellStart"/>
      <w:r w:rsidR="00CB5A1B" w:rsidRPr="00E64FBC">
        <w:t>favour</w:t>
      </w:r>
      <w:proofErr w:type="spellEnd"/>
      <w:r w:rsidR="00CB5A1B">
        <w:t>,</w:t>
      </w:r>
      <w:r w:rsidR="00CB5A1B" w:rsidRPr="00E64FBC">
        <w:t xml:space="preserve"> Strongly in </w:t>
      </w:r>
      <w:proofErr w:type="spellStart"/>
      <w:r w:rsidR="00CB5A1B" w:rsidRPr="00E64FBC">
        <w:t>favour</w:t>
      </w:r>
      <w:proofErr w:type="spellEnd"/>
    </w:p>
    <w:p w:rsidR="007F05E5" w:rsidRDefault="002819C1" w:rsidP="00E64FBC">
      <w:pPr>
        <w:pStyle w:val="ListParagraph"/>
        <w:numPr>
          <w:ilvl w:val="1"/>
          <w:numId w:val="1"/>
        </w:numPr>
      </w:pPr>
      <w:r>
        <w:rPr>
          <w:u w:val="single"/>
        </w:rPr>
        <w:t>Charge for Hospital Stay</w:t>
      </w:r>
      <w:r w:rsidR="00757929">
        <w:rPr>
          <w:u w:val="single"/>
        </w:rPr>
        <w:t>:</w:t>
      </w:r>
      <w:r w:rsidR="00757929">
        <w:t xml:space="preserve"> </w:t>
      </w:r>
      <w:r w:rsidR="007F05E5">
        <w:t xml:space="preserve">One way of getting more money into the NHS is to charge people for certain things.  How much would you be in </w:t>
      </w:r>
      <w:proofErr w:type="spellStart"/>
      <w:r w:rsidR="007F05E5">
        <w:t>favour</w:t>
      </w:r>
      <w:proofErr w:type="spellEnd"/>
      <w:r w:rsidR="007F05E5">
        <w:t xml:space="preserve"> of or against introducing charges for the cost of accommodation while you are in hospital?</w:t>
      </w:r>
      <w:r w:rsidR="00E64FBC" w:rsidRPr="00E64FBC">
        <w:t xml:space="preserve"> </w:t>
      </w:r>
      <w:r w:rsidR="00CB5A1B">
        <w:t xml:space="preserve">— </w:t>
      </w:r>
      <w:r w:rsidR="00E64FBC" w:rsidRPr="00E64FBC">
        <w:t>Strongly against</w:t>
      </w:r>
      <w:r w:rsidR="00E64FBC">
        <w:t>,</w:t>
      </w:r>
      <w:r w:rsidR="00E64FBC" w:rsidRPr="00E64FBC">
        <w:t xml:space="preserve"> Against</w:t>
      </w:r>
      <w:r w:rsidR="00E64FBC">
        <w:t>,</w:t>
      </w:r>
      <w:r w:rsidR="00154A75">
        <w:t xml:space="preserve"> </w:t>
      </w:r>
      <w:r w:rsidR="00E64FBC" w:rsidRPr="00E64FBC">
        <w:t xml:space="preserve">Neither in </w:t>
      </w:r>
      <w:proofErr w:type="spellStart"/>
      <w:r w:rsidR="00E64FBC" w:rsidRPr="00E64FBC">
        <w:t>favour</w:t>
      </w:r>
      <w:proofErr w:type="spellEnd"/>
      <w:r w:rsidR="00E64FBC" w:rsidRPr="00E64FBC">
        <w:t xml:space="preserve"> nor against</w:t>
      </w:r>
      <w:r w:rsidR="00E64FBC">
        <w:t>,</w:t>
      </w:r>
      <w:r w:rsidR="00E64FBC" w:rsidRPr="00E64FBC">
        <w:t xml:space="preserve"> In </w:t>
      </w:r>
      <w:proofErr w:type="spellStart"/>
      <w:r w:rsidR="00E64FBC" w:rsidRPr="00E64FBC">
        <w:t>favour</w:t>
      </w:r>
      <w:proofErr w:type="spellEnd"/>
      <w:r w:rsidR="00E64FBC">
        <w:t>,</w:t>
      </w:r>
      <w:r w:rsidR="00E64FBC" w:rsidRPr="00E64FBC">
        <w:t xml:space="preserve"> Strongly in </w:t>
      </w:r>
      <w:proofErr w:type="spellStart"/>
      <w:r w:rsidR="00E64FBC" w:rsidRPr="00E64FBC">
        <w:t>favour</w:t>
      </w:r>
      <w:proofErr w:type="spellEnd"/>
    </w:p>
    <w:p w:rsidR="00C60921" w:rsidRDefault="00454045" w:rsidP="00A83474">
      <w:pPr>
        <w:pStyle w:val="ListParagraph"/>
        <w:numPr>
          <w:ilvl w:val="1"/>
          <w:numId w:val="1"/>
        </w:numPr>
      </w:pPr>
      <w:r w:rsidRPr="00901E1B">
        <w:rPr>
          <w:u w:val="single"/>
        </w:rPr>
        <w:t>Charge for non-emergency Ambulance</w:t>
      </w:r>
      <w:r>
        <w:t xml:space="preserve">: </w:t>
      </w:r>
      <w:r w:rsidR="00C60921">
        <w:t xml:space="preserve">One way of getting more money into the NHS is to charge people for certain things.  How much would you be in </w:t>
      </w:r>
      <w:proofErr w:type="spellStart"/>
      <w:r w:rsidR="00C60921">
        <w:t>favour</w:t>
      </w:r>
      <w:proofErr w:type="spellEnd"/>
      <w:r w:rsidR="00C60921">
        <w:t xml:space="preserve"> of or against introducing charges for using a non-emergency ambulance?</w:t>
      </w:r>
    </w:p>
    <w:p w:rsidR="002D2282" w:rsidRDefault="002D2282" w:rsidP="002D2282">
      <w:pPr>
        <w:pStyle w:val="ListParagraph"/>
        <w:rPr>
          <w:i/>
        </w:rPr>
      </w:pPr>
    </w:p>
    <w:p w:rsidR="00A431EC" w:rsidRPr="008A2B06" w:rsidRDefault="00A431EC" w:rsidP="00A431EC">
      <w:pPr>
        <w:pStyle w:val="ListParagraph"/>
        <w:numPr>
          <w:ilvl w:val="0"/>
          <w:numId w:val="1"/>
        </w:numPr>
        <w:rPr>
          <w:i/>
        </w:rPr>
      </w:pPr>
      <w:r w:rsidRPr="008A2B06">
        <w:rPr>
          <w:i/>
        </w:rPr>
        <w:t>Cutting Expensive Treatments</w:t>
      </w:r>
    </w:p>
    <w:p w:rsidR="003E512E" w:rsidRDefault="000F0B7D" w:rsidP="00EC0015">
      <w:pPr>
        <w:pStyle w:val="ListParagraph"/>
        <w:numPr>
          <w:ilvl w:val="1"/>
          <w:numId w:val="1"/>
        </w:numPr>
      </w:pPr>
      <w:r w:rsidRPr="00C70C75">
        <w:rPr>
          <w:u w:val="single"/>
        </w:rPr>
        <w:t>Cut heart transplants</w:t>
      </w:r>
      <w:r>
        <w:t xml:space="preserve">: </w:t>
      </w:r>
      <w:r w:rsidR="003E512E">
        <w:t xml:space="preserve">Some people say </w:t>
      </w:r>
      <w:r w:rsidR="008A2B06">
        <w:t xml:space="preserve">the NHS should cut down on very </w:t>
      </w:r>
      <w:r w:rsidR="003E512E">
        <w:t>expensive treatments or services and u</w:t>
      </w:r>
      <w:r w:rsidR="008A2B06">
        <w:t xml:space="preserve">se the savings to provide less </w:t>
      </w:r>
      <w:r w:rsidR="003E512E">
        <w:t xml:space="preserve">expensive treatments or services for more people.  With this aim, how much would you be in </w:t>
      </w:r>
      <w:proofErr w:type="spellStart"/>
      <w:r w:rsidR="003E512E">
        <w:t>favour</w:t>
      </w:r>
      <w:proofErr w:type="spellEnd"/>
      <w:r w:rsidR="003E512E">
        <w:t xml:space="preserve"> of, or against, the NHS cutting down on heart transplants</w:t>
      </w:r>
      <w:r w:rsidR="00ED2F5A">
        <w:t>?</w:t>
      </w:r>
      <w:r w:rsidR="00ED2F5A" w:rsidRPr="00A10AD8">
        <w:t xml:space="preserve"> </w:t>
      </w:r>
      <w:r w:rsidR="00ED2F5A">
        <w:t>—</w:t>
      </w:r>
      <w:r w:rsidR="000A68C7">
        <w:t xml:space="preserve"> </w:t>
      </w:r>
      <w:r w:rsidR="00D00092" w:rsidRPr="000A68C7">
        <w:t>Strongly against</w:t>
      </w:r>
      <w:r w:rsidR="00D00092">
        <w:t xml:space="preserve">, </w:t>
      </w:r>
      <w:r w:rsidR="00D00092" w:rsidRPr="00BB2C34">
        <w:t>Against</w:t>
      </w:r>
      <w:r w:rsidR="00D00092">
        <w:t>,</w:t>
      </w:r>
      <w:r w:rsidR="00D00092" w:rsidRPr="00747AD3">
        <w:t xml:space="preserve"> Neither in </w:t>
      </w:r>
      <w:proofErr w:type="spellStart"/>
      <w:r w:rsidR="00D00092" w:rsidRPr="00747AD3">
        <w:t>favour</w:t>
      </w:r>
      <w:proofErr w:type="spellEnd"/>
      <w:r w:rsidR="00D00092" w:rsidRPr="00747AD3">
        <w:t xml:space="preserve"> nor against</w:t>
      </w:r>
      <w:r w:rsidR="00D00092">
        <w:t>,</w:t>
      </w:r>
      <w:r w:rsidR="00D00092" w:rsidRPr="00747AD3">
        <w:t xml:space="preserve"> In </w:t>
      </w:r>
      <w:proofErr w:type="spellStart"/>
      <w:r w:rsidR="00D00092" w:rsidRPr="00747AD3">
        <w:t>favour</w:t>
      </w:r>
      <w:proofErr w:type="spellEnd"/>
      <w:r w:rsidR="00D00092">
        <w:t>,</w:t>
      </w:r>
      <w:r w:rsidR="00D00092" w:rsidRPr="00747AD3">
        <w:t xml:space="preserve"> </w:t>
      </w:r>
      <w:r w:rsidR="00D00092">
        <w:t xml:space="preserve">Strongly in </w:t>
      </w:r>
      <w:proofErr w:type="spellStart"/>
      <w:r w:rsidR="00D00092">
        <w:t>favour</w:t>
      </w:r>
      <w:proofErr w:type="spellEnd"/>
    </w:p>
    <w:p w:rsidR="00D74509" w:rsidRDefault="004F6C45" w:rsidP="00725E3B">
      <w:pPr>
        <w:pStyle w:val="ListParagraph"/>
        <w:numPr>
          <w:ilvl w:val="1"/>
          <w:numId w:val="1"/>
        </w:numPr>
      </w:pPr>
      <w:r>
        <w:rPr>
          <w:u w:val="single"/>
        </w:rPr>
        <w:lastRenderedPageBreak/>
        <w:t xml:space="preserve">Cut </w:t>
      </w:r>
      <w:r w:rsidR="00C51815">
        <w:rPr>
          <w:u w:val="single"/>
        </w:rPr>
        <w:t xml:space="preserve">long-term </w:t>
      </w:r>
      <w:r w:rsidR="00853870">
        <w:rPr>
          <w:u w:val="single"/>
        </w:rPr>
        <w:t>nursing care</w:t>
      </w:r>
      <w:r w:rsidR="000E5EDC">
        <w:rPr>
          <w:u w:val="single"/>
        </w:rPr>
        <w:t xml:space="preserve"> of elderly</w:t>
      </w:r>
      <w:r w:rsidR="00276E53">
        <w:t xml:space="preserve">: </w:t>
      </w:r>
      <w:r w:rsidR="00725E3B">
        <w:t xml:space="preserve">Some people say the NHS should cut down on very expensive treatments or services and use the savings to provide less expensive treatments or services for more people.  </w:t>
      </w:r>
      <w:r w:rsidR="000D48F1">
        <w:t xml:space="preserve">With this aim, how much would you be in </w:t>
      </w:r>
      <w:proofErr w:type="spellStart"/>
      <w:r w:rsidR="000D48F1">
        <w:t>favour</w:t>
      </w:r>
      <w:proofErr w:type="spellEnd"/>
      <w:r w:rsidR="000D48F1">
        <w:t xml:space="preserve"> of, or against, the NHS cutting down on long term nursing care of the elderly</w:t>
      </w:r>
      <w:r w:rsidR="00D50FEE">
        <w:t>?</w:t>
      </w:r>
      <w:r w:rsidR="00D50FEE" w:rsidRPr="00A10AD8">
        <w:t xml:space="preserve"> </w:t>
      </w:r>
      <w:r w:rsidR="00D50FEE">
        <w:t xml:space="preserve">— </w:t>
      </w:r>
      <w:r w:rsidR="00D00092" w:rsidRPr="000A68C7">
        <w:t>Strongly against</w:t>
      </w:r>
      <w:r w:rsidR="00D00092">
        <w:t xml:space="preserve">, </w:t>
      </w:r>
      <w:r w:rsidR="00D00092" w:rsidRPr="00BB2C34">
        <w:t>Against</w:t>
      </w:r>
      <w:r w:rsidR="00D00092">
        <w:t>,</w:t>
      </w:r>
      <w:r w:rsidR="00D00092" w:rsidRPr="00747AD3">
        <w:t xml:space="preserve"> Neither in </w:t>
      </w:r>
      <w:proofErr w:type="spellStart"/>
      <w:r w:rsidR="00D00092" w:rsidRPr="00747AD3">
        <w:t>favour</w:t>
      </w:r>
      <w:proofErr w:type="spellEnd"/>
      <w:r w:rsidR="00D00092" w:rsidRPr="00747AD3">
        <w:t xml:space="preserve"> nor against</w:t>
      </w:r>
      <w:r w:rsidR="00D00092">
        <w:t>,</w:t>
      </w:r>
      <w:r w:rsidR="00D00092" w:rsidRPr="00747AD3">
        <w:t xml:space="preserve"> In </w:t>
      </w:r>
      <w:proofErr w:type="spellStart"/>
      <w:r w:rsidR="00D00092" w:rsidRPr="00747AD3">
        <w:t>favour</w:t>
      </w:r>
      <w:proofErr w:type="spellEnd"/>
      <w:r w:rsidR="00D00092">
        <w:t>,</w:t>
      </w:r>
      <w:r w:rsidR="00D00092" w:rsidRPr="00747AD3">
        <w:t xml:space="preserve"> </w:t>
      </w:r>
      <w:r w:rsidR="00D00092">
        <w:t xml:space="preserve">Strongly in </w:t>
      </w:r>
      <w:proofErr w:type="spellStart"/>
      <w:r w:rsidR="00D00092">
        <w:t>favour</w:t>
      </w:r>
      <w:proofErr w:type="spellEnd"/>
    </w:p>
    <w:p w:rsidR="004374D9" w:rsidRDefault="00276E53" w:rsidP="009B0C69">
      <w:pPr>
        <w:pStyle w:val="ListParagraph"/>
        <w:numPr>
          <w:ilvl w:val="1"/>
          <w:numId w:val="1"/>
        </w:numPr>
      </w:pPr>
      <w:r w:rsidRPr="00C70C75">
        <w:rPr>
          <w:u w:val="single"/>
        </w:rPr>
        <w:t xml:space="preserve">Cut </w:t>
      </w:r>
      <w:r w:rsidR="00BB08D1">
        <w:rPr>
          <w:u w:val="single"/>
        </w:rPr>
        <w:t>premature born care</w:t>
      </w:r>
      <w:r>
        <w:t xml:space="preserve">: </w:t>
      </w:r>
      <w:r w:rsidR="007361BE">
        <w:t xml:space="preserve">Some people say the NHS </w:t>
      </w:r>
      <w:proofErr w:type="spellStart"/>
      <w:r w:rsidR="007361BE">
        <w:t>shold</w:t>
      </w:r>
      <w:proofErr w:type="spellEnd"/>
      <w:r w:rsidR="007361BE">
        <w:t xml:space="preserve"> cut down on very expensive treatments or services and use the savings to provide less expensive treatments or services for more people.  With this aim, how much would you be in </w:t>
      </w:r>
      <w:proofErr w:type="spellStart"/>
      <w:r w:rsidR="007361BE">
        <w:t>favour</w:t>
      </w:r>
      <w:proofErr w:type="spellEnd"/>
      <w:r w:rsidR="007361BE">
        <w:t xml:space="preserve"> of, or against, the NHS cutting down on intensive care for very premature babies whose survival is in doubt?</w:t>
      </w:r>
      <w:r w:rsidR="000F0C96" w:rsidRPr="000F0C96">
        <w:t xml:space="preserve"> </w:t>
      </w:r>
      <w:r w:rsidR="000F0C96">
        <w:t xml:space="preserve">— </w:t>
      </w:r>
      <w:r w:rsidR="00D00092" w:rsidRPr="000A68C7">
        <w:t>Strongly against</w:t>
      </w:r>
      <w:r w:rsidR="00D00092">
        <w:t xml:space="preserve">, </w:t>
      </w:r>
      <w:r w:rsidR="00D00092" w:rsidRPr="00BB2C34">
        <w:t>Against</w:t>
      </w:r>
      <w:r w:rsidR="00D00092">
        <w:t>,</w:t>
      </w:r>
      <w:r w:rsidR="00D00092" w:rsidRPr="00747AD3">
        <w:t xml:space="preserve"> Neither in </w:t>
      </w:r>
      <w:proofErr w:type="spellStart"/>
      <w:r w:rsidR="00D00092" w:rsidRPr="00747AD3">
        <w:t>favour</w:t>
      </w:r>
      <w:proofErr w:type="spellEnd"/>
      <w:r w:rsidR="00D00092" w:rsidRPr="00747AD3">
        <w:t xml:space="preserve"> nor against</w:t>
      </w:r>
      <w:r w:rsidR="00D00092">
        <w:t>,</w:t>
      </w:r>
      <w:r w:rsidR="00D00092" w:rsidRPr="00747AD3">
        <w:t xml:space="preserve"> In </w:t>
      </w:r>
      <w:proofErr w:type="spellStart"/>
      <w:r w:rsidR="00D00092" w:rsidRPr="00747AD3">
        <w:t>favour</w:t>
      </w:r>
      <w:proofErr w:type="spellEnd"/>
      <w:r w:rsidR="00D00092">
        <w:t>,</w:t>
      </w:r>
      <w:r w:rsidR="00D00092" w:rsidRPr="00747AD3">
        <w:t xml:space="preserve"> </w:t>
      </w:r>
      <w:r w:rsidR="00D00092">
        <w:t xml:space="preserve">Strongly in </w:t>
      </w:r>
      <w:proofErr w:type="spellStart"/>
      <w:r w:rsidR="00D00092">
        <w:t>favour</w:t>
      </w:r>
      <w:proofErr w:type="spellEnd"/>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Privatizing Some Treatments</w:t>
      </w:r>
    </w:p>
    <w:p w:rsidR="00657756" w:rsidRDefault="003A5207" w:rsidP="00DA2D5E">
      <w:pPr>
        <w:pStyle w:val="ListParagraph"/>
        <w:numPr>
          <w:ilvl w:val="1"/>
          <w:numId w:val="1"/>
        </w:numPr>
      </w:pPr>
      <w:r w:rsidRPr="003A5207">
        <w:rPr>
          <w:u w:val="single"/>
        </w:rPr>
        <w:t>Privatize Fertility Treatment</w:t>
      </w:r>
      <w:r>
        <w:t xml:space="preserve">: </w:t>
      </w:r>
      <w:r w:rsidR="00657756" w:rsidRPr="00577A22">
        <w:t xml:space="preserve">Other people say the NHS should cut down on certain treatments or services that should be provided instead by private medicine or charities.  With this aim, how much would you be in </w:t>
      </w:r>
      <w:proofErr w:type="spellStart"/>
      <w:r w:rsidR="00657756" w:rsidRPr="00577A22">
        <w:t>favour</w:t>
      </w:r>
      <w:proofErr w:type="spellEnd"/>
      <w:r w:rsidR="00657756" w:rsidRPr="00577A22">
        <w:t xml:space="preserve"> of, or against, the NHS cutt</w:t>
      </w:r>
      <w:r w:rsidR="00DA2D5E">
        <w:t>ing down on fertility treatment?</w:t>
      </w:r>
      <w:r w:rsidR="00DA2D5E" w:rsidRPr="00DA2D5E">
        <w:t xml:space="preserve"> </w:t>
      </w:r>
      <w:r w:rsidR="00DA2D5E">
        <w:t xml:space="preserve">— </w:t>
      </w:r>
      <w:r w:rsidR="00D00092" w:rsidRPr="000A68C7">
        <w:t>Strongly against</w:t>
      </w:r>
      <w:r w:rsidR="00D00092">
        <w:t xml:space="preserve">, </w:t>
      </w:r>
      <w:r w:rsidR="00D00092" w:rsidRPr="00BB2C34">
        <w:t>Against</w:t>
      </w:r>
      <w:r w:rsidR="00D00092">
        <w:t>,</w:t>
      </w:r>
      <w:r w:rsidR="00D00092" w:rsidRPr="00747AD3">
        <w:t xml:space="preserve"> Neither in </w:t>
      </w:r>
      <w:proofErr w:type="spellStart"/>
      <w:r w:rsidR="00D00092" w:rsidRPr="00747AD3">
        <w:t>favour</w:t>
      </w:r>
      <w:proofErr w:type="spellEnd"/>
      <w:r w:rsidR="00D00092" w:rsidRPr="00747AD3">
        <w:t xml:space="preserve"> nor against</w:t>
      </w:r>
      <w:r w:rsidR="00D00092">
        <w:t>,</w:t>
      </w:r>
      <w:r w:rsidR="00D00092" w:rsidRPr="00747AD3">
        <w:t xml:space="preserve"> In </w:t>
      </w:r>
      <w:proofErr w:type="spellStart"/>
      <w:r w:rsidR="00D00092" w:rsidRPr="00747AD3">
        <w:t>favour</w:t>
      </w:r>
      <w:proofErr w:type="spellEnd"/>
      <w:r w:rsidR="00D00092">
        <w:t>,</w:t>
      </w:r>
      <w:r w:rsidR="00D00092" w:rsidRPr="00747AD3">
        <w:t xml:space="preserve"> </w:t>
      </w:r>
      <w:r w:rsidR="00D00092">
        <w:t xml:space="preserve">Strongly in </w:t>
      </w:r>
      <w:proofErr w:type="spellStart"/>
      <w:r w:rsidR="00D00092">
        <w:t>favour</w:t>
      </w:r>
      <w:proofErr w:type="spellEnd"/>
    </w:p>
    <w:p w:rsidR="004F1D77" w:rsidRPr="00577A22" w:rsidRDefault="00634975" w:rsidP="00277FB1">
      <w:pPr>
        <w:pStyle w:val="ListParagraph"/>
        <w:numPr>
          <w:ilvl w:val="1"/>
          <w:numId w:val="1"/>
        </w:numPr>
      </w:pPr>
      <w:r w:rsidRPr="00E577BF">
        <w:rPr>
          <w:u w:val="single"/>
        </w:rPr>
        <w:t>Privatize Hospice Care</w:t>
      </w:r>
      <w:r>
        <w:t xml:space="preserve">: </w:t>
      </w:r>
      <w:r w:rsidR="005B42C6">
        <w:t xml:space="preserve">Other people say the NHS should cut down on certain treatments or services that should be provided instead by private medicine or charities.  With this aim, how much would you be in </w:t>
      </w:r>
      <w:proofErr w:type="spellStart"/>
      <w:r w:rsidR="005B42C6">
        <w:t>favour</w:t>
      </w:r>
      <w:proofErr w:type="spellEnd"/>
      <w:r w:rsidR="005B42C6">
        <w:t xml:space="preserve"> of, or against, the NHS cutting down on hosp</w:t>
      </w:r>
      <w:r w:rsidR="00DA2D5E">
        <w:t>ice care for the terminally ill</w:t>
      </w:r>
      <w:r w:rsidR="00160243">
        <w:t>?</w:t>
      </w:r>
      <w:r w:rsidR="00DA2D5E">
        <w:t xml:space="preserve">— </w:t>
      </w:r>
      <w:r w:rsidR="00DA2D5E" w:rsidRPr="000A68C7">
        <w:t>Strongly against</w:t>
      </w:r>
      <w:r w:rsidR="00DA2D5E">
        <w:t xml:space="preserve">, </w:t>
      </w:r>
      <w:r w:rsidR="00DA2D5E" w:rsidRPr="00BB2C34">
        <w:t>Against</w:t>
      </w:r>
      <w:r w:rsidR="00D00092">
        <w:t>,</w:t>
      </w:r>
      <w:r w:rsidR="00DA2D5E" w:rsidRPr="00747AD3">
        <w:t xml:space="preserve"> Neither in </w:t>
      </w:r>
      <w:proofErr w:type="spellStart"/>
      <w:r w:rsidR="00DA2D5E" w:rsidRPr="00747AD3">
        <w:t>favour</w:t>
      </w:r>
      <w:proofErr w:type="spellEnd"/>
      <w:r w:rsidR="00DA2D5E" w:rsidRPr="00747AD3">
        <w:t xml:space="preserve"> nor against</w:t>
      </w:r>
      <w:r w:rsidR="00D00092">
        <w:t>,</w:t>
      </w:r>
      <w:r w:rsidR="00DA2D5E" w:rsidRPr="00747AD3">
        <w:t xml:space="preserve"> In </w:t>
      </w:r>
      <w:proofErr w:type="spellStart"/>
      <w:r w:rsidR="00DA2D5E" w:rsidRPr="00747AD3">
        <w:t>favour</w:t>
      </w:r>
      <w:proofErr w:type="spellEnd"/>
      <w:r w:rsidR="00D00092">
        <w:t>,</w:t>
      </w:r>
      <w:r w:rsidR="00DA2D5E" w:rsidRPr="00747AD3">
        <w:t xml:space="preserve"> </w:t>
      </w:r>
      <w:r w:rsidR="00DA2D5E">
        <w:t xml:space="preserve">Strongly in </w:t>
      </w:r>
      <w:proofErr w:type="spellStart"/>
      <w:r w:rsidR="00DA2D5E">
        <w:t>favour</w:t>
      </w:r>
      <w:proofErr w:type="spellEnd"/>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Priority Based On Severity</w:t>
      </w:r>
    </w:p>
    <w:p w:rsidR="00C87985" w:rsidRPr="00C87985" w:rsidRDefault="00863368" w:rsidP="00C87985">
      <w:pPr>
        <w:pStyle w:val="ListParagraph"/>
        <w:numPr>
          <w:ilvl w:val="1"/>
          <w:numId w:val="1"/>
        </w:numPr>
      </w:pPr>
      <w:r w:rsidRPr="00B05FAA">
        <w:rPr>
          <w:u w:val="single"/>
        </w:rPr>
        <w:t>Choice of Patients</w:t>
      </w:r>
      <w:r>
        <w:t xml:space="preserve">: </w:t>
      </w:r>
      <w:r w:rsidR="00D8618E">
        <w:t>Please say how much you agree or disagree with the following. If the NHS had to choose, the seriousness of their condition should be the only basis for choosing between patients.</w:t>
      </w:r>
      <w:r w:rsidR="00D8618E" w:rsidRPr="00C604DB">
        <w:t xml:space="preserve"> </w:t>
      </w:r>
      <w:r w:rsidR="004C3645">
        <w:t>— Disagree strongly, Disagree, Neither agree nor disagree, Agree, Agree strongly</w:t>
      </w:r>
    </w:p>
    <w:p w:rsidR="00666371" w:rsidRPr="00CB234A" w:rsidRDefault="0033019B" w:rsidP="00035E77">
      <w:pPr>
        <w:pStyle w:val="ListParagraph"/>
        <w:numPr>
          <w:ilvl w:val="1"/>
          <w:numId w:val="1"/>
        </w:numPr>
      </w:pPr>
      <w:r w:rsidRPr="00B05FAA">
        <w:rPr>
          <w:u w:val="single"/>
        </w:rPr>
        <w:t>Place in Waiting List</w:t>
      </w:r>
      <w:r>
        <w:t xml:space="preserve">: </w:t>
      </w:r>
      <w:r w:rsidR="00D31158" w:rsidRPr="00CB234A">
        <w:t>Please say how much you agree or disagree with the following. If the NHS had to choose, a person's place in the waiting list for a particular treatment should be the only basis for choosing between patients.</w:t>
      </w:r>
      <w:r w:rsidR="00F52415" w:rsidRPr="00F52415">
        <w:t xml:space="preserve"> </w:t>
      </w:r>
      <w:r w:rsidR="00F52415">
        <w:t>— Disagree strongly, Disagree, Neither agree nor disagree, Agree, Agree strongly</w:t>
      </w:r>
    </w:p>
    <w:p w:rsidR="002D2282" w:rsidRDefault="002D2282" w:rsidP="002D2282">
      <w:pPr>
        <w:pStyle w:val="ListParagraph"/>
        <w:rPr>
          <w:i/>
        </w:rPr>
      </w:pPr>
    </w:p>
    <w:p w:rsidR="002D2282" w:rsidRDefault="00A431EC" w:rsidP="002D2282">
      <w:pPr>
        <w:pStyle w:val="ListParagraph"/>
        <w:numPr>
          <w:ilvl w:val="0"/>
          <w:numId w:val="1"/>
        </w:numPr>
        <w:rPr>
          <w:i/>
        </w:rPr>
      </w:pPr>
      <w:r w:rsidRPr="008A2B06">
        <w:rPr>
          <w:i/>
        </w:rPr>
        <w:t>Priority to Prevention</w:t>
      </w:r>
    </w:p>
    <w:p w:rsidR="008D30F6" w:rsidRPr="002D2282" w:rsidRDefault="00011B16" w:rsidP="002D2282">
      <w:pPr>
        <w:pStyle w:val="ListParagraph"/>
        <w:rPr>
          <w:i/>
        </w:rPr>
      </w:pPr>
      <w:r>
        <w:t xml:space="preserve">[Single Item] </w:t>
      </w:r>
      <w:r w:rsidR="008D30F6" w:rsidRPr="0076620F">
        <w:t xml:space="preserve">Please say </w:t>
      </w:r>
      <w:r w:rsidR="00234ACB" w:rsidRPr="0076620F">
        <w:t xml:space="preserve">how much you agree or disagree </w:t>
      </w:r>
      <w:r w:rsidR="008D30F6" w:rsidRPr="0076620F">
        <w:t>with the following.  If the NHS had to choose, it should give higher priority to preventing illness than to treating the very ill</w:t>
      </w:r>
      <w:r w:rsidR="001549CF">
        <w:t xml:space="preserve">— </w:t>
      </w:r>
      <w:proofErr w:type="gramStart"/>
      <w:r w:rsidR="001549CF">
        <w:t>Disagree</w:t>
      </w:r>
      <w:proofErr w:type="gramEnd"/>
      <w:r w:rsidR="001549CF">
        <w:t xml:space="preserve"> strongly, Disagree, Neither agree nor disagree, Agree, Agree strongly</w:t>
      </w:r>
    </w:p>
    <w:p w:rsidR="002D2282" w:rsidRDefault="002D2282" w:rsidP="002D2282">
      <w:pPr>
        <w:pStyle w:val="ListParagraph"/>
        <w:rPr>
          <w:i/>
        </w:rPr>
      </w:pPr>
    </w:p>
    <w:p w:rsidR="00A431EC" w:rsidRDefault="00FF7045" w:rsidP="00A431EC">
      <w:pPr>
        <w:pStyle w:val="ListParagraph"/>
        <w:numPr>
          <w:ilvl w:val="0"/>
          <w:numId w:val="1"/>
        </w:numPr>
        <w:rPr>
          <w:i/>
        </w:rPr>
      </w:pPr>
      <w:r>
        <w:rPr>
          <w:i/>
        </w:rPr>
        <w:lastRenderedPageBreak/>
        <w:t xml:space="preserve">Public and Government </w:t>
      </w:r>
      <w:r w:rsidR="00A431EC" w:rsidRPr="008A2B06">
        <w:rPr>
          <w:i/>
        </w:rPr>
        <w:t>Discretion</w:t>
      </w:r>
    </w:p>
    <w:p w:rsidR="00126615" w:rsidRDefault="00126615" w:rsidP="004D6B46">
      <w:pPr>
        <w:pStyle w:val="ListParagraph"/>
        <w:numPr>
          <w:ilvl w:val="1"/>
          <w:numId w:val="1"/>
        </w:numPr>
      </w:pPr>
      <w:r w:rsidRPr="00915566">
        <w:t xml:space="preserve">Suppose that the NHS did have to make these sorts of choices about who to treat, or the order in which they should be treated.  Please tick one box on each line below to show how much say you think each of these groups should have. </w:t>
      </w:r>
      <w:r w:rsidR="004D6B46" w:rsidRPr="004D6B46">
        <w:t>The general public?</w:t>
      </w:r>
      <w:r w:rsidRPr="00F3039F">
        <w:t xml:space="preserve"> </w:t>
      </w:r>
      <w:r>
        <w:t xml:space="preserve">—  </w:t>
      </w:r>
      <w:r w:rsidRPr="00F808A9">
        <w:t>None of the say</w:t>
      </w:r>
      <w:r>
        <w:t xml:space="preserve">, </w:t>
      </w:r>
      <w:r w:rsidRPr="00D553BC">
        <w:t>Some of the say</w:t>
      </w:r>
      <w:r>
        <w:t xml:space="preserve">, </w:t>
      </w:r>
      <w:r w:rsidRPr="00045305">
        <w:t>All or most of the say</w:t>
      </w:r>
    </w:p>
    <w:p w:rsidR="00126615" w:rsidRPr="00BC00E2" w:rsidRDefault="00126615" w:rsidP="00AC0391">
      <w:pPr>
        <w:pStyle w:val="ListParagraph"/>
        <w:numPr>
          <w:ilvl w:val="1"/>
          <w:numId w:val="1"/>
        </w:numPr>
      </w:pPr>
      <w:del w:id="0" w:author="gaurav sood" w:date="2015-06-05T14:39:00Z">
        <w:r w:rsidDel="00C712E2">
          <w:delText xml:space="preserve">And how much say do you think each of these groups does have nowadays in </w:delText>
        </w:r>
        <w:commentRangeStart w:id="1"/>
        <w:r w:rsidDel="00C712E2">
          <w:delText>these</w:delText>
        </w:r>
        <w:commentRangeEnd w:id="1"/>
        <w:r w:rsidR="00043444" w:rsidDel="00C712E2">
          <w:rPr>
            <w:rStyle w:val="CommentReference"/>
          </w:rPr>
          <w:commentReference w:id="1"/>
        </w:r>
        <w:r w:rsidDel="00C712E2">
          <w:delText xml:space="preserve"> sorts of decisions? </w:delText>
        </w:r>
        <w:r w:rsidR="00AC0391" w:rsidRPr="00AC0391" w:rsidDel="00C712E2">
          <w:delText>The government?</w:delText>
        </w:r>
        <w:r w:rsidDel="00C712E2">
          <w:delText xml:space="preserve"> —</w:delText>
        </w:r>
        <w:r w:rsidRPr="00603C35" w:rsidDel="00C712E2">
          <w:delText xml:space="preserve"> </w:delText>
        </w:r>
        <w:r w:rsidRPr="00F808A9" w:rsidDel="00C712E2">
          <w:delText>None of the say</w:delText>
        </w:r>
        <w:r w:rsidDel="00C712E2">
          <w:delText xml:space="preserve">, </w:delText>
        </w:r>
        <w:r w:rsidRPr="00D553BC" w:rsidDel="00C712E2">
          <w:delText>Some of the say</w:delText>
        </w:r>
        <w:r w:rsidDel="00C712E2">
          <w:delText xml:space="preserve">, </w:delText>
        </w:r>
        <w:r w:rsidRPr="00045305" w:rsidDel="00C712E2">
          <w:delText>All or most of the say</w:delText>
        </w:r>
      </w:del>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Doctors Discretion</w:t>
      </w:r>
    </w:p>
    <w:p w:rsidR="006C69F4" w:rsidRDefault="001F47A8" w:rsidP="00FC5187">
      <w:pPr>
        <w:pStyle w:val="ListParagraph"/>
        <w:numPr>
          <w:ilvl w:val="1"/>
          <w:numId w:val="1"/>
        </w:numPr>
      </w:pPr>
      <w:r w:rsidRPr="00307931">
        <w:rPr>
          <w:u w:val="single"/>
        </w:rPr>
        <w:t>GPs</w:t>
      </w:r>
      <w:r>
        <w:t xml:space="preserve">: </w:t>
      </w:r>
      <w:r w:rsidR="006C69F4" w:rsidRPr="00915566">
        <w:t xml:space="preserve">Suppose that </w:t>
      </w:r>
      <w:r w:rsidR="0008646D" w:rsidRPr="00915566">
        <w:t xml:space="preserve">the NHS did have to make these </w:t>
      </w:r>
      <w:r w:rsidR="006C69F4" w:rsidRPr="00915566">
        <w:t>sorts of choices about who to treat, or the order in which they should be treated.  Please tick one box on each line below to show how much say you think each of these groups should have. GPs?</w:t>
      </w:r>
      <w:r w:rsidR="00F3039F" w:rsidRPr="00F3039F">
        <w:t xml:space="preserve"> </w:t>
      </w:r>
      <w:r w:rsidR="00F3039F">
        <w:t xml:space="preserve">— </w:t>
      </w:r>
      <w:r w:rsidR="00B953B9">
        <w:t xml:space="preserve"> </w:t>
      </w:r>
      <w:r w:rsidR="00F808A9" w:rsidRPr="00F808A9">
        <w:t>None of the say</w:t>
      </w:r>
      <w:r w:rsidR="00F808A9">
        <w:t xml:space="preserve">, </w:t>
      </w:r>
      <w:r w:rsidR="00D553BC" w:rsidRPr="00D553BC">
        <w:t>Some of the say</w:t>
      </w:r>
      <w:r w:rsidR="00045305">
        <w:t xml:space="preserve">, </w:t>
      </w:r>
      <w:r w:rsidR="00045305" w:rsidRPr="00045305">
        <w:t>All or most of the say</w:t>
      </w:r>
    </w:p>
    <w:p w:rsidR="00FC5187" w:rsidRPr="00915566" w:rsidRDefault="001F47A8" w:rsidP="00BB7632">
      <w:pPr>
        <w:pStyle w:val="ListParagraph"/>
        <w:numPr>
          <w:ilvl w:val="1"/>
          <w:numId w:val="1"/>
        </w:numPr>
      </w:pPr>
      <w:del w:id="2" w:author="gaurav sood" w:date="2015-06-05T14:39:00Z">
        <w:r w:rsidRPr="00307931" w:rsidDel="00C712E2">
          <w:rPr>
            <w:u w:val="single"/>
          </w:rPr>
          <w:delText>Hospital Doctors</w:delText>
        </w:r>
        <w:r w:rsidDel="00C712E2">
          <w:delText xml:space="preserve">: </w:delText>
        </w:r>
        <w:r w:rsidR="00FC5187" w:rsidDel="00C712E2">
          <w:delText xml:space="preserve">And how much say do you think each of these groups does </w:delText>
        </w:r>
        <w:commentRangeStart w:id="3"/>
        <w:r w:rsidR="00FC5187" w:rsidDel="00C712E2">
          <w:delText>have</w:delText>
        </w:r>
        <w:commentRangeEnd w:id="3"/>
        <w:r w:rsidR="00043444" w:rsidDel="00C712E2">
          <w:rPr>
            <w:rStyle w:val="CommentReference"/>
          </w:rPr>
          <w:commentReference w:id="3"/>
        </w:r>
        <w:r w:rsidR="00FC5187" w:rsidDel="00C712E2">
          <w:delText xml:space="preserve"> nowadays in these sorts of decisions? Hospital doctors?</w:delText>
        </w:r>
        <w:r w:rsidR="0036723A" w:rsidDel="00C712E2">
          <w:delText xml:space="preserve"> </w:delText>
        </w:r>
        <w:r w:rsidR="00F3039F" w:rsidDel="00C712E2">
          <w:delText>—</w:delText>
        </w:r>
        <w:r w:rsidR="00603C35" w:rsidRPr="00603C35" w:rsidDel="00C712E2">
          <w:delText xml:space="preserve"> </w:delText>
        </w:r>
        <w:r w:rsidR="00603C35" w:rsidRPr="00F808A9" w:rsidDel="00C712E2">
          <w:delText>None of the say</w:delText>
        </w:r>
        <w:r w:rsidR="00603C35" w:rsidDel="00C712E2">
          <w:delText xml:space="preserve">, </w:delText>
        </w:r>
        <w:r w:rsidR="00603C35" w:rsidRPr="00D553BC" w:rsidDel="00C712E2">
          <w:delText>Some of the say</w:delText>
        </w:r>
        <w:r w:rsidR="00603C35" w:rsidDel="00C712E2">
          <w:delText xml:space="preserve">, </w:delText>
        </w:r>
        <w:r w:rsidR="00603C35" w:rsidRPr="00045305" w:rsidDel="00C712E2">
          <w:delText>All or most of the say</w:delText>
        </w:r>
      </w:del>
    </w:p>
    <w:p w:rsidR="002D2282" w:rsidRDefault="002D2282" w:rsidP="002D2282">
      <w:pPr>
        <w:pStyle w:val="ListParagraph"/>
        <w:rPr>
          <w:i/>
        </w:rPr>
      </w:pPr>
    </w:p>
    <w:p w:rsidR="002D2282" w:rsidRDefault="00A431EC" w:rsidP="002D2282">
      <w:pPr>
        <w:pStyle w:val="ListParagraph"/>
        <w:numPr>
          <w:ilvl w:val="0"/>
          <w:numId w:val="1"/>
        </w:numPr>
        <w:rPr>
          <w:i/>
        </w:rPr>
      </w:pPr>
      <w:r w:rsidRPr="008A2B06">
        <w:rPr>
          <w:i/>
        </w:rPr>
        <w:t>Patients have more say</w:t>
      </w:r>
    </w:p>
    <w:p w:rsidR="005F2E48" w:rsidRPr="002D2282" w:rsidRDefault="00011B16" w:rsidP="002D2282">
      <w:pPr>
        <w:pStyle w:val="ListParagraph"/>
        <w:rPr>
          <w:i/>
        </w:rPr>
      </w:pPr>
      <w:r>
        <w:t xml:space="preserve">[Single Item] </w:t>
      </w:r>
      <w:r w:rsidR="007A67FC" w:rsidRPr="002D2282">
        <w:rPr>
          <w:szCs w:val="24"/>
        </w:rPr>
        <w:t>How much do you agree or disagree with each of the followi</w:t>
      </w:r>
      <w:r w:rsidR="00633489" w:rsidRPr="002D2282">
        <w:rPr>
          <w:szCs w:val="24"/>
        </w:rPr>
        <w:t xml:space="preserve">ng statements? Patients should </w:t>
      </w:r>
      <w:r w:rsidR="007A67FC" w:rsidRPr="002D2282">
        <w:rPr>
          <w:szCs w:val="24"/>
        </w:rPr>
        <w:t>have more of a say in the decisions af</w:t>
      </w:r>
      <w:r w:rsidR="00775CF8" w:rsidRPr="002D2282">
        <w:rPr>
          <w:szCs w:val="24"/>
        </w:rPr>
        <w:t>fecting their medical treatment</w:t>
      </w:r>
      <w:r w:rsidR="005051A9">
        <w:t xml:space="preserve">— Disagree strongly, </w:t>
      </w:r>
      <w:r w:rsidR="003F2DBB">
        <w:t xml:space="preserve">Disagree, </w:t>
      </w:r>
      <w:r w:rsidR="00550C1C">
        <w:t xml:space="preserve">Neither agree nor disagree, </w:t>
      </w:r>
      <w:r w:rsidR="00AD4755">
        <w:t>Agree, Agree strongly</w:t>
      </w:r>
    </w:p>
    <w:p w:rsidR="000D265C" w:rsidRDefault="00F17F56">
      <w:pPr>
        <w:rPr>
          <w:b/>
        </w:rPr>
      </w:pPr>
      <w:r w:rsidRPr="00F17F56">
        <w:rPr>
          <w:b/>
        </w:rPr>
        <w:t>UK E</w:t>
      </w:r>
      <w:r w:rsidR="00BE6B8E">
        <w:rPr>
          <w:b/>
        </w:rPr>
        <w:t>urope</w:t>
      </w:r>
    </w:p>
    <w:p w:rsidR="005F1015" w:rsidRPr="005F1015" w:rsidRDefault="005F1015">
      <w:r>
        <w:rPr>
          <w:rFonts w:hint="eastAsia"/>
        </w:rPr>
        <w:t xml:space="preserve">Number of Indices: </w:t>
      </w:r>
      <w:r>
        <w:t>4</w:t>
      </w:r>
    </w:p>
    <w:p w:rsidR="00FF4792" w:rsidRPr="00A54D37" w:rsidRDefault="00A26FAF" w:rsidP="00F17F56">
      <w:pPr>
        <w:pStyle w:val="ListParagraph"/>
        <w:numPr>
          <w:ilvl w:val="0"/>
          <w:numId w:val="1"/>
        </w:numPr>
        <w:rPr>
          <w:i/>
        </w:rPr>
      </w:pPr>
      <w:r w:rsidRPr="00A54D37">
        <w:rPr>
          <w:i/>
        </w:rPr>
        <w:t xml:space="preserve">EU Scope </w:t>
      </w:r>
    </w:p>
    <w:p w:rsidR="00BF4B75" w:rsidRDefault="009F0476" w:rsidP="00B737DF">
      <w:pPr>
        <w:pStyle w:val="ListParagraph"/>
        <w:numPr>
          <w:ilvl w:val="1"/>
          <w:numId w:val="1"/>
        </w:numPr>
      </w:pPr>
      <w:r w:rsidRPr="009F0476">
        <w:t xml:space="preserve">How much do you agree or disagree with each of the following statements?  The EU countries should be more than just a trading bloc </w:t>
      </w:r>
      <w:r w:rsidR="00B737DF">
        <w:t>–</w:t>
      </w:r>
      <w:r w:rsidRPr="009F0476">
        <w:t xml:space="preserve"> their governments should make joint decisions on other things too.</w:t>
      </w:r>
      <w:r w:rsidR="0068322F">
        <w:t xml:space="preserve"> </w:t>
      </w:r>
      <w:r w:rsidR="00102946">
        <w:t xml:space="preserve"> </w:t>
      </w:r>
      <w:r w:rsidR="00102946" w:rsidRPr="00102946">
        <w:t>Disagree strongly</w:t>
      </w:r>
      <w:r w:rsidR="00102946">
        <w:t>, Disagree, Neither Agree Not Disagree, Agree, Agree Strongly</w:t>
      </w:r>
    </w:p>
    <w:p w:rsidR="005B3485" w:rsidRDefault="00AF02D2" w:rsidP="00B00DC0">
      <w:pPr>
        <w:pStyle w:val="ListParagraph"/>
        <w:numPr>
          <w:ilvl w:val="1"/>
          <w:numId w:val="1"/>
        </w:numPr>
      </w:pPr>
      <w:r w:rsidRPr="009F0476">
        <w:t xml:space="preserve">How much do you agree or disagree with each of the following statements?  </w:t>
      </w:r>
      <w:r w:rsidR="00FF4792">
        <w:t>Passport c</w:t>
      </w:r>
      <w:r w:rsidR="00BF4B75">
        <w:t>ontrols in EU should be removed</w:t>
      </w:r>
      <w:r w:rsidR="00B00DC0">
        <w:t xml:space="preserve">: </w:t>
      </w:r>
      <w:r w:rsidR="00B00DC0" w:rsidRPr="00B00DC0">
        <w:t xml:space="preserve">Passport controls within the </w:t>
      </w:r>
      <w:r w:rsidR="000108A3">
        <w:t xml:space="preserve">EU should be removed altogether. </w:t>
      </w:r>
      <w:r w:rsidR="00A20E8E" w:rsidRPr="00102946">
        <w:t>Disagree strongly</w:t>
      </w:r>
      <w:r w:rsidR="00A20E8E">
        <w:t>, Disagree, Neither Agree Not Disagree, Agree, Agree Strongly</w:t>
      </w:r>
    </w:p>
    <w:p w:rsidR="00497B1E" w:rsidRDefault="00497B1E" w:rsidP="00497B1E">
      <w:pPr>
        <w:pStyle w:val="ListParagraph"/>
        <w:ind w:left="1440"/>
      </w:pPr>
    </w:p>
    <w:p w:rsidR="00D16292" w:rsidRPr="00A54D37" w:rsidRDefault="00A26FAF" w:rsidP="00FF4792">
      <w:pPr>
        <w:pStyle w:val="ListParagraph"/>
        <w:numPr>
          <w:ilvl w:val="0"/>
          <w:numId w:val="1"/>
        </w:numPr>
        <w:rPr>
          <w:i/>
        </w:rPr>
      </w:pPr>
      <w:r w:rsidRPr="00A54D37">
        <w:rPr>
          <w:i/>
        </w:rPr>
        <w:t>Relations with EU</w:t>
      </w:r>
    </w:p>
    <w:p w:rsidR="002902B6" w:rsidRDefault="00CD54E3" w:rsidP="00D93908">
      <w:pPr>
        <w:pStyle w:val="ListParagraph"/>
        <w:numPr>
          <w:ilvl w:val="1"/>
          <w:numId w:val="1"/>
        </w:numPr>
      </w:pPr>
      <w:r>
        <w:t>F</w:t>
      </w:r>
      <w:r w:rsidR="004E2E5B" w:rsidRPr="004E2E5B">
        <w:t xml:space="preserve">irstly, a few questions about Britain's relationship with the European Union (sometimes referred to as the European Community).  As a member state, would </w:t>
      </w:r>
      <w:r w:rsidR="004E2E5B" w:rsidRPr="004E2E5B">
        <w:lastRenderedPageBreak/>
        <w:t>you say that Britain's relationship with the European Union should be . .</w:t>
      </w:r>
      <w:r w:rsidR="00E41438">
        <w:t xml:space="preserve"> </w:t>
      </w:r>
      <w:r w:rsidR="002902B6">
        <w:t>.</w:t>
      </w:r>
      <w:r w:rsidR="00142365">
        <w:t xml:space="preserve"> Much less close, </w:t>
      </w:r>
      <w:r w:rsidR="004E44C3" w:rsidRPr="004E44C3">
        <w:t>A little less close</w:t>
      </w:r>
      <w:r w:rsidR="004E44C3">
        <w:t xml:space="preserve">, </w:t>
      </w:r>
      <w:r w:rsidR="004E44C3" w:rsidRPr="004E44C3">
        <w:t>About right</w:t>
      </w:r>
      <w:r w:rsidR="004E44C3">
        <w:t xml:space="preserve">, </w:t>
      </w:r>
      <w:r w:rsidR="00D93908" w:rsidRPr="00D93908">
        <w:t>A little closer</w:t>
      </w:r>
      <w:r w:rsidR="00D93908">
        <w:t xml:space="preserve">, </w:t>
      </w:r>
      <w:r w:rsidR="00D93908" w:rsidRPr="00D93908">
        <w:t>Much closer</w:t>
      </w:r>
      <w:r w:rsidR="00D93908">
        <w:t xml:space="preserve">. </w:t>
      </w:r>
    </w:p>
    <w:p w:rsidR="00E41438" w:rsidRDefault="00782C93" w:rsidP="00782C93">
      <w:pPr>
        <w:pStyle w:val="ListParagraph"/>
        <w:numPr>
          <w:ilvl w:val="1"/>
          <w:numId w:val="1"/>
        </w:numPr>
      </w:pPr>
      <w:r w:rsidRPr="00782C93">
        <w:t>Which of the following do you think Britain's long-term policy should be?</w:t>
      </w:r>
      <w:r w:rsidR="00523121">
        <w:t>—</w:t>
      </w:r>
    </w:p>
    <w:p w:rsidR="00C50483" w:rsidRDefault="00C50483" w:rsidP="00D5531C">
      <w:pPr>
        <w:pStyle w:val="ListParagraph"/>
        <w:ind w:left="1440"/>
      </w:pPr>
      <w:r w:rsidRPr="00C50483">
        <w:t>Britain should leave the European Union (EU)</w:t>
      </w:r>
      <w:r w:rsidR="00ED0527">
        <w:t xml:space="preserve">, </w:t>
      </w:r>
      <w:r w:rsidR="00ED0527" w:rsidRPr="00ED0527">
        <w:t>Britain should stay in the EU and try to reduce the EU's powers</w:t>
      </w:r>
      <w:r w:rsidR="00ED0527">
        <w:t xml:space="preserve">, </w:t>
      </w:r>
      <w:r w:rsidR="0035416E" w:rsidRPr="0035416E">
        <w:t>Things should be left as they are</w:t>
      </w:r>
      <w:r w:rsidR="0035416E">
        <w:t xml:space="preserve">, </w:t>
      </w:r>
      <w:r w:rsidR="0035416E" w:rsidRPr="0035416E">
        <w:t>Britain should stay in the EU and try to increase the EU's powers</w:t>
      </w:r>
      <w:r w:rsidR="0035416E">
        <w:t xml:space="preserve">, </w:t>
      </w:r>
      <w:proofErr w:type="gramStart"/>
      <w:r w:rsidR="00F94CF1">
        <w:t>Britain</w:t>
      </w:r>
      <w:proofErr w:type="gramEnd"/>
      <w:r w:rsidR="00F94CF1">
        <w:t xml:space="preserve"> should stay in the EU and work to</w:t>
      </w:r>
      <w:r w:rsidR="00D5531C">
        <w:t xml:space="preserve">wards the formation of a single </w:t>
      </w:r>
      <w:r w:rsidR="00F94CF1">
        <w:t>European government</w:t>
      </w:r>
    </w:p>
    <w:p w:rsidR="00063CB2" w:rsidRDefault="0041418A" w:rsidP="0041418A">
      <w:pPr>
        <w:pStyle w:val="ListParagraph"/>
        <w:numPr>
          <w:ilvl w:val="1"/>
          <w:numId w:val="1"/>
        </w:numPr>
      </w:pPr>
      <w:r w:rsidRPr="0041418A">
        <w:t>Please tick one box to show which comes closest to your view about the following statement?  Britain should do all it can to unite fully with the European Union.</w:t>
      </w:r>
      <w:r w:rsidR="00523121">
        <w:t>—</w:t>
      </w:r>
    </w:p>
    <w:p w:rsidR="00FB11EE" w:rsidRDefault="00A171C8" w:rsidP="00A1759A">
      <w:pPr>
        <w:pStyle w:val="ListParagraph"/>
        <w:ind w:left="1440"/>
      </w:pPr>
      <w:r w:rsidRPr="00A171C8">
        <w:t>Definitely not</w:t>
      </w:r>
      <w:r>
        <w:t xml:space="preserve">, </w:t>
      </w:r>
      <w:proofErr w:type="gramStart"/>
      <w:r w:rsidR="00490B16" w:rsidRPr="00490B16">
        <w:t>Probably</w:t>
      </w:r>
      <w:proofErr w:type="gramEnd"/>
      <w:r w:rsidR="00490B16" w:rsidRPr="00490B16">
        <w:t xml:space="preserve"> not</w:t>
      </w:r>
      <w:r w:rsidR="00C42BD2">
        <w:t xml:space="preserve">, </w:t>
      </w:r>
      <w:r w:rsidR="00C42BD2" w:rsidRPr="00C42BD2">
        <w:t>Not sure</w:t>
      </w:r>
      <w:r w:rsidR="00C42BD2">
        <w:t xml:space="preserve">, </w:t>
      </w:r>
      <w:r w:rsidR="005A5751" w:rsidRPr="005A5751">
        <w:t>Probably</w:t>
      </w:r>
      <w:r w:rsidR="005A5751">
        <w:t xml:space="preserve">, </w:t>
      </w:r>
      <w:r w:rsidR="005A5751" w:rsidRPr="005A5751">
        <w:t>Definitely</w:t>
      </w:r>
      <w:r w:rsidR="00FB11EE">
        <w:t xml:space="preserve"> </w:t>
      </w:r>
    </w:p>
    <w:p w:rsidR="00497B1E" w:rsidRDefault="00497B1E" w:rsidP="00A1759A">
      <w:pPr>
        <w:pStyle w:val="ListParagraph"/>
        <w:ind w:left="1440"/>
      </w:pPr>
    </w:p>
    <w:p w:rsidR="008C5103" w:rsidRDefault="00972D50" w:rsidP="008C5103">
      <w:pPr>
        <w:pStyle w:val="ListParagraph"/>
        <w:numPr>
          <w:ilvl w:val="0"/>
          <w:numId w:val="1"/>
        </w:numPr>
        <w:rPr>
          <w:i/>
        </w:rPr>
      </w:pPr>
      <w:r>
        <w:rPr>
          <w:i/>
        </w:rPr>
        <w:t>Eastern European Expansion</w:t>
      </w:r>
      <w:r w:rsidR="00EE75C2" w:rsidRPr="00A54D37">
        <w:rPr>
          <w:i/>
        </w:rPr>
        <w:t xml:space="preserve"> </w:t>
      </w:r>
    </w:p>
    <w:p w:rsidR="003A30E0" w:rsidRPr="008C5103" w:rsidRDefault="008C5103" w:rsidP="008C5103">
      <w:pPr>
        <w:pStyle w:val="ListParagraph"/>
        <w:rPr>
          <w:i/>
        </w:rPr>
      </w:pPr>
      <w:r>
        <w:t xml:space="preserve">[Single Item] </w:t>
      </w:r>
      <w:r w:rsidR="00BE77C2" w:rsidRPr="00F803C3">
        <w:t>How much do you agree or disagree with each of the following statements?  The European Union should expand its membership to include some of the ex-Communist countries of Eastern Europe.</w:t>
      </w:r>
      <w:r w:rsidR="00F81D06">
        <w:t xml:space="preserve"> </w:t>
      </w:r>
      <w:r w:rsidR="00523121">
        <w:t>—</w:t>
      </w:r>
      <w:r w:rsidR="00EC6676">
        <w:t xml:space="preserve"> </w:t>
      </w:r>
      <w:proofErr w:type="gramStart"/>
      <w:r w:rsidR="00EC6676" w:rsidRPr="00102946">
        <w:t>Disagree</w:t>
      </w:r>
      <w:proofErr w:type="gramEnd"/>
      <w:r w:rsidR="00EC6676" w:rsidRPr="00102946">
        <w:t xml:space="preserve"> strongly</w:t>
      </w:r>
      <w:r w:rsidR="00EC6676">
        <w:t>, Disagree, Neither Agree Not Disagree, Agree, Agree Strongly</w:t>
      </w:r>
    </w:p>
    <w:p w:rsidR="00497B1E" w:rsidRPr="00F803C3" w:rsidRDefault="00497B1E" w:rsidP="00497B1E">
      <w:pPr>
        <w:pStyle w:val="ListParagraph"/>
        <w:ind w:left="1440"/>
      </w:pPr>
    </w:p>
    <w:p w:rsidR="00A80CE1" w:rsidRDefault="00FB11EE" w:rsidP="00A80CE1">
      <w:pPr>
        <w:pStyle w:val="ListParagraph"/>
        <w:numPr>
          <w:ilvl w:val="0"/>
          <w:numId w:val="1"/>
        </w:numPr>
        <w:rPr>
          <w:i/>
        </w:rPr>
      </w:pPr>
      <w:r w:rsidRPr="00A54D37">
        <w:rPr>
          <w:i/>
        </w:rPr>
        <w:t xml:space="preserve">Favor </w:t>
      </w:r>
      <w:r w:rsidR="00707B42">
        <w:rPr>
          <w:i/>
        </w:rPr>
        <w:t xml:space="preserve">a </w:t>
      </w:r>
      <w:r w:rsidRPr="00A54D37">
        <w:rPr>
          <w:i/>
        </w:rPr>
        <w:t xml:space="preserve">Referendum </w:t>
      </w:r>
    </w:p>
    <w:p w:rsidR="004352ED" w:rsidRPr="00A80CE1" w:rsidRDefault="00A80CE1" w:rsidP="00A80CE1">
      <w:pPr>
        <w:pStyle w:val="ListParagraph"/>
        <w:rPr>
          <w:i/>
        </w:rPr>
      </w:pPr>
      <w:r>
        <w:t xml:space="preserve">[Single Item] </w:t>
      </w:r>
      <w:r w:rsidR="004352ED" w:rsidRPr="00875FFE">
        <w:t xml:space="preserve">How much are you in </w:t>
      </w:r>
      <w:proofErr w:type="spellStart"/>
      <w:r w:rsidR="004352ED" w:rsidRPr="00875FFE">
        <w:t>favour</w:t>
      </w:r>
      <w:proofErr w:type="spellEnd"/>
      <w:r w:rsidR="004352ED" w:rsidRPr="00875FFE">
        <w:t xml:space="preserve"> or against having a referendum where the British public would vote on whether or not Britain should strengthen its links with the European Union?</w:t>
      </w:r>
      <w:r w:rsidR="00523121">
        <w:t>—</w:t>
      </w:r>
      <w:r w:rsidR="002975EA">
        <w:t xml:space="preserve"> </w:t>
      </w:r>
      <w:r w:rsidR="002975EA" w:rsidRPr="002975EA">
        <w:t>Strongly against</w:t>
      </w:r>
      <w:r w:rsidR="002975EA">
        <w:t xml:space="preserve">, Against, </w:t>
      </w:r>
      <w:r w:rsidR="00E96630" w:rsidRPr="00E96630">
        <w:t xml:space="preserve">CC/Neither in </w:t>
      </w:r>
      <w:proofErr w:type="spellStart"/>
      <w:r w:rsidR="00E96630" w:rsidRPr="00E96630">
        <w:t>favour</w:t>
      </w:r>
      <w:proofErr w:type="spellEnd"/>
      <w:r w:rsidR="00E96630">
        <w:t xml:space="preserve">, </w:t>
      </w:r>
      <w:r w:rsidR="00E96630" w:rsidRPr="00E96630">
        <w:t xml:space="preserve">In </w:t>
      </w:r>
      <w:proofErr w:type="spellStart"/>
      <w:r w:rsidR="00E96630" w:rsidRPr="00E96630">
        <w:t>favour</w:t>
      </w:r>
      <w:proofErr w:type="spellEnd"/>
      <w:r w:rsidR="00E96630">
        <w:t xml:space="preserve">, </w:t>
      </w:r>
      <w:r w:rsidR="00F12C12" w:rsidRPr="00F12C12">
        <w:t xml:space="preserve">Strongly in </w:t>
      </w:r>
      <w:proofErr w:type="spellStart"/>
      <w:r w:rsidR="00F12C12" w:rsidRPr="00F12C12">
        <w:t>favour</w:t>
      </w:r>
      <w:proofErr w:type="spellEnd"/>
    </w:p>
    <w:p w:rsidR="00195D6B" w:rsidRDefault="00195D6B" w:rsidP="00195D6B">
      <w:pPr>
        <w:rPr>
          <w:b/>
        </w:rPr>
      </w:pPr>
      <w:r>
        <w:rPr>
          <w:b/>
        </w:rPr>
        <w:t>UK</w:t>
      </w:r>
      <w:r w:rsidRPr="00226275">
        <w:rPr>
          <w:rFonts w:hint="eastAsia"/>
          <w:b/>
        </w:rPr>
        <w:t xml:space="preserve"> Crime</w:t>
      </w:r>
    </w:p>
    <w:p w:rsidR="00195D6B" w:rsidRDefault="00195D6B" w:rsidP="00195D6B">
      <w:r>
        <w:rPr>
          <w:rFonts w:hint="eastAsia"/>
        </w:rPr>
        <w:t>Number of Indices: 5</w:t>
      </w: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Punishment</w:t>
      </w:r>
      <w:r w:rsidRPr="001869D1">
        <w:rPr>
          <w:rFonts w:cs="Times New Roman"/>
          <w:i/>
          <w:szCs w:val="24"/>
        </w:rPr>
        <w:tab/>
      </w:r>
    </w:p>
    <w:p w:rsidR="00195D6B" w:rsidRPr="00EC0A74" w:rsidRDefault="00195D6B" w:rsidP="00195D6B">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Punishment vs. reform</w:t>
      </w:r>
      <w:r w:rsidRPr="00EC0A74">
        <w:rPr>
          <w:rFonts w:cs="Times New Roman"/>
          <w:szCs w:val="24"/>
        </w:rPr>
        <w:t>: If the government had to choose between reforming criminals and punishing them, should it definitely reform, probably reform, definitely punish, probably punish, or does it not matter either way?</w:t>
      </w:r>
    </w:p>
    <w:p w:rsidR="00195D6B" w:rsidRPr="00EC0A74" w:rsidRDefault="00195D6B" w:rsidP="00195D6B">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Prisons reform, not just punish:</w:t>
      </w:r>
      <w:r w:rsidRPr="00EC0A74">
        <w:rPr>
          <w:rFonts w:cs="Times New Roman"/>
          <w:szCs w:val="24"/>
        </w:rPr>
        <w:t xml:space="preserve"> And now, here are some ideas about sending people to prison.  How much do you agree or disagree with each one? Prisons should try harder to reform prisoners, rather than just punishing them</w:t>
      </w:r>
      <w:r w:rsidR="00523121">
        <w:rPr>
          <w:rFonts w:cs="Times New Roman"/>
          <w:szCs w:val="24"/>
        </w:rPr>
        <w:t>—</w:t>
      </w:r>
      <w:r w:rsidRPr="00EC0A74">
        <w:rPr>
          <w:rFonts w:cs="Times New Roman"/>
          <w:szCs w:val="24"/>
        </w:rPr>
        <w:t xml:space="preserve"> Strongly disagree, Disagree, Neutral, Agree, Strongly Agree</w:t>
      </w:r>
    </w:p>
    <w:p w:rsidR="00525F97" w:rsidRPr="00EC0A74" w:rsidRDefault="00195D6B" w:rsidP="0002082A">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Tougher sentences</w:t>
      </w:r>
      <w:r w:rsidRPr="00EC0A74">
        <w:rPr>
          <w:rFonts w:cs="Times New Roman"/>
          <w:szCs w:val="24"/>
        </w:rPr>
        <w:t xml:space="preserve">: </w:t>
      </w:r>
      <w:r w:rsidR="00525F97" w:rsidRPr="00EC0A74">
        <w:rPr>
          <w:rFonts w:cs="Times New Roman"/>
          <w:szCs w:val="24"/>
        </w:rPr>
        <w:t>And now, here are some ideas about sending people to prison. How much do you agree or disagree with each one?</w:t>
      </w:r>
      <w:r w:rsidR="0002082A" w:rsidRPr="00EC0A74">
        <w:rPr>
          <w:rFonts w:cs="Times New Roman"/>
          <w:szCs w:val="24"/>
        </w:rPr>
        <w:t xml:space="preserve"> </w:t>
      </w:r>
      <w:r w:rsidR="00525F97" w:rsidRPr="00EC0A74">
        <w:rPr>
          <w:rFonts w:cs="Times New Roman"/>
          <w:szCs w:val="24"/>
        </w:rPr>
        <w:t>Courts should give tougher sentences to criminals</w:t>
      </w:r>
      <w:r w:rsidR="00523121">
        <w:rPr>
          <w:rFonts w:cs="Times New Roman"/>
          <w:szCs w:val="24"/>
        </w:rPr>
        <w:t>—</w:t>
      </w:r>
      <w:r w:rsidR="0002082A" w:rsidRPr="00EC0A74">
        <w:rPr>
          <w:rFonts w:cs="Times New Roman"/>
          <w:szCs w:val="24"/>
        </w:rPr>
        <w:t xml:space="preserve"> Strongly disagree, Disagree, Neutral, Agree, Strongly Agree</w:t>
      </w:r>
    </w:p>
    <w:p w:rsidR="00E1579C" w:rsidRPr="003C5EE1" w:rsidRDefault="00195D6B" w:rsidP="003C5EE1">
      <w:pPr>
        <w:pStyle w:val="ListParagraph"/>
        <w:numPr>
          <w:ilvl w:val="1"/>
          <w:numId w:val="1"/>
        </w:numPr>
        <w:rPr>
          <w:rFonts w:cs="Times New Roman"/>
          <w:szCs w:val="24"/>
        </w:rPr>
      </w:pPr>
      <w:r w:rsidRPr="00EC0A74">
        <w:rPr>
          <w:rFonts w:cs="Times New Roman"/>
          <w:szCs w:val="24"/>
          <w:u w:val="single"/>
        </w:rPr>
        <w:t>Stiffer sentences generally</w:t>
      </w:r>
      <w:r w:rsidRPr="00EC0A74">
        <w:rPr>
          <w:rFonts w:cs="Times New Roman"/>
          <w:szCs w:val="24"/>
        </w:rPr>
        <w:t xml:space="preserve">: </w:t>
      </w:r>
      <w:r w:rsidR="00B23375" w:rsidRPr="00EC0A74">
        <w:rPr>
          <w:rFonts w:cs="Times New Roman"/>
          <w:szCs w:val="24"/>
        </w:rPr>
        <w:t xml:space="preserve">Here are some ideas for helping to prevent crime in Britain.  Please tick one box for each idea to show how effective you think it is as a way of cutting crime. </w:t>
      </w:r>
      <w:r w:rsidR="00E1579C" w:rsidRPr="003C5EE1">
        <w:rPr>
          <w:rFonts w:cs="Times New Roman"/>
          <w:szCs w:val="24"/>
        </w:rPr>
        <w:t>Tick the box in the first column if you feel that stiffer sentences and more prisons would be the most effective way of reducing crime.</w:t>
      </w:r>
    </w:p>
    <w:p w:rsidR="006E0F46" w:rsidRPr="003C5EE1" w:rsidRDefault="00E1579C" w:rsidP="003C5EE1">
      <w:pPr>
        <w:pStyle w:val="ListParagraph"/>
        <w:ind w:left="1440"/>
        <w:rPr>
          <w:rFonts w:cs="Times New Roman"/>
          <w:szCs w:val="24"/>
        </w:rPr>
      </w:pPr>
      <w:r w:rsidRPr="00EC0A74">
        <w:rPr>
          <w:rFonts w:cs="Times New Roman"/>
          <w:szCs w:val="24"/>
        </w:rPr>
        <w:lastRenderedPageBreak/>
        <w:t>Tick the box in the second column if you feel that stiffer sentences and more prisons would be the second most effective way of reducing crime.</w:t>
      </w:r>
      <w:r w:rsidR="003C5EE1">
        <w:rPr>
          <w:rFonts w:cs="Times New Roman"/>
          <w:szCs w:val="24"/>
        </w:rPr>
        <w:t xml:space="preserve"> </w:t>
      </w:r>
      <w:r w:rsidRPr="003C5EE1">
        <w:rPr>
          <w:rFonts w:cs="Times New Roman"/>
          <w:szCs w:val="24"/>
        </w:rPr>
        <w:t>Tick the box in the third column if you feel that stiffer sentences and more prisons would be the third most effective way of reducing crime.</w:t>
      </w:r>
    </w:p>
    <w:p w:rsidR="00195D6B" w:rsidRPr="00EC0A74" w:rsidRDefault="00195D6B" w:rsidP="001A0347">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to prison</w:t>
      </w:r>
      <w:r w:rsidRPr="00EC0A74">
        <w:rPr>
          <w:rFonts w:cs="Times New Roman"/>
          <w:szCs w:val="24"/>
        </w:rPr>
        <w:t xml:space="preserve">: </w:t>
      </w:r>
      <w:r w:rsidR="001A0347" w:rsidRPr="00EC0A74">
        <w:rPr>
          <w:rFonts w:cs="Times New Roman"/>
          <w:szCs w:val="24"/>
        </w:rPr>
        <w:t>Here are some ideas for helping to prevent crime in Britain.  Please tick one box for each idea to show how effective you think it is as a way of cutting crime.</w:t>
      </w:r>
    </w:p>
    <w:p w:rsidR="006E0F46" w:rsidRPr="00EC0A74" w:rsidRDefault="00195D6B" w:rsidP="001E3FC5">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Fewer people to prison</w:t>
      </w:r>
      <w:r w:rsidRPr="00EC0A74">
        <w:rPr>
          <w:rFonts w:cs="Times New Roman"/>
          <w:szCs w:val="24"/>
        </w:rPr>
        <w:t>:</w:t>
      </w:r>
      <w:r w:rsidR="004A3381" w:rsidRPr="00EC0A74">
        <w:rPr>
          <w:rFonts w:cs="Times New Roman"/>
          <w:szCs w:val="24"/>
        </w:rPr>
        <w:t xml:space="preserve"> And now, here are some ideas about sending people to prison. How much do you agree or disagree with each one?</w:t>
      </w:r>
      <w:r w:rsidR="001E3FC5" w:rsidRPr="00EC0A74">
        <w:rPr>
          <w:rFonts w:cs="Times New Roman"/>
          <w:szCs w:val="24"/>
        </w:rPr>
        <w:t xml:space="preserve"> </w:t>
      </w:r>
      <w:r w:rsidR="004A3381" w:rsidRPr="00EC0A74">
        <w:rPr>
          <w:rFonts w:cs="Times New Roman"/>
          <w:szCs w:val="24"/>
        </w:rPr>
        <w:t>The courts should send fewer people to prison</w:t>
      </w:r>
      <w:r w:rsidR="00523121">
        <w:rPr>
          <w:rFonts w:cs="Times New Roman"/>
          <w:szCs w:val="24"/>
        </w:rPr>
        <w:t>—</w:t>
      </w:r>
      <w:r w:rsidR="001E3FC5" w:rsidRPr="00EC0A74">
        <w:rPr>
          <w:rFonts w:cs="Times New Roman"/>
          <w:szCs w:val="24"/>
        </w:rPr>
        <w:t xml:space="preserve"> Strongly disagree, Disagree, Neutral, Agree, Strongly Agree</w:t>
      </w:r>
    </w:p>
    <w:p w:rsidR="006E0F46" w:rsidRPr="00EC0A74" w:rsidRDefault="00195D6B" w:rsidP="001E3FC5">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Only dangerous criminals to prison</w:t>
      </w:r>
      <w:r w:rsidRPr="00EC0A74">
        <w:rPr>
          <w:rFonts w:cs="Times New Roman"/>
          <w:szCs w:val="24"/>
        </w:rPr>
        <w:t>:</w:t>
      </w:r>
      <w:r w:rsidR="00D217F1" w:rsidRPr="00EC0A74">
        <w:rPr>
          <w:rFonts w:cs="Times New Roman"/>
          <w:szCs w:val="24"/>
        </w:rPr>
        <w:t xml:space="preserve"> And now, here are some ideas about sending people to prison. How much do you agree or disagree with each one?</w:t>
      </w:r>
      <w:r w:rsidR="001E3FC5" w:rsidRPr="00EC0A74">
        <w:rPr>
          <w:rFonts w:cs="Times New Roman"/>
          <w:szCs w:val="24"/>
        </w:rPr>
        <w:t xml:space="preserve"> </w:t>
      </w:r>
      <w:r w:rsidR="00D217F1" w:rsidRPr="00EC0A74">
        <w:rPr>
          <w:rFonts w:cs="Times New Roman"/>
          <w:szCs w:val="24"/>
        </w:rPr>
        <w:t>Only hardened criminals, or those who are a danger to society, should be sent to prison</w:t>
      </w:r>
      <w:r w:rsidR="00523121">
        <w:rPr>
          <w:rFonts w:cs="Times New Roman"/>
          <w:szCs w:val="24"/>
        </w:rPr>
        <w:t>—</w:t>
      </w:r>
      <w:r w:rsidR="001E3FC5" w:rsidRPr="00EC0A74">
        <w:rPr>
          <w:rFonts w:cs="Times New Roman"/>
          <w:szCs w:val="24"/>
        </w:rPr>
        <w:t xml:space="preserve"> Strongly disagree, Disagree, Neutral, Agree, Strongly Agree</w:t>
      </w:r>
    </w:p>
    <w:p w:rsidR="001A0347" w:rsidRPr="00EC0A74" w:rsidRDefault="00195D6B" w:rsidP="001A0347">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out of prison</w:t>
      </w:r>
      <w:r w:rsidRPr="00EC0A74">
        <w:rPr>
          <w:rFonts w:cs="Times New Roman"/>
          <w:szCs w:val="24"/>
        </w:rPr>
        <w:t>:</w:t>
      </w:r>
      <w:r w:rsidR="005E50BC" w:rsidRPr="00EC0A74">
        <w:rPr>
          <w:rFonts w:cs="Times New Roman"/>
          <w:szCs w:val="24"/>
        </w:rPr>
        <w:t xml:space="preserve"> </w:t>
      </w:r>
      <w:r w:rsidR="001A0347" w:rsidRPr="00EC0A74">
        <w:rPr>
          <w:rFonts w:cs="Times New Roman"/>
          <w:szCs w:val="24"/>
        </w:rPr>
        <w:t>There are a number of ways of dealing with criminals who are not a big threat to society, other than sending them to prison.  How strongly do you agree or disagree with each of the following?</w:t>
      </w:r>
    </w:p>
    <w:p w:rsidR="002D6EA4" w:rsidRPr="00EC0A74" w:rsidRDefault="001A0347" w:rsidP="002D6EA4">
      <w:pPr>
        <w:pStyle w:val="ListParagraph"/>
        <w:autoSpaceDE w:val="0"/>
        <w:autoSpaceDN w:val="0"/>
        <w:adjustRightInd w:val="0"/>
        <w:spacing w:after="0" w:line="240" w:lineRule="auto"/>
        <w:ind w:left="1440"/>
        <w:rPr>
          <w:rFonts w:cs="Times New Roman"/>
          <w:szCs w:val="24"/>
        </w:rPr>
      </w:pPr>
      <w:r w:rsidRPr="00EC0A74">
        <w:rPr>
          <w:rFonts w:cs="Times New Roman"/>
          <w:szCs w:val="24"/>
        </w:rPr>
        <w:t>More offenders should be kept out of prison, but made to report regularly to probation officers</w:t>
      </w:r>
      <w:r w:rsidR="00523121">
        <w:rPr>
          <w:rFonts w:cs="Times New Roman"/>
          <w:szCs w:val="24"/>
        </w:rPr>
        <w:t>—</w:t>
      </w:r>
      <w:r w:rsidRPr="00EC0A74">
        <w:rPr>
          <w:rFonts w:cs="Times New Roman"/>
          <w:szCs w:val="24"/>
        </w:rPr>
        <w:t xml:space="preserve"> </w:t>
      </w:r>
      <w:proofErr w:type="gramStart"/>
      <w:r w:rsidRPr="00EC0A74">
        <w:rPr>
          <w:rFonts w:cs="Times New Roman"/>
          <w:szCs w:val="24"/>
        </w:rPr>
        <w:t>Strongly</w:t>
      </w:r>
      <w:proofErr w:type="gramEnd"/>
      <w:r w:rsidRPr="00EC0A74">
        <w:rPr>
          <w:rFonts w:cs="Times New Roman"/>
          <w:szCs w:val="24"/>
        </w:rPr>
        <w:t xml:space="preserve"> disagree, Disagree, Neutral, Agree, Strongly Agree</w:t>
      </w:r>
    </w:p>
    <w:p w:rsidR="00195D6B" w:rsidRPr="00EC0A74" w:rsidRDefault="00195D6B" w:rsidP="00827D7F">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More offenders: community serv.</w:t>
      </w:r>
      <w:r w:rsidRPr="00EC0A74">
        <w:rPr>
          <w:rFonts w:cs="Times New Roman"/>
          <w:szCs w:val="24"/>
        </w:rPr>
        <w:t>:</w:t>
      </w:r>
      <w:r w:rsidR="00F94EC3"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r w:rsidR="00523121">
        <w:rPr>
          <w:rFonts w:cs="Times New Roman"/>
          <w:szCs w:val="24"/>
        </w:rPr>
        <w:t>—</w:t>
      </w:r>
      <w:r w:rsidR="00827D7F" w:rsidRPr="00EC0A74">
        <w:rPr>
          <w:rFonts w:cs="Times New Roman"/>
          <w:szCs w:val="24"/>
        </w:rPr>
        <w:t xml:space="preserve"> </w:t>
      </w:r>
      <w:r w:rsidR="00F94EC3" w:rsidRPr="00EC0A74">
        <w:rPr>
          <w:rFonts w:cs="Times New Roman"/>
          <w:szCs w:val="24"/>
        </w:rPr>
        <w:t>More offenders should be kept out of prison, but made to spend a certain number of days helping people in the community</w:t>
      </w:r>
      <w:r w:rsidR="00523121">
        <w:rPr>
          <w:rFonts w:cs="Times New Roman"/>
          <w:szCs w:val="24"/>
        </w:rPr>
        <w:t>—</w:t>
      </w:r>
      <w:r w:rsidR="00F94EC3" w:rsidRPr="00EC0A74">
        <w:rPr>
          <w:rFonts w:cs="Times New Roman"/>
          <w:szCs w:val="24"/>
        </w:rPr>
        <w:t xml:space="preserve"> Strongly disagree, Disagree, Neutral, Agree, Strongly Agree</w:t>
      </w:r>
    </w:p>
    <w:p w:rsidR="00BD536A" w:rsidRPr="00EC0A74" w:rsidRDefault="00195D6B" w:rsidP="00BD536A">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 xml:space="preserve">More </w:t>
      </w:r>
      <w:proofErr w:type="gramStart"/>
      <w:r w:rsidR="00C17133" w:rsidRPr="00EC0A74">
        <w:rPr>
          <w:rFonts w:cs="Times New Roman"/>
          <w:szCs w:val="24"/>
          <w:u w:val="single"/>
        </w:rPr>
        <w:t>offenders</w:t>
      </w:r>
      <w:proofErr w:type="gramEnd"/>
      <w:r w:rsidR="000075E9">
        <w:rPr>
          <w:rFonts w:cs="Times New Roman"/>
          <w:szCs w:val="24"/>
          <w:u w:val="single"/>
        </w:rPr>
        <w:t xml:space="preserve"> military service</w:t>
      </w:r>
      <w:r w:rsidRPr="00EC0A74">
        <w:rPr>
          <w:rFonts w:cs="Times New Roman"/>
          <w:szCs w:val="24"/>
        </w:rPr>
        <w:t>:</w:t>
      </w:r>
      <w:r w:rsidR="00BD536A"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p>
    <w:p w:rsidR="00195D6B" w:rsidRPr="00EC0A74" w:rsidRDefault="00BD536A" w:rsidP="00BD536A">
      <w:pPr>
        <w:pStyle w:val="ListParagraph"/>
        <w:autoSpaceDE w:val="0"/>
        <w:autoSpaceDN w:val="0"/>
        <w:adjustRightInd w:val="0"/>
        <w:spacing w:after="0" w:line="240" w:lineRule="auto"/>
        <w:ind w:left="1440"/>
        <w:rPr>
          <w:rFonts w:cs="Times New Roman"/>
          <w:szCs w:val="24"/>
          <w:u w:val="single"/>
        </w:rPr>
      </w:pPr>
      <w:r w:rsidRPr="00EC0A74">
        <w:rPr>
          <w:rFonts w:cs="Times New Roman"/>
          <w:szCs w:val="24"/>
        </w:rPr>
        <w:t>More offenders should be kept out of prison, but made to do military service for a period of time</w:t>
      </w:r>
      <w:r w:rsidR="00523121">
        <w:rPr>
          <w:rFonts w:cs="Times New Roman"/>
          <w:szCs w:val="24"/>
        </w:rPr>
        <w:t>—</w:t>
      </w:r>
      <w:r w:rsidRPr="00EC0A74">
        <w:rPr>
          <w:rFonts w:cs="Times New Roman"/>
          <w:szCs w:val="24"/>
        </w:rPr>
        <w:t xml:space="preserve"> </w:t>
      </w:r>
      <w:proofErr w:type="gramStart"/>
      <w:r w:rsidRPr="00EC0A74">
        <w:rPr>
          <w:rFonts w:cs="Times New Roman"/>
          <w:szCs w:val="24"/>
        </w:rPr>
        <w:t>Strongly</w:t>
      </w:r>
      <w:proofErr w:type="gramEnd"/>
      <w:r w:rsidRPr="00EC0A74">
        <w:rPr>
          <w:rFonts w:cs="Times New Roman"/>
          <w:szCs w:val="24"/>
        </w:rPr>
        <w:t xml:space="preserve"> disagree, Disagree, Neutral, Agree, Strongly Agree</w:t>
      </w:r>
    </w:p>
    <w:p w:rsidR="00B40734" w:rsidRPr="00EC0A74" w:rsidRDefault="00195D6B" w:rsidP="00B40734">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get training</w:t>
      </w:r>
      <w:r w:rsidRPr="00EC0A74">
        <w:rPr>
          <w:rFonts w:cs="Times New Roman"/>
          <w:szCs w:val="24"/>
        </w:rPr>
        <w:t>:</w:t>
      </w:r>
      <w:r w:rsidR="00B40734"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p>
    <w:p w:rsidR="00195D6B" w:rsidRPr="00EC0A74" w:rsidRDefault="00B40734" w:rsidP="00B40734">
      <w:pPr>
        <w:pStyle w:val="ListParagraph"/>
        <w:autoSpaceDE w:val="0"/>
        <w:autoSpaceDN w:val="0"/>
        <w:adjustRightInd w:val="0"/>
        <w:spacing w:after="0" w:line="240" w:lineRule="auto"/>
        <w:ind w:left="1440"/>
        <w:rPr>
          <w:rFonts w:cs="Times New Roman"/>
          <w:szCs w:val="24"/>
          <w:u w:val="single"/>
        </w:rPr>
      </w:pPr>
      <w:r w:rsidRPr="00EC0A74">
        <w:rPr>
          <w:rFonts w:cs="Times New Roman"/>
          <w:szCs w:val="24"/>
        </w:rPr>
        <w:t>More offenders should be kept out of prison, but made to get training and counselling</w:t>
      </w:r>
      <w:r w:rsidR="00523121">
        <w:rPr>
          <w:rFonts w:cs="Times New Roman"/>
          <w:szCs w:val="24"/>
        </w:rPr>
        <w:t>—</w:t>
      </w:r>
      <w:r w:rsidRPr="00EC0A74">
        <w:rPr>
          <w:rFonts w:cs="Times New Roman"/>
          <w:szCs w:val="24"/>
        </w:rPr>
        <w:t xml:space="preserve"> </w:t>
      </w:r>
      <w:proofErr w:type="gramStart"/>
      <w:r w:rsidRPr="00EC0A74">
        <w:rPr>
          <w:rFonts w:cs="Times New Roman"/>
          <w:szCs w:val="24"/>
        </w:rPr>
        <w:t>Strongly</w:t>
      </w:r>
      <w:proofErr w:type="gramEnd"/>
      <w:r w:rsidRPr="00EC0A74">
        <w:rPr>
          <w:rFonts w:cs="Times New Roman"/>
          <w:szCs w:val="24"/>
        </w:rPr>
        <w:t xml:space="preserve"> disagree, Disagree, Neutral, Agree, Strongly Agree</w:t>
      </w:r>
    </w:p>
    <w:p w:rsidR="00195D6B" w:rsidRPr="00EC0A74" w:rsidRDefault="00195D6B" w:rsidP="00463D7A">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Prison life tougher</w:t>
      </w:r>
      <w:r w:rsidRPr="00EC0A74">
        <w:rPr>
          <w:rFonts w:cs="Times New Roman"/>
          <w:szCs w:val="24"/>
        </w:rPr>
        <w:t>:</w:t>
      </w:r>
      <w:r w:rsidR="0002082A"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02082A" w:rsidRPr="00EC0A74">
        <w:rPr>
          <w:rFonts w:cs="Times New Roman"/>
          <w:szCs w:val="24"/>
        </w:rPr>
        <w:t>Prison life should be made tougher and more unpleasant</w:t>
      </w:r>
      <w:r w:rsidR="00523121">
        <w:rPr>
          <w:rFonts w:cs="Times New Roman"/>
          <w:szCs w:val="24"/>
        </w:rPr>
        <w:t>—</w:t>
      </w:r>
      <w:r w:rsidR="00463D7A" w:rsidRPr="00EC0A74">
        <w:rPr>
          <w:rFonts w:cs="Times New Roman"/>
          <w:szCs w:val="24"/>
        </w:rPr>
        <w:t xml:space="preserve"> Strongly disagree, Disagree, Neutral, Agree, Strongly Agree</w:t>
      </w:r>
    </w:p>
    <w:p w:rsidR="003A04B2" w:rsidRPr="00EC0A74" w:rsidRDefault="00195D6B" w:rsidP="003A04B2">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All murderers life sentence</w:t>
      </w:r>
      <w:r w:rsidRPr="00EC0A74">
        <w:rPr>
          <w:rFonts w:cs="Times New Roman"/>
          <w:szCs w:val="24"/>
        </w:rPr>
        <w:t>:</w:t>
      </w:r>
      <w:r w:rsidR="00525F97"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525F97" w:rsidRPr="00EC0A74">
        <w:rPr>
          <w:rFonts w:cs="Times New Roman"/>
          <w:szCs w:val="24"/>
        </w:rPr>
        <w:t>All murderers should be given a life sentence</w:t>
      </w:r>
      <w:r w:rsidR="00523121">
        <w:rPr>
          <w:rFonts w:cs="Times New Roman"/>
          <w:szCs w:val="24"/>
        </w:rPr>
        <w:t>—</w:t>
      </w:r>
      <w:r w:rsidR="00463D7A" w:rsidRPr="00EC0A74">
        <w:rPr>
          <w:rFonts w:cs="Times New Roman"/>
          <w:szCs w:val="24"/>
        </w:rPr>
        <w:t xml:space="preserve"> Strongly disagree, Disagree, Neutral, Agree, Strongly Agree</w:t>
      </w:r>
    </w:p>
    <w:p w:rsidR="006E0F46" w:rsidRPr="00EC0A74" w:rsidRDefault="00195D6B" w:rsidP="003A04B2">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lastRenderedPageBreak/>
        <w:t>Life sentence means life</w:t>
      </w:r>
      <w:r w:rsidRPr="00EC0A74">
        <w:rPr>
          <w:rFonts w:cs="Times New Roman"/>
          <w:szCs w:val="24"/>
        </w:rPr>
        <w:t>:</w:t>
      </w:r>
      <w:r w:rsidR="006E0F46"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6E0F46" w:rsidRPr="00EC0A74">
        <w:rPr>
          <w:rFonts w:cs="Times New Roman"/>
          <w:szCs w:val="24"/>
        </w:rPr>
        <w:t>Life sentences should mean life</w:t>
      </w:r>
      <w:r w:rsidR="00523121">
        <w:rPr>
          <w:rFonts w:cs="Times New Roman"/>
          <w:szCs w:val="24"/>
        </w:rPr>
        <w:t>—</w:t>
      </w:r>
      <w:r w:rsidR="00463D7A" w:rsidRPr="00EC0A74">
        <w:rPr>
          <w:rFonts w:cs="Times New Roman"/>
          <w:szCs w:val="24"/>
        </w:rPr>
        <w:t xml:space="preserve"> Strongly disagree, Disagree, Neutral, Agree, Strongly Agree</w:t>
      </w:r>
    </w:p>
    <w:p w:rsidR="00195D6B" w:rsidRPr="0028170A" w:rsidRDefault="00195D6B" w:rsidP="0028170A">
      <w:pPr>
        <w:pStyle w:val="ListParagraph"/>
        <w:numPr>
          <w:ilvl w:val="1"/>
          <w:numId w:val="1"/>
        </w:numPr>
        <w:rPr>
          <w:rFonts w:cs="Times New Roman"/>
          <w:szCs w:val="24"/>
        </w:rPr>
      </w:pPr>
      <w:r w:rsidRPr="00EC0A74">
        <w:rPr>
          <w:rFonts w:cs="Times New Roman"/>
          <w:szCs w:val="24"/>
          <w:u w:val="single"/>
        </w:rPr>
        <w:t xml:space="preserve">Death </w:t>
      </w:r>
      <w:r w:rsidR="002F1C43">
        <w:rPr>
          <w:rFonts w:cs="Times New Roman"/>
          <w:szCs w:val="24"/>
          <w:u w:val="single"/>
        </w:rPr>
        <w:t xml:space="preserve">penalty </w:t>
      </w:r>
      <w:r w:rsidR="0073238A">
        <w:rPr>
          <w:rFonts w:cs="Times New Roman"/>
          <w:szCs w:val="24"/>
          <w:u w:val="single"/>
        </w:rPr>
        <w:t>most appropriate</w:t>
      </w:r>
      <w:r w:rsidRPr="00EC0A74">
        <w:rPr>
          <w:rFonts w:cs="Times New Roman"/>
          <w:szCs w:val="24"/>
          <w:u w:val="single"/>
        </w:rPr>
        <w:t xml:space="preserve"> for some crimes</w:t>
      </w:r>
      <w:r w:rsidRPr="00EC0A74">
        <w:rPr>
          <w:rFonts w:cs="Times New Roman"/>
          <w:szCs w:val="24"/>
        </w:rPr>
        <w:t>:</w:t>
      </w:r>
      <w:r w:rsidR="0002082A" w:rsidRPr="00EC0A74">
        <w:rPr>
          <w:rFonts w:cs="Times New Roman"/>
          <w:szCs w:val="24"/>
        </w:rPr>
        <w:t xml:space="preserve"> </w:t>
      </w:r>
      <w:r w:rsidR="0028170A" w:rsidRPr="00EC0A74">
        <w:rPr>
          <w:rFonts w:cs="Times New Roman"/>
          <w:szCs w:val="24"/>
        </w:rPr>
        <w:t>How much do you agree or disagree that for some crimes, the death penalty is the most appropriate sentence?</w:t>
      </w:r>
      <w:r w:rsidR="00523121">
        <w:rPr>
          <w:rFonts w:cs="Times New Roman"/>
          <w:szCs w:val="24"/>
        </w:rPr>
        <w:t>—</w:t>
      </w:r>
      <w:r w:rsidR="0028170A" w:rsidRPr="00EC0A74">
        <w:rPr>
          <w:rFonts w:cs="Times New Roman"/>
          <w:szCs w:val="24"/>
        </w:rPr>
        <w:t xml:space="preserve"> Strongly disagree, Disagree, Neutral, Agree, Strongly Agree</w:t>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Social Root Causes</w:t>
      </w:r>
      <w:r w:rsidRPr="001869D1">
        <w:rPr>
          <w:rFonts w:cs="Times New Roman"/>
          <w:i/>
          <w:szCs w:val="24"/>
        </w:rPr>
        <w:tab/>
      </w:r>
    </w:p>
    <w:p w:rsidR="00195D6B" w:rsidRPr="00EC3052" w:rsidRDefault="00195D6B" w:rsidP="00EC3052">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Spend more time with children</w:t>
      </w:r>
      <w:r w:rsidR="00EC3052">
        <w:rPr>
          <w:rFonts w:cs="Times New Roman"/>
          <w:szCs w:val="24"/>
        </w:rPr>
        <w:t xml:space="preserve">: </w:t>
      </w:r>
      <w:r w:rsidR="00EC3052" w:rsidRPr="00EC3052">
        <w:rPr>
          <w:rFonts w:cs="Times New Roman"/>
          <w:szCs w:val="24"/>
        </w:rPr>
        <w:t>Here are some ideas for helping to prevent crime in Britain.  Please tick one box for each idea to show how effective you think it is as a way of cutting crime.</w:t>
      </w:r>
      <w:r w:rsidR="00523121">
        <w:rPr>
          <w:rFonts w:cs="Times New Roman"/>
          <w:szCs w:val="24"/>
        </w:rPr>
        <w:t>—</w:t>
      </w:r>
      <w:r w:rsidR="00EC3052">
        <w:rPr>
          <w:rFonts w:cs="Times New Roman"/>
          <w:szCs w:val="24"/>
        </w:rPr>
        <w:t xml:space="preserve"> </w:t>
      </w:r>
      <w:r w:rsidR="00EC3052" w:rsidRPr="00EC3052">
        <w:rPr>
          <w:rFonts w:cs="Times New Roman"/>
          <w:szCs w:val="24"/>
        </w:rPr>
        <w:t>Not</w:t>
      </w:r>
      <w:r w:rsidR="006739E8">
        <w:rPr>
          <w:rFonts w:cs="Times New Roman"/>
          <w:szCs w:val="24"/>
        </w:rPr>
        <w:t xml:space="preserve"> </w:t>
      </w:r>
      <w:r w:rsidR="00EC3052" w:rsidRPr="00EC3052">
        <w:rPr>
          <w:rFonts w:cs="Times New Roman"/>
          <w:szCs w:val="24"/>
        </w:rPr>
        <w:t>at all effective</w:t>
      </w:r>
      <w:r w:rsidR="00EC3052">
        <w:rPr>
          <w:rFonts w:cs="Times New Roman"/>
          <w:szCs w:val="24"/>
        </w:rPr>
        <w:t xml:space="preserve">, </w:t>
      </w:r>
      <w:r w:rsidR="00EC3052" w:rsidRPr="00EC3052">
        <w:rPr>
          <w:rFonts w:cs="Times New Roman"/>
          <w:szCs w:val="24"/>
        </w:rPr>
        <w:t>Not very effective</w:t>
      </w:r>
      <w:r w:rsidR="00EC3052">
        <w:rPr>
          <w:rFonts w:cs="Times New Roman"/>
          <w:szCs w:val="24"/>
        </w:rPr>
        <w:t xml:space="preserve">, </w:t>
      </w:r>
      <w:r w:rsidR="00EC3052" w:rsidRPr="00EC3052">
        <w:rPr>
          <w:rFonts w:cs="Times New Roman"/>
          <w:szCs w:val="24"/>
        </w:rPr>
        <w:t>Neither</w:t>
      </w:r>
      <w:r w:rsidR="00EC3052">
        <w:rPr>
          <w:rFonts w:cs="Times New Roman"/>
          <w:szCs w:val="24"/>
        </w:rPr>
        <w:t xml:space="preserve">, </w:t>
      </w:r>
      <w:r w:rsidR="00EC3052" w:rsidRPr="00EC3052">
        <w:rPr>
          <w:rFonts w:cs="Times New Roman"/>
          <w:szCs w:val="24"/>
        </w:rPr>
        <w:t>Effective</w:t>
      </w:r>
      <w:r w:rsidR="00EC3052">
        <w:rPr>
          <w:rFonts w:cs="Times New Roman"/>
          <w:szCs w:val="24"/>
        </w:rPr>
        <w:t xml:space="preserve">, </w:t>
      </w:r>
      <w:r w:rsidR="00EC3052" w:rsidRPr="00EC3052">
        <w:rPr>
          <w:rFonts w:cs="Times New Roman"/>
          <w:szCs w:val="24"/>
        </w:rPr>
        <w:t>Very effective</w:t>
      </w:r>
    </w:p>
    <w:p w:rsidR="00195D6B" w:rsidRPr="006739E8" w:rsidRDefault="00195D6B" w:rsidP="006739E8">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Reduce TV violence and crime</w:t>
      </w:r>
      <w:r w:rsidR="006739E8">
        <w:rPr>
          <w:rFonts w:cs="Times New Roman"/>
          <w:szCs w:val="24"/>
        </w:rPr>
        <w:t xml:space="preserve">: </w:t>
      </w:r>
      <w:r w:rsidR="006739E8" w:rsidRPr="006739E8">
        <w:rPr>
          <w:rFonts w:cs="Times New Roman"/>
          <w:szCs w:val="24"/>
        </w:rPr>
        <w:t>Here are some ideas for helping to prevent crime in Britain.  Please tick one box for each idea to show how effective you think it is as a way of cutting crime.</w:t>
      </w:r>
      <w:r w:rsidR="00523121">
        <w:rPr>
          <w:rFonts w:cs="Times New Roman"/>
          <w:szCs w:val="24"/>
        </w:rPr>
        <w:t>—</w:t>
      </w:r>
      <w:r w:rsidR="006739E8">
        <w:rPr>
          <w:rFonts w:cs="Times New Roman"/>
          <w:szCs w:val="24"/>
        </w:rPr>
        <w:t xml:space="preserve"> </w:t>
      </w:r>
      <w:r w:rsidR="006739E8" w:rsidRPr="00EC3052">
        <w:rPr>
          <w:rFonts w:cs="Times New Roman"/>
          <w:szCs w:val="24"/>
        </w:rPr>
        <w:t>Not</w:t>
      </w:r>
      <w:r w:rsidR="006739E8">
        <w:rPr>
          <w:rFonts w:cs="Times New Roman"/>
          <w:szCs w:val="24"/>
        </w:rPr>
        <w:t xml:space="preserve"> </w:t>
      </w:r>
      <w:r w:rsidR="006739E8" w:rsidRPr="00EC3052">
        <w:rPr>
          <w:rFonts w:cs="Times New Roman"/>
          <w:szCs w:val="24"/>
        </w:rPr>
        <w:t>at all effective</w:t>
      </w:r>
      <w:r w:rsidR="006739E8">
        <w:rPr>
          <w:rFonts w:cs="Times New Roman"/>
          <w:szCs w:val="24"/>
        </w:rPr>
        <w:t xml:space="preserve">, </w:t>
      </w:r>
      <w:r w:rsidR="006739E8" w:rsidRPr="00EC3052">
        <w:rPr>
          <w:rFonts w:cs="Times New Roman"/>
          <w:szCs w:val="24"/>
        </w:rPr>
        <w:t>Not very effective</w:t>
      </w:r>
      <w:r w:rsidR="006739E8">
        <w:rPr>
          <w:rFonts w:cs="Times New Roman"/>
          <w:szCs w:val="24"/>
        </w:rPr>
        <w:t xml:space="preserve">, </w:t>
      </w:r>
      <w:r w:rsidR="006739E8" w:rsidRPr="00EC3052">
        <w:rPr>
          <w:rFonts w:cs="Times New Roman"/>
          <w:szCs w:val="24"/>
        </w:rPr>
        <w:t>Neither</w:t>
      </w:r>
      <w:r w:rsidR="006739E8">
        <w:rPr>
          <w:rFonts w:cs="Times New Roman"/>
          <w:szCs w:val="24"/>
        </w:rPr>
        <w:t xml:space="preserve">, </w:t>
      </w:r>
      <w:r w:rsidR="006739E8" w:rsidRPr="00EC3052">
        <w:rPr>
          <w:rFonts w:cs="Times New Roman"/>
          <w:szCs w:val="24"/>
        </w:rPr>
        <w:t>Effective</w:t>
      </w:r>
      <w:r w:rsidR="006739E8">
        <w:rPr>
          <w:rFonts w:cs="Times New Roman"/>
          <w:szCs w:val="24"/>
        </w:rPr>
        <w:t xml:space="preserve">, </w:t>
      </w:r>
      <w:r w:rsidR="006739E8" w:rsidRPr="00EC3052">
        <w:rPr>
          <w:rFonts w:cs="Times New Roman"/>
          <w:szCs w:val="24"/>
        </w:rPr>
        <w:t>Very effective</w:t>
      </w:r>
    </w:p>
    <w:p w:rsidR="000D1DF6" w:rsidRPr="00341B84" w:rsidRDefault="00195D6B" w:rsidP="000D1DF6">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Firmer school discipline</w:t>
      </w:r>
      <w:r w:rsidR="00341B84" w:rsidRPr="000D1DF6">
        <w:rPr>
          <w:rFonts w:cs="Times New Roman"/>
          <w:szCs w:val="24"/>
        </w:rPr>
        <w:t>: Here are some ideas for helping to prevent crime in Britain.  Please tick one box for each idea to show how effective you think it is as a way of cutting crime.</w:t>
      </w:r>
      <w:r w:rsidR="00523121">
        <w:rPr>
          <w:rFonts w:cs="Times New Roman"/>
          <w:szCs w:val="24"/>
        </w:rPr>
        <w:t>—</w:t>
      </w:r>
      <w:r w:rsidR="000D1DF6">
        <w:rPr>
          <w:rFonts w:cs="Times New Roman"/>
          <w:szCs w:val="24"/>
        </w:rPr>
        <w:t xml:space="preserve"> </w:t>
      </w:r>
      <w:r w:rsidR="000D1DF6" w:rsidRPr="00EC3052">
        <w:rPr>
          <w:rFonts w:cs="Times New Roman"/>
          <w:szCs w:val="24"/>
        </w:rPr>
        <w:t>Not</w:t>
      </w:r>
      <w:r w:rsidR="000D1DF6">
        <w:rPr>
          <w:rFonts w:cs="Times New Roman"/>
          <w:szCs w:val="24"/>
        </w:rPr>
        <w:t xml:space="preserve"> </w:t>
      </w:r>
      <w:r w:rsidR="000D1DF6" w:rsidRPr="00EC3052">
        <w:rPr>
          <w:rFonts w:cs="Times New Roman"/>
          <w:szCs w:val="24"/>
        </w:rPr>
        <w:t>at all effective</w:t>
      </w:r>
      <w:r w:rsidR="000D1DF6">
        <w:rPr>
          <w:rFonts w:cs="Times New Roman"/>
          <w:szCs w:val="24"/>
        </w:rPr>
        <w:t xml:space="preserve">, </w:t>
      </w:r>
      <w:r w:rsidR="000D1DF6" w:rsidRPr="00EC3052">
        <w:rPr>
          <w:rFonts w:cs="Times New Roman"/>
          <w:szCs w:val="24"/>
        </w:rPr>
        <w:t>Not very effective</w:t>
      </w:r>
      <w:r w:rsidR="000D1DF6">
        <w:rPr>
          <w:rFonts w:cs="Times New Roman"/>
          <w:szCs w:val="24"/>
        </w:rPr>
        <w:t xml:space="preserve">, </w:t>
      </w:r>
      <w:r w:rsidR="000D1DF6" w:rsidRPr="00EC3052">
        <w:rPr>
          <w:rFonts w:cs="Times New Roman"/>
          <w:szCs w:val="24"/>
        </w:rPr>
        <w:t>Neither</w:t>
      </w:r>
      <w:r w:rsidR="000D1DF6">
        <w:rPr>
          <w:rFonts w:cs="Times New Roman"/>
          <w:szCs w:val="24"/>
        </w:rPr>
        <w:t xml:space="preserve">, </w:t>
      </w:r>
      <w:r w:rsidR="000D1DF6" w:rsidRPr="00EC3052">
        <w:rPr>
          <w:rFonts w:cs="Times New Roman"/>
          <w:szCs w:val="24"/>
        </w:rPr>
        <w:t>Effective</w:t>
      </w:r>
      <w:r w:rsidR="000D1DF6">
        <w:rPr>
          <w:rFonts w:cs="Times New Roman"/>
          <w:szCs w:val="24"/>
        </w:rPr>
        <w:t xml:space="preserve">, </w:t>
      </w:r>
      <w:r w:rsidR="000D1DF6" w:rsidRPr="00EC3052">
        <w:rPr>
          <w:rFonts w:cs="Times New Roman"/>
          <w:szCs w:val="24"/>
        </w:rPr>
        <w:t>Very effective</w:t>
      </w:r>
    </w:p>
    <w:p w:rsidR="00195D6B" w:rsidRPr="000D1DF6" w:rsidRDefault="00195D6B" w:rsidP="001C7CD7">
      <w:pPr>
        <w:pStyle w:val="ListParagraph"/>
        <w:autoSpaceDE w:val="0"/>
        <w:autoSpaceDN w:val="0"/>
        <w:adjustRightInd w:val="0"/>
        <w:spacing w:after="0" w:line="240" w:lineRule="auto"/>
        <w:ind w:left="1440"/>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Police</w:t>
      </w:r>
      <w:r w:rsidRPr="001869D1">
        <w:rPr>
          <w:rFonts w:cs="Times New Roman"/>
          <w:i/>
          <w:szCs w:val="24"/>
        </w:rPr>
        <w:tab/>
      </w:r>
    </w:p>
    <w:p w:rsidR="00195D6B" w:rsidRPr="00EC0A74" w:rsidRDefault="00195D6B" w:rsidP="000D1DF6">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police on the beat</w:t>
      </w:r>
      <w:r w:rsidR="000D1DF6" w:rsidRPr="00EC0A74">
        <w:rPr>
          <w:rFonts w:cs="Times New Roman"/>
          <w:szCs w:val="24"/>
        </w:rPr>
        <w:t>: Here are some ideas for helping to prevent crime in Britain.  Please tick one box for each idea to show how effective you think it is as a way of cutting crime.</w:t>
      </w:r>
      <w:r w:rsidR="00523121">
        <w:rPr>
          <w:rFonts w:cs="Times New Roman"/>
          <w:szCs w:val="24"/>
        </w:rPr>
        <w:t>—</w:t>
      </w:r>
      <w:r w:rsidR="000D1DF6" w:rsidRPr="00EC0A74">
        <w:rPr>
          <w:rFonts w:cs="Times New Roman"/>
          <w:szCs w:val="24"/>
        </w:rPr>
        <w:t xml:space="preserve"> Not at all effective, Not very effective, Neither, Effective, Very effective</w:t>
      </w:r>
    </w:p>
    <w:p w:rsidR="00195D6B" w:rsidRPr="00EC0A74" w:rsidRDefault="00195D6B" w:rsidP="00746DAE">
      <w:pPr>
        <w:pStyle w:val="ListParagraph"/>
        <w:numPr>
          <w:ilvl w:val="1"/>
          <w:numId w:val="1"/>
        </w:numPr>
        <w:rPr>
          <w:rFonts w:cs="Times New Roman"/>
          <w:szCs w:val="24"/>
        </w:rPr>
      </w:pPr>
      <w:r w:rsidRPr="00EC0A74">
        <w:rPr>
          <w:rFonts w:cs="Times New Roman"/>
          <w:szCs w:val="24"/>
          <w:u w:val="single"/>
        </w:rPr>
        <w:t>O</w:t>
      </w:r>
      <w:r w:rsidR="00746DAE" w:rsidRPr="00EC0A74">
        <w:rPr>
          <w:rFonts w:cs="Times New Roman"/>
          <w:szCs w:val="24"/>
          <w:u w:val="single"/>
        </w:rPr>
        <w:t>n</w:t>
      </w:r>
      <w:r w:rsidRPr="00EC0A74">
        <w:rPr>
          <w:rFonts w:cs="Times New Roman"/>
          <w:szCs w:val="24"/>
          <w:u w:val="single"/>
        </w:rPr>
        <w:t>-duty police carry guns</w:t>
      </w:r>
      <w:r w:rsidR="00746DAE" w:rsidRPr="00EC0A74">
        <w:rPr>
          <w:rFonts w:cs="Times New Roman"/>
          <w:szCs w:val="24"/>
        </w:rPr>
        <w:t>: How strongly do you agree or disagree with each of the following statements? On-duty police officers should normally carry guns</w:t>
      </w:r>
      <w:r w:rsidR="00523121">
        <w:rPr>
          <w:rFonts w:cs="Times New Roman"/>
          <w:szCs w:val="24"/>
        </w:rPr>
        <w:t>—</w:t>
      </w:r>
      <w:r w:rsidR="00746DAE" w:rsidRPr="00EC0A74">
        <w:rPr>
          <w:rFonts w:cs="Times New Roman"/>
          <w:szCs w:val="24"/>
        </w:rPr>
        <w:t xml:space="preserve"> Strongly disagree, Disagree, Neutral, Agree, Strongly Agree</w:t>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szCs w:val="24"/>
        </w:rPr>
        <w:t>Procedural Rights</w:t>
      </w:r>
    </w:p>
    <w:p w:rsidR="00195D6B" w:rsidRPr="00445501" w:rsidRDefault="00195D6B" w:rsidP="00890DBB">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 xml:space="preserve">Convict </w:t>
      </w:r>
      <w:proofErr w:type="spellStart"/>
      <w:r w:rsidRPr="00445501">
        <w:rPr>
          <w:rFonts w:cs="Times New Roman"/>
          <w:szCs w:val="24"/>
          <w:u w:val="single"/>
        </w:rPr>
        <w:t>innoc</w:t>
      </w:r>
      <w:proofErr w:type="spellEnd"/>
      <w:r w:rsidRPr="00445501">
        <w:rPr>
          <w:rFonts w:cs="Times New Roman"/>
          <w:szCs w:val="24"/>
          <w:u w:val="single"/>
        </w:rPr>
        <w:t xml:space="preserve">. </w:t>
      </w:r>
      <w:proofErr w:type="gramStart"/>
      <w:r w:rsidRPr="00445501">
        <w:rPr>
          <w:rFonts w:cs="Times New Roman"/>
          <w:szCs w:val="24"/>
          <w:u w:val="single"/>
        </w:rPr>
        <w:t>vs</w:t>
      </w:r>
      <w:proofErr w:type="gramEnd"/>
      <w:r w:rsidRPr="00445501">
        <w:rPr>
          <w:rFonts w:cs="Times New Roman"/>
          <w:szCs w:val="24"/>
          <w:u w:val="single"/>
        </w:rPr>
        <w:t>. not punish guilty</w:t>
      </w:r>
      <w:r w:rsidR="00890DBB" w:rsidRPr="00445501">
        <w:rPr>
          <w:rFonts w:cs="Times New Roman"/>
          <w:szCs w:val="24"/>
        </w:rPr>
        <w:t>: All systems of justice make mistakes, but which of the following do you think is worse? Is it definitely worse to convict an innocent person, probably worse to convict an innocent person, definitely worse to let a guilty person go free, probably worse to let a guilty person go free, or does it not matter either way</w:t>
      </w:r>
      <w:r w:rsidR="00523121">
        <w:rPr>
          <w:rFonts w:cs="Times New Roman"/>
          <w:szCs w:val="24"/>
        </w:rPr>
        <w:t>—</w:t>
      </w:r>
      <w:r w:rsidR="00890DBB" w:rsidRPr="00445501">
        <w:rPr>
          <w:rFonts w:cs="Times New Roman"/>
          <w:szCs w:val="24"/>
        </w:rPr>
        <w:t xml:space="preserve"> Definitely conv. inn, Probably conv. inn, Does not matter, Probably not pun. </w:t>
      </w:r>
      <w:proofErr w:type="gramStart"/>
      <w:r w:rsidR="00890DBB" w:rsidRPr="00445501">
        <w:rPr>
          <w:rFonts w:cs="Times New Roman"/>
          <w:szCs w:val="24"/>
        </w:rPr>
        <w:t>guilty</w:t>
      </w:r>
      <w:proofErr w:type="gramEnd"/>
      <w:r w:rsidR="00890DBB" w:rsidRPr="00445501">
        <w:rPr>
          <w:rFonts w:cs="Times New Roman"/>
          <w:szCs w:val="24"/>
        </w:rPr>
        <w:t xml:space="preserve">, Definitely not pun. </w:t>
      </w:r>
    </w:p>
    <w:p w:rsidR="00195D6B" w:rsidRPr="00445501" w:rsidRDefault="00195D6B" w:rsidP="00A203C5">
      <w:pPr>
        <w:pStyle w:val="ListParagraph"/>
        <w:numPr>
          <w:ilvl w:val="1"/>
          <w:numId w:val="1"/>
        </w:numPr>
        <w:rPr>
          <w:rFonts w:cs="Times New Roman"/>
          <w:szCs w:val="24"/>
        </w:rPr>
      </w:pPr>
      <w:r w:rsidRPr="00445501">
        <w:rPr>
          <w:rFonts w:cs="Times New Roman"/>
          <w:szCs w:val="24"/>
          <w:u w:val="single"/>
        </w:rPr>
        <w:t xml:space="preserve">Police allowed </w:t>
      </w:r>
      <w:proofErr w:type="gramStart"/>
      <w:r w:rsidRPr="00445501">
        <w:rPr>
          <w:rFonts w:cs="Times New Roman"/>
          <w:szCs w:val="24"/>
          <w:u w:val="single"/>
        </w:rPr>
        <w:t>to bend</w:t>
      </w:r>
      <w:proofErr w:type="gramEnd"/>
      <w:r w:rsidRPr="00445501">
        <w:rPr>
          <w:rFonts w:cs="Times New Roman"/>
          <w:szCs w:val="24"/>
          <w:u w:val="single"/>
        </w:rPr>
        <w:t xml:space="preserve"> rules</w:t>
      </w:r>
      <w:r w:rsidR="00A203C5" w:rsidRPr="00445501">
        <w:rPr>
          <w:rFonts w:cs="Times New Roman"/>
          <w:szCs w:val="24"/>
        </w:rPr>
        <w:t>: How strongly do you agree or disagree with each of the following statements? Police allowed to bend rules</w:t>
      </w:r>
      <w:r w:rsidR="00523121">
        <w:rPr>
          <w:rFonts w:cs="Times New Roman"/>
          <w:szCs w:val="24"/>
        </w:rPr>
        <w:t>—</w:t>
      </w:r>
      <w:r w:rsidR="00A203C5" w:rsidRPr="00445501">
        <w:rPr>
          <w:rFonts w:cs="Times New Roman"/>
          <w:szCs w:val="24"/>
        </w:rPr>
        <w:t xml:space="preserve"> Strongly disagree, Disagree, Neutral, Agree, Strongly Agree</w:t>
      </w:r>
    </w:p>
    <w:p w:rsidR="00195D6B" w:rsidRPr="00445501" w:rsidRDefault="00195D6B" w:rsidP="00A916A2">
      <w:pPr>
        <w:pStyle w:val="ListParagraph"/>
        <w:numPr>
          <w:ilvl w:val="1"/>
          <w:numId w:val="1"/>
        </w:numPr>
        <w:rPr>
          <w:rFonts w:cs="Times New Roman"/>
          <w:szCs w:val="24"/>
        </w:rPr>
      </w:pPr>
      <w:r w:rsidRPr="00445501">
        <w:rPr>
          <w:rFonts w:cs="Times New Roman"/>
          <w:szCs w:val="24"/>
          <w:u w:val="single"/>
        </w:rPr>
        <w:t>Fewer jury trials</w:t>
      </w:r>
      <w:r w:rsidR="00A916A2" w:rsidRPr="00445501">
        <w:rPr>
          <w:rFonts w:cs="Times New Roman"/>
          <w:szCs w:val="24"/>
        </w:rPr>
        <w:t xml:space="preserve">: Here are some ideas for changing the legal system, and sentencing for criminals.  Please tick one box for each idea to show how much you agree or disagree with it. Fewer jury trials </w:t>
      </w:r>
      <w:r w:rsidR="00523121">
        <w:rPr>
          <w:rFonts w:cs="Times New Roman"/>
          <w:szCs w:val="24"/>
        </w:rPr>
        <w:t>—</w:t>
      </w:r>
      <w:r w:rsidR="00A916A2" w:rsidRPr="00445501">
        <w:rPr>
          <w:rFonts w:cs="Times New Roman"/>
          <w:szCs w:val="24"/>
        </w:rPr>
        <w:t xml:space="preserve"> Strongly disagree, Disagree, Neutral, Agree, Strongly Agree</w:t>
      </w:r>
    </w:p>
    <w:p w:rsidR="00195D6B" w:rsidRPr="00445501" w:rsidRDefault="00195D6B" w:rsidP="008A5D61">
      <w:pPr>
        <w:pStyle w:val="ListParagraph"/>
        <w:numPr>
          <w:ilvl w:val="1"/>
          <w:numId w:val="1"/>
        </w:numPr>
        <w:rPr>
          <w:rFonts w:cs="Times New Roman"/>
          <w:szCs w:val="24"/>
        </w:rPr>
      </w:pPr>
      <w:r w:rsidRPr="00445501">
        <w:rPr>
          <w:rFonts w:cs="Times New Roman"/>
          <w:szCs w:val="24"/>
          <w:u w:val="single"/>
        </w:rPr>
        <w:lastRenderedPageBreak/>
        <w:t>Court rules less on side accused</w:t>
      </w:r>
      <w:r w:rsidR="0010643A" w:rsidRPr="00445501">
        <w:rPr>
          <w:rFonts w:cs="Times New Roman"/>
          <w:szCs w:val="24"/>
        </w:rPr>
        <w:t>: Here are some ideas for changing the legal system, and sentencing for criminals.  Please tick one box for each idea to show how much you agree or disagree with it.</w:t>
      </w:r>
      <w:r w:rsidR="008A5D61" w:rsidRPr="00445501">
        <w:rPr>
          <w:rFonts w:cs="Times New Roman"/>
          <w:szCs w:val="24"/>
        </w:rPr>
        <w:t xml:space="preserve"> </w:t>
      </w:r>
      <w:r w:rsidR="0010643A" w:rsidRPr="00445501">
        <w:rPr>
          <w:rFonts w:cs="Times New Roman"/>
          <w:szCs w:val="24"/>
        </w:rPr>
        <w:t>The rules</w:t>
      </w:r>
      <w:r w:rsidR="008A5D61" w:rsidRPr="00445501">
        <w:rPr>
          <w:rFonts w:cs="Times New Roman"/>
          <w:szCs w:val="24"/>
        </w:rPr>
        <w:t xml:space="preserve"> in court should be less on the </w:t>
      </w:r>
      <w:r w:rsidR="0010643A" w:rsidRPr="00445501">
        <w:rPr>
          <w:rFonts w:cs="Times New Roman"/>
          <w:szCs w:val="24"/>
        </w:rPr>
        <w:t>side of the accused.</w:t>
      </w:r>
      <w:r w:rsidR="00523121">
        <w:rPr>
          <w:rFonts w:cs="Times New Roman"/>
          <w:szCs w:val="24"/>
        </w:rPr>
        <w:t>—</w:t>
      </w:r>
      <w:r w:rsidR="008A5D61" w:rsidRPr="00445501">
        <w:rPr>
          <w:rFonts w:cs="Times New Roman"/>
          <w:szCs w:val="24"/>
        </w:rPr>
        <w:t xml:space="preserve"> Strongly disagree, Disagree, Neutral, Agree, Strongly Agree</w:t>
      </w:r>
    </w:p>
    <w:p w:rsidR="00195D6B" w:rsidRPr="00445501" w:rsidRDefault="00195D6B" w:rsidP="008A5D61">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End presumption of innocence</w:t>
      </w:r>
      <w:r w:rsidR="008A5D61" w:rsidRPr="00445501">
        <w:rPr>
          <w:rFonts w:cs="Times New Roman"/>
          <w:szCs w:val="24"/>
        </w:rPr>
        <w:t>: Here are some ideas for changing the legal system, and sentencing for criminals.  Please tick one box for each idea to show how much you agree or disagree with it. The courts should no longer treat suspects as innocent until proven guilty.</w:t>
      </w:r>
      <w:r w:rsidR="00523121">
        <w:rPr>
          <w:rFonts w:cs="Times New Roman"/>
          <w:szCs w:val="24"/>
        </w:rPr>
        <w:t>—</w:t>
      </w:r>
      <w:r w:rsidR="008A5D61" w:rsidRPr="00445501">
        <w:rPr>
          <w:rFonts w:cs="Times New Roman"/>
          <w:szCs w:val="24"/>
        </w:rPr>
        <w:t xml:space="preserve"> Strongly disagree, Disagree, Neutral, Agree, Strongly</w:t>
      </w:r>
      <w:r w:rsidR="00A27C8C" w:rsidRPr="00445501">
        <w:rPr>
          <w:rFonts w:cs="Times New Roman"/>
          <w:szCs w:val="24"/>
        </w:rPr>
        <w:t xml:space="preserve"> Agree</w:t>
      </w:r>
    </w:p>
    <w:p w:rsidR="00195D6B" w:rsidRPr="00445501" w:rsidRDefault="00195D6B" w:rsidP="00A27C8C">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Silence mentionable in court</w:t>
      </w:r>
      <w:r w:rsidR="00A27C8C" w:rsidRPr="00445501">
        <w:rPr>
          <w:rFonts w:cs="Times New Roman"/>
          <w:szCs w:val="24"/>
        </w:rPr>
        <w:t>: How strongly do you agree or disagree with each of the following statements? If a suspect remains silent under police questioning, this should count against them in court</w:t>
      </w:r>
      <w:r w:rsidR="00523121">
        <w:rPr>
          <w:rFonts w:cs="Times New Roman"/>
          <w:szCs w:val="24"/>
        </w:rPr>
        <w:t>—</w:t>
      </w:r>
      <w:r w:rsidR="00A27C8C" w:rsidRPr="00445501">
        <w:rPr>
          <w:rFonts w:cs="Times New Roman"/>
          <w:szCs w:val="24"/>
        </w:rPr>
        <w:t xml:space="preserve"> Strongly disagree, Disagree, Neutral, Agree, Strongly Agree</w:t>
      </w:r>
    </w:p>
    <w:p w:rsidR="00195D6B" w:rsidRPr="00445501" w:rsidRDefault="00195D6B" w:rsidP="0082193A">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Right to silence in police questioning</w:t>
      </w:r>
      <w:r w:rsidR="0082193A" w:rsidRPr="00445501">
        <w:rPr>
          <w:rFonts w:cs="Times New Roman"/>
          <w:szCs w:val="24"/>
        </w:rPr>
        <w:t>: How strongly do you agree or disagree with each of the following statements? Suspects should have the right to remain silent under police questioning</w:t>
      </w:r>
      <w:r w:rsidR="00523121">
        <w:rPr>
          <w:rFonts w:cs="Times New Roman"/>
          <w:szCs w:val="24"/>
        </w:rPr>
        <w:t>—</w:t>
      </w:r>
      <w:r w:rsidR="0082193A" w:rsidRPr="00445501">
        <w:rPr>
          <w:rFonts w:cs="Times New Roman"/>
          <w:szCs w:val="24"/>
        </w:rPr>
        <w:t xml:space="preserve"> Strongly disagree, Disagree, Neutral, Agree, Strongly Agree</w:t>
      </w:r>
    </w:p>
    <w:p w:rsidR="00195D6B" w:rsidRPr="007F570C" w:rsidRDefault="00195D6B" w:rsidP="007F570C">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Confessions alone not convict</w:t>
      </w:r>
      <w:r w:rsidR="007F570C" w:rsidRPr="00445501">
        <w:rPr>
          <w:rFonts w:cs="Times New Roman"/>
          <w:szCs w:val="24"/>
        </w:rPr>
        <w:t>: Here are some ideas for changing the legal system, and sentencing for criminals.  Please tick one box for each idea to show how much you agree or disagree with it. A confession made during police questioning should not on its own be enough to convict someone.</w:t>
      </w:r>
      <w:r w:rsidR="00523121">
        <w:rPr>
          <w:rFonts w:cs="Times New Roman"/>
          <w:szCs w:val="24"/>
        </w:rPr>
        <w:t>—</w:t>
      </w:r>
      <w:r w:rsidR="007F570C" w:rsidRPr="00445501">
        <w:rPr>
          <w:rFonts w:cs="Times New Roman"/>
          <w:szCs w:val="24"/>
        </w:rPr>
        <w:t xml:space="preserve"> Strongly disagree, Disagree, Neutral, Agree, Strongly Agree</w:t>
      </w:r>
      <w:r w:rsidRPr="007F570C">
        <w:rPr>
          <w:rFonts w:cs="Times New Roman"/>
          <w:szCs w:val="24"/>
        </w:rPr>
        <w:tab/>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szCs w:val="24"/>
        </w:rPr>
        <w:t xml:space="preserve">Self-Protection </w:t>
      </w:r>
    </w:p>
    <w:p w:rsidR="00195D6B" w:rsidRPr="00EC0A74" w:rsidRDefault="00195D6B" w:rsidP="00C304CF">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People make property more secure</w:t>
      </w:r>
      <w:r w:rsidR="00535CB0" w:rsidRPr="00EC0A74">
        <w:rPr>
          <w:rFonts w:cs="Times New Roman"/>
          <w:szCs w:val="24"/>
        </w:rPr>
        <w:t>: Here are some ideas for helping to prevent crime in Britain.  Please tick one box for each idea to show how effective you think it is as a way of cutting crime. Make property more secure</w:t>
      </w:r>
      <w:r w:rsidR="00523121">
        <w:rPr>
          <w:rFonts w:cs="Times New Roman"/>
          <w:szCs w:val="24"/>
        </w:rPr>
        <w:t>—</w:t>
      </w:r>
      <w:r w:rsidR="00C304CF" w:rsidRPr="00EC0A74">
        <w:rPr>
          <w:rFonts w:cs="Times New Roman"/>
          <w:szCs w:val="24"/>
        </w:rPr>
        <w:t xml:space="preserve"> Not at all effective, Not very effective, Neither, Effective, Very effective</w:t>
      </w:r>
    </w:p>
    <w:p w:rsidR="00195D6B" w:rsidRPr="00EC0A74" w:rsidRDefault="00195D6B" w:rsidP="00066A26">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Neighborhood Watch schemes</w:t>
      </w:r>
      <w:r w:rsidR="00535CB0" w:rsidRPr="00EC0A74">
        <w:rPr>
          <w:rFonts w:cs="Times New Roman"/>
          <w:szCs w:val="24"/>
        </w:rPr>
        <w:t xml:space="preserve">: </w:t>
      </w:r>
      <w:r w:rsidR="00066A26" w:rsidRPr="00EC0A74">
        <w:rPr>
          <w:rFonts w:cs="Times New Roman"/>
          <w:szCs w:val="24"/>
        </w:rPr>
        <w:t>Here are some ideas for helping to prevent crime in Britain.  Please tick one box for each idea to show how effective you think it is as a way of cutting crime.</w:t>
      </w:r>
      <w:r w:rsidR="00523121">
        <w:rPr>
          <w:rFonts w:cs="Times New Roman"/>
          <w:szCs w:val="24"/>
        </w:rPr>
        <w:t>—</w:t>
      </w:r>
      <w:r w:rsidR="00066A26" w:rsidRPr="00EC0A74">
        <w:rPr>
          <w:rFonts w:cs="Times New Roman"/>
          <w:szCs w:val="24"/>
        </w:rPr>
        <w:t xml:space="preserve"> Not at all effective, Not very effective, Neither, Effective, Very effective</w:t>
      </w:r>
    </w:p>
    <w:p w:rsidR="00195D6B" w:rsidRPr="00EC0A74" w:rsidRDefault="00195D6B" w:rsidP="00705F0E">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Street patrols vs. police</w:t>
      </w:r>
      <w:r w:rsidR="00535CB0" w:rsidRPr="00EC0A74">
        <w:rPr>
          <w:rFonts w:cs="Times New Roman"/>
          <w:szCs w:val="24"/>
        </w:rPr>
        <w:t xml:space="preserve">: </w:t>
      </w:r>
      <w:r w:rsidR="00705F0E" w:rsidRPr="00EC0A74">
        <w:rPr>
          <w:rFonts w:cs="Times New Roman"/>
          <w:szCs w:val="24"/>
        </w:rPr>
        <w:t>Some people think the public should take a more active role in preventing crime, such as by setting up local "street patrols".  Others say we should leave this to the police. How much is respondent in favor or against the idea of such street patrols?</w:t>
      </w:r>
      <w:r w:rsidR="00523121">
        <w:rPr>
          <w:rFonts w:cs="Times New Roman"/>
          <w:szCs w:val="24"/>
        </w:rPr>
        <w:t>—</w:t>
      </w:r>
      <w:r w:rsidR="00705F0E" w:rsidRPr="00EC0A74">
        <w:rPr>
          <w:rFonts w:cs="Times New Roman"/>
          <w:szCs w:val="24"/>
        </w:rPr>
        <w:t xml:space="preserve"> Strongly disagree, Disagree, Neutral, Agree, Strongly Agree</w:t>
      </w:r>
    </w:p>
    <w:p w:rsidR="00705F0E" w:rsidRPr="00705F0E" w:rsidRDefault="00705F0E" w:rsidP="00705F0E">
      <w:pPr>
        <w:pStyle w:val="ListParagraph"/>
        <w:autoSpaceDE w:val="0"/>
        <w:autoSpaceDN w:val="0"/>
        <w:adjustRightInd w:val="0"/>
        <w:spacing w:after="0" w:line="240" w:lineRule="auto"/>
        <w:ind w:left="1440"/>
        <w:rPr>
          <w:rFonts w:cs="Times New Roman"/>
          <w:szCs w:val="24"/>
        </w:rPr>
      </w:pPr>
    </w:p>
    <w:p w:rsidR="00933302" w:rsidRDefault="00933302" w:rsidP="00933302">
      <w:pPr>
        <w:rPr>
          <w:b/>
        </w:rPr>
      </w:pPr>
      <w:r w:rsidRPr="00226275">
        <w:rPr>
          <w:rFonts w:hint="eastAsia"/>
          <w:b/>
        </w:rPr>
        <w:t>UK Monarchy</w:t>
      </w:r>
      <w:r w:rsidRPr="00226275">
        <w:rPr>
          <w:rFonts w:hint="eastAsia"/>
          <w:b/>
        </w:rPr>
        <w:tab/>
      </w:r>
    </w:p>
    <w:p w:rsidR="00933302" w:rsidRPr="00975D6B" w:rsidRDefault="00933302" w:rsidP="00933302">
      <w:pPr>
        <w:rPr>
          <w:rFonts w:cs="Times New Roman"/>
          <w:szCs w:val="24"/>
        </w:rPr>
      </w:pPr>
      <w:r w:rsidRPr="00975D6B">
        <w:rPr>
          <w:rFonts w:cs="Times New Roman"/>
          <w:szCs w:val="24"/>
        </w:rPr>
        <w:t>Number of Indices: 4</w:t>
      </w:r>
    </w:p>
    <w:p w:rsidR="00933302" w:rsidRPr="00F83D32" w:rsidRDefault="00933302" w:rsidP="004A70C2">
      <w:pPr>
        <w:pStyle w:val="NoSpacing"/>
        <w:numPr>
          <w:ilvl w:val="0"/>
          <w:numId w:val="6"/>
        </w:numPr>
        <w:rPr>
          <w:i/>
        </w:rPr>
      </w:pPr>
      <w:r w:rsidRPr="00F83D32">
        <w:rPr>
          <w:i/>
        </w:rPr>
        <w:t>Support for Monarchy</w:t>
      </w:r>
    </w:p>
    <w:p w:rsidR="00933302" w:rsidRPr="00371672" w:rsidRDefault="00933302" w:rsidP="004A70C2">
      <w:pPr>
        <w:pStyle w:val="NoSpacing"/>
        <w:numPr>
          <w:ilvl w:val="1"/>
          <w:numId w:val="6"/>
        </w:numPr>
      </w:pPr>
      <w:r w:rsidRPr="00371672">
        <w:t>Thinking about the monarchy or the royal family in Britain, which of the followi</w:t>
      </w:r>
      <w:r>
        <w:t>ng do you think should happen? - Remain as is,</w:t>
      </w:r>
      <w:r w:rsidRPr="00371672">
        <w:t xml:space="preserve"> Reformed</w:t>
      </w:r>
      <w:r>
        <w:t>,</w:t>
      </w:r>
      <w:r w:rsidRPr="00371672">
        <w:t xml:space="preserve"> </w:t>
      </w:r>
      <w:r>
        <w:t>Abolished</w:t>
      </w:r>
    </w:p>
    <w:p w:rsidR="00933302" w:rsidRDefault="00933302" w:rsidP="00456C8A">
      <w:pPr>
        <w:pStyle w:val="NoSpacing"/>
        <w:numPr>
          <w:ilvl w:val="1"/>
          <w:numId w:val="1"/>
        </w:numPr>
      </w:pPr>
      <w:r w:rsidRPr="005F0F50">
        <w:lastRenderedPageBreak/>
        <w:t>And how long do you personally want the British monarchy to survive in its present form? At least 100 years, 50 years, 20 years, 10 years, 5 years, less than 5 years.</w:t>
      </w:r>
    </w:p>
    <w:p w:rsidR="00933302" w:rsidRPr="005F0F50" w:rsidRDefault="00933302" w:rsidP="00456C8A">
      <w:pPr>
        <w:pStyle w:val="NoSpacing"/>
        <w:numPr>
          <w:ilvl w:val="1"/>
          <w:numId w:val="1"/>
        </w:numPr>
        <w:rPr>
          <w:i/>
        </w:rPr>
      </w:pPr>
      <w:r w:rsidRPr="005F0F50">
        <w:t>What do you think would be best for Britain when the present Queen’s reign ends? Continue to have king</w:t>
      </w:r>
      <w:r w:rsidR="008E7B91">
        <w:t>/queen,</w:t>
      </w:r>
      <w:r w:rsidRPr="005F0F50">
        <w:t xml:space="preserve"> </w:t>
      </w:r>
      <w:r w:rsidR="008E7B91">
        <w:t>Have elected president</w:t>
      </w:r>
    </w:p>
    <w:p w:rsidR="00933302" w:rsidRPr="00497B1E" w:rsidRDefault="00933302" w:rsidP="00456C8A">
      <w:pPr>
        <w:pStyle w:val="NoSpacing"/>
        <w:numPr>
          <w:ilvl w:val="1"/>
          <w:numId w:val="1"/>
        </w:numPr>
        <w:rPr>
          <w:i/>
        </w:rPr>
      </w:pPr>
      <w:r w:rsidRPr="005F0F50">
        <w:t>In your opinion, do you think there should be a referendum on whether Britain should continue t</w:t>
      </w:r>
      <w:r w:rsidR="00033C6E">
        <w:t>o have a monarchy? D</w:t>
      </w:r>
      <w:r w:rsidRPr="005F0F50">
        <w:t>efinitely</w:t>
      </w:r>
      <w:r w:rsidR="00033C6E">
        <w:t xml:space="preserve"> not, </w:t>
      </w:r>
      <w:r w:rsidR="009100EB">
        <w:t>Probably, Probably Not, D</w:t>
      </w:r>
      <w:r w:rsidRPr="005F0F50">
        <w:t>efinitely</w:t>
      </w:r>
    </w:p>
    <w:p w:rsidR="00497B1E" w:rsidRPr="005F0F50" w:rsidRDefault="00497B1E" w:rsidP="00497B1E">
      <w:pPr>
        <w:pStyle w:val="NoSpacing"/>
        <w:ind w:left="1440"/>
        <w:rPr>
          <w:i/>
        </w:rPr>
      </w:pPr>
    </w:p>
    <w:p w:rsidR="009639D1" w:rsidRDefault="00933302" w:rsidP="009639D1">
      <w:pPr>
        <w:pStyle w:val="ListParagraph"/>
        <w:numPr>
          <w:ilvl w:val="0"/>
          <w:numId w:val="1"/>
        </w:numPr>
        <w:rPr>
          <w:rFonts w:cs="Times New Roman"/>
          <w:i/>
          <w:szCs w:val="24"/>
        </w:rPr>
      </w:pPr>
      <w:r w:rsidRPr="00371672">
        <w:rPr>
          <w:rFonts w:cs="Times New Roman"/>
          <w:i/>
          <w:szCs w:val="24"/>
        </w:rPr>
        <w:t>Monarchy and Populism</w:t>
      </w:r>
    </w:p>
    <w:p w:rsidR="009639D1" w:rsidRPr="009639D1" w:rsidRDefault="00933302" w:rsidP="009639D1">
      <w:pPr>
        <w:pStyle w:val="ListParagraph"/>
        <w:numPr>
          <w:ilvl w:val="1"/>
          <w:numId w:val="1"/>
        </w:numPr>
        <w:rPr>
          <w:rFonts w:cs="Times New Roman"/>
          <w:i/>
          <w:szCs w:val="24"/>
        </w:rPr>
      </w:pPr>
      <w:r w:rsidRPr="005F0F50">
        <w:t>Members of the royal family should mix more with ordinary people.</w:t>
      </w:r>
      <w:r w:rsidR="00523121">
        <w:t>—</w:t>
      </w:r>
      <w:r w:rsidR="00154733" w:rsidRPr="009639D1">
        <w:rPr>
          <w:lang w:val="fr-FR"/>
        </w:rPr>
        <w:t xml:space="preserve"> </w:t>
      </w:r>
      <w:r w:rsidR="00154733" w:rsidRPr="00154733">
        <w:t xml:space="preserve">Agree Strongly, Agree, Neither Agree nor Disagree, </w:t>
      </w:r>
      <w:proofErr w:type="spellStart"/>
      <w:r w:rsidR="00154733" w:rsidRPr="009639D1">
        <w:rPr>
          <w:lang w:val="fr-FR"/>
        </w:rPr>
        <w:t>Disagree</w:t>
      </w:r>
      <w:proofErr w:type="spellEnd"/>
      <w:r w:rsidR="00154733" w:rsidRPr="009639D1">
        <w:rPr>
          <w:lang w:val="fr-FR"/>
        </w:rPr>
        <w:t xml:space="preserve">, </w:t>
      </w:r>
      <w:proofErr w:type="spellStart"/>
      <w:r w:rsidR="00154733" w:rsidRPr="009639D1">
        <w:rPr>
          <w:lang w:val="fr-FR"/>
        </w:rPr>
        <w:t>Disagree</w:t>
      </w:r>
      <w:proofErr w:type="spellEnd"/>
      <w:r w:rsidR="00154733" w:rsidRPr="009639D1">
        <w:rPr>
          <w:lang w:val="fr-FR"/>
        </w:rPr>
        <w:t xml:space="preserve"> </w:t>
      </w:r>
      <w:proofErr w:type="spellStart"/>
      <w:r w:rsidR="00154733" w:rsidRPr="009639D1">
        <w:rPr>
          <w:lang w:val="fr-FR"/>
        </w:rPr>
        <w:t>Strongly</w:t>
      </w:r>
      <w:proofErr w:type="spellEnd"/>
    </w:p>
    <w:p w:rsidR="009639D1" w:rsidRPr="009639D1" w:rsidRDefault="00933302" w:rsidP="009639D1">
      <w:pPr>
        <w:pStyle w:val="ListParagraph"/>
        <w:numPr>
          <w:ilvl w:val="1"/>
          <w:numId w:val="1"/>
        </w:numPr>
        <w:rPr>
          <w:rFonts w:cs="Times New Roman"/>
          <w:i/>
          <w:szCs w:val="24"/>
        </w:rPr>
      </w:pPr>
      <w:r w:rsidRPr="005F0F50">
        <w:t>Monarchs should retire at the same age as other working people.</w:t>
      </w:r>
      <w:r w:rsidR="00523121">
        <w:t>—</w:t>
      </w:r>
      <w:r w:rsidR="00700CCD" w:rsidRPr="00700CCD">
        <w:t xml:space="preserve"> </w:t>
      </w:r>
      <w:r w:rsidR="00700CCD" w:rsidRPr="00154733">
        <w:t xml:space="preserve">Agree Strongly, Agree, Neither Agree nor Disagree, </w:t>
      </w:r>
      <w:proofErr w:type="spellStart"/>
      <w:r w:rsidR="00700CCD" w:rsidRPr="009639D1">
        <w:rPr>
          <w:lang w:val="fr-FR"/>
        </w:rPr>
        <w:t>Disagree</w:t>
      </w:r>
      <w:proofErr w:type="spellEnd"/>
      <w:r w:rsidR="00700CCD" w:rsidRPr="009639D1">
        <w:rPr>
          <w:lang w:val="fr-FR"/>
        </w:rPr>
        <w:t xml:space="preserve">, </w:t>
      </w:r>
      <w:proofErr w:type="spellStart"/>
      <w:r w:rsidR="00700CCD" w:rsidRPr="009639D1">
        <w:rPr>
          <w:lang w:val="fr-FR"/>
        </w:rPr>
        <w:t>Disagree</w:t>
      </w:r>
      <w:proofErr w:type="spellEnd"/>
      <w:r w:rsidR="00700CCD" w:rsidRPr="009639D1">
        <w:rPr>
          <w:lang w:val="fr-FR"/>
        </w:rPr>
        <w:t xml:space="preserve"> </w:t>
      </w:r>
      <w:proofErr w:type="spellStart"/>
      <w:r w:rsidR="00700CCD" w:rsidRPr="009639D1">
        <w:rPr>
          <w:lang w:val="fr-FR"/>
        </w:rPr>
        <w:t>Strongly</w:t>
      </w:r>
      <w:proofErr w:type="spellEnd"/>
    </w:p>
    <w:p w:rsidR="009639D1" w:rsidRPr="009639D1" w:rsidRDefault="00933302" w:rsidP="009639D1">
      <w:pPr>
        <w:pStyle w:val="ListParagraph"/>
        <w:numPr>
          <w:ilvl w:val="1"/>
          <w:numId w:val="1"/>
        </w:numPr>
        <w:rPr>
          <w:rFonts w:cs="Times New Roman"/>
          <w:i/>
          <w:szCs w:val="24"/>
        </w:rPr>
      </w:pPr>
      <w:r w:rsidRPr="005F0F50">
        <w:t>A monarch should pay taxes on the same terms as everyone else.</w:t>
      </w:r>
      <w:r w:rsidR="00523121">
        <w:t>—</w:t>
      </w:r>
      <w:r w:rsidR="00C40079">
        <w:t xml:space="preserve"> </w:t>
      </w:r>
      <w:r w:rsidR="00C40079" w:rsidRPr="00403490">
        <w:t xml:space="preserve">Agree Strongly, Agree, Neither Agree nor Disagree, </w:t>
      </w:r>
      <w:proofErr w:type="spellStart"/>
      <w:r w:rsidR="00C40079" w:rsidRPr="009639D1">
        <w:rPr>
          <w:lang w:val="fr-FR"/>
        </w:rPr>
        <w:t>Disagree</w:t>
      </w:r>
      <w:proofErr w:type="spellEnd"/>
      <w:r w:rsidR="00C40079" w:rsidRPr="009639D1">
        <w:rPr>
          <w:lang w:val="fr-FR"/>
        </w:rPr>
        <w:t xml:space="preserve">, </w:t>
      </w:r>
      <w:proofErr w:type="spellStart"/>
      <w:r w:rsidR="00C40079" w:rsidRPr="009639D1">
        <w:rPr>
          <w:lang w:val="fr-FR"/>
        </w:rPr>
        <w:t>Disagree</w:t>
      </w:r>
      <w:proofErr w:type="spellEnd"/>
      <w:r w:rsidR="00C40079" w:rsidRPr="009639D1">
        <w:rPr>
          <w:lang w:val="fr-FR"/>
        </w:rPr>
        <w:t xml:space="preserve"> </w:t>
      </w:r>
      <w:proofErr w:type="spellStart"/>
      <w:r w:rsidR="00C40079" w:rsidRPr="009639D1">
        <w:rPr>
          <w:lang w:val="fr-FR"/>
        </w:rPr>
        <w:t>Strongly</w:t>
      </w:r>
      <w:proofErr w:type="spellEnd"/>
    </w:p>
    <w:p w:rsidR="009639D1" w:rsidRPr="009639D1" w:rsidRDefault="00933302" w:rsidP="009639D1">
      <w:pPr>
        <w:pStyle w:val="ListParagraph"/>
        <w:numPr>
          <w:ilvl w:val="1"/>
          <w:numId w:val="1"/>
        </w:numPr>
        <w:rPr>
          <w:rFonts w:cs="Times New Roman"/>
          <w:i/>
          <w:szCs w:val="24"/>
        </w:rPr>
      </w:pPr>
      <w:r w:rsidRPr="00371672">
        <w:t>There is no point having a royal family without all their glamour and glitter.</w:t>
      </w:r>
      <w:r w:rsidR="00523121">
        <w:t>—</w:t>
      </w:r>
      <w:r w:rsidR="000047B2" w:rsidRPr="00154733">
        <w:t xml:space="preserve">Agree Strongly, Agree, Neither Agree nor Disagree, </w:t>
      </w:r>
      <w:proofErr w:type="spellStart"/>
      <w:r w:rsidR="000047B2" w:rsidRPr="009639D1">
        <w:rPr>
          <w:lang w:val="fr-FR"/>
        </w:rPr>
        <w:t>Disagree</w:t>
      </w:r>
      <w:proofErr w:type="spellEnd"/>
      <w:r w:rsidR="000047B2" w:rsidRPr="009639D1">
        <w:rPr>
          <w:lang w:val="fr-FR"/>
        </w:rPr>
        <w:t xml:space="preserve">, </w:t>
      </w:r>
      <w:proofErr w:type="spellStart"/>
      <w:r w:rsidR="000047B2" w:rsidRPr="009639D1">
        <w:rPr>
          <w:lang w:val="fr-FR"/>
        </w:rPr>
        <w:t>Disagree</w:t>
      </w:r>
      <w:proofErr w:type="spellEnd"/>
      <w:r w:rsidR="000047B2" w:rsidRPr="009639D1">
        <w:rPr>
          <w:lang w:val="fr-FR"/>
        </w:rPr>
        <w:t xml:space="preserve"> </w:t>
      </w:r>
      <w:proofErr w:type="spellStart"/>
      <w:r w:rsidR="000047B2" w:rsidRPr="009639D1">
        <w:rPr>
          <w:lang w:val="fr-FR"/>
        </w:rPr>
        <w:t>Strongly</w:t>
      </w:r>
      <w:proofErr w:type="spellEnd"/>
    </w:p>
    <w:p w:rsidR="009639D1" w:rsidRPr="009639D1" w:rsidRDefault="00933302" w:rsidP="009639D1">
      <w:pPr>
        <w:pStyle w:val="ListParagraph"/>
        <w:numPr>
          <w:ilvl w:val="1"/>
          <w:numId w:val="1"/>
        </w:numPr>
        <w:rPr>
          <w:rFonts w:cs="Times New Roman"/>
          <w:i/>
          <w:szCs w:val="24"/>
        </w:rPr>
      </w:pPr>
      <w:r w:rsidRPr="00371672">
        <w:t>A king or queen who cannot win popular support should not continue in office.</w:t>
      </w:r>
      <w:r w:rsidR="00814787">
        <w:t xml:space="preserve"> -- </w:t>
      </w:r>
      <w:r w:rsidR="00814787" w:rsidRPr="00154733">
        <w:t xml:space="preserve">Agree Strongly, Agree, Neither Agree nor Disagree, </w:t>
      </w:r>
      <w:proofErr w:type="spellStart"/>
      <w:r w:rsidR="00DE066F" w:rsidRPr="009639D1">
        <w:rPr>
          <w:lang w:val="fr-FR"/>
        </w:rPr>
        <w:t>Disagree</w:t>
      </w:r>
      <w:proofErr w:type="spellEnd"/>
      <w:r w:rsidR="00814787" w:rsidRPr="009639D1">
        <w:rPr>
          <w:lang w:val="fr-FR"/>
        </w:rPr>
        <w:t xml:space="preserve">, </w:t>
      </w:r>
      <w:proofErr w:type="spellStart"/>
      <w:r w:rsidR="00814787" w:rsidRPr="009639D1">
        <w:rPr>
          <w:lang w:val="fr-FR"/>
        </w:rPr>
        <w:t>Disagree</w:t>
      </w:r>
      <w:proofErr w:type="spellEnd"/>
      <w:r w:rsidR="00814787" w:rsidRPr="009639D1">
        <w:rPr>
          <w:lang w:val="fr-FR"/>
        </w:rPr>
        <w:t xml:space="preserve"> </w:t>
      </w:r>
      <w:proofErr w:type="spellStart"/>
      <w:r w:rsidR="00814787" w:rsidRPr="009639D1">
        <w:rPr>
          <w:lang w:val="fr-FR"/>
        </w:rPr>
        <w:t>Strongly</w:t>
      </w:r>
      <w:proofErr w:type="spellEnd"/>
      <w:r w:rsidRPr="00371672">
        <w:t xml:space="preserve"> </w:t>
      </w:r>
    </w:p>
    <w:p w:rsidR="00497B1E" w:rsidRPr="00B635EA" w:rsidRDefault="00933302" w:rsidP="009639D1">
      <w:pPr>
        <w:pStyle w:val="ListParagraph"/>
        <w:numPr>
          <w:ilvl w:val="1"/>
          <w:numId w:val="1"/>
        </w:numPr>
        <w:rPr>
          <w:rFonts w:cs="Times New Roman"/>
          <w:i/>
          <w:szCs w:val="24"/>
        </w:rPr>
      </w:pPr>
      <w:r w:rsidRPr="00371672">
        <w:t>The British public should in future have a say in who becomes the next king or queen.</w:t>
      </w:r>
      <w:r w:rsidR="00523121">
        <w:t>—</w:t>
      </w:r>
      <w:r w:rsidR="0049677C" w:rsidRPr="009639D1">
        <w:rPr>
          <w:i/>
        </w:rPr>
        <w:t xml:space="preserve"> </w:t>
      </w:r>
      <w:r w:rsidR="00814787" w:rsidRPr="0049677C">
        <w:t xml:space="preserve">Agree Strongly, Agree, Neither Agree nor Disagree, </w:t>
      </w:r>
      <w:proofErr w:type="spellStart"/>
      <w:r w:rsidR="00814787" w:rsidRPr="009639D1">
        <w:rPr>
          <w:lang w:val="fr-FR"/>
        </w:rPr>
        <w:t>Disagree</w:t>
      </w:r>
      <w:proofErr w:type="spellEnd"/>
      <w:r w:rsidR="00814787" w:rsidRPr="009639D1">
        <w:rPr>
          <w:lang w:val="fr-FR"/>
        </w:rPr>
        <w:t xml:space="preserve">, </w:t>
      </w:r>
      <w:proofErr w:type="spellStart"/>
      <w:r w:rsidR="00814787" w:rsidRPr="009639D1">
        <w:rPr>
          <w:lang w:val="fr-FR"/>
        </w:rPr>
        <w:t>Disagree</w:t>
      </w:r>
      <w:proofErr w:type="spellEnd"/>
      <w:r w:rsidR="00814787" w:rsidRPr="009639D1">
        <w:rPr>
          <w:lang w:val="fr-FR"/>
        </w:rPr>
        <w:t xml:space="preserve"> </w:t>
      </w:r>
      <w:proofErr w:type="spellStart"/>
      <w:r w:rsidR="00814787" w:rsidRPr="009639D1">
        <w:rPr>
          <w:lang w:val="fr-FR"/>
        </w:rPr>
        <w:t>Strongly</w:t>
      </w:r>
      <w:proofErr w:type="spellEnd"/>
    </w:p>
    <w:p w:rsidR="00B635EA" w:rsidRPr="009639D1" w:rsidRDefault="00B635EA" w:rsidP="00B635EA">
      <w:pPr>
        <w:pStyle w:val="ListParagraph"/>
        <w:ind w:left="1440"/>
        <w:rPr>
          <w:rFonts w:cs="Times New Roman"/>
          <w:i/>
          <w:szCs w:val="24"/>
        </w:rPr>
      </w:pPr>
    </w:p>
    <w:p w:rsidR="003A5648" w:rsidRDefault="00933302" w:rsidP="003A5648">
      <w:pPr>
        <w:pStyle w:val="ListParagraph"/>
        <w:numPr>
          <w:ilvl w:val="0"/>
          <w:numId w:val="1"/>
        </w:numPr>
        <w:rPr>
          <w:rFonts w:cs="Times New Roman"/>
          <w:i/>
          <w:szCs w:val="24"/>
        </w:rPr>
      </w:pPr>
      <w:r w:rsidRPr="006C7F11">
        <w:rPr>
          <w:rFonts w:cs="Times New Roman"/>
          <w:i/>
          <w:szCs w:val="24"/>
        </w:rPr>
        <w:t>Power of Monarchy</w:t>
      </w:r>
    </w:p>
    <w:p w:rsidR="003A5648" w:rsidRPr="003A5648" w:rsidRDefault="00933302" w:rsidP="003A5648">
      <w:pPr>
        <w:pStyle w:val="ListParagraph"/>
        <w:numPr>
          <w:ilvl w:val="1"/>
          <w:numId w:val="1"/>
        </w:numPr>
        <w:rPr>
          <w:rFonts w:cs="Times New Roman"/>
          <w:i/>
          <w:szCs w:val="24"/>
        </w:rPr>
      </w:pPr>
      <w:r w:rsidRPr="003A5648">
        <w:rPr>
          <w:rFonts w:cs="Times New Roman"/>
          <w:szCs w:val="24"/>
        </w:rPr>
        <w:t xml:space="preserve">If after a General Election no party had a majority in the House of Commons, it could be up to the Queen to choose Britain’s new prime minister.  What do you think should happen in this situation? </w:t>
      </w:r>
      <w:r w:rsidR="0010619E" w:rsidRPr="003A5648">
        <w:rPr>
          <w:rFonts w:cs="Times New Roman"/>
          <w:szCs w:val="24"/>
        </w:rPr>
        <w:t>Queen should choose PM, Different method of choosing</w:t>
      </w:r>
    </w:p>
    <w:p w:rsidR="0012673A" w:rsidRPr="003A5648" w:rsidRDefault="00933302" w:rsidP="003A5648">
      <w:pPr>
        <w:pStyle w:val="ListParagraph"/>
        <w:numPr>
          <w:ilvl w:val="1"/>
          <w:numId w:val="1"/>
        </w:numPr>
        <w:rPr>
          <w:rFonts w:cs="Times New Roman"/>
          <w:i/>
          <w:szCs w:val="24"/>
        </w:rPr>
      </w:pPr>
      <w:r w:rsidRPr="003A5648">
        <w:rPr>
          <w:rFonts w:cs="Times New Roman"/>
          <w:szCs w:val="24"/>
        </w:rPr>
        <w:t>It would be a good thing if Queen had more powers.</w:t>
      </w:r>
      <w:r w:rsidR="00523121" w:rsidRPr="003A5648">
        <w:rPr>
          <w:rFonts w:cs="Times New Roman"/>
          <w:szCs w:val="24"/>
        </w:rPr>
        <w:t>—</w:t>
      </w:r>
      <w:r w:rsidR="0012673A" w:rsidRPr="003A5648">
        <w:rPr>
          <w:rFonts w:cs="Times New Roman"/>
          <w:szCs w:val="24"/>
        </w:rPr>
        <w:t xml:space="preserve"> Agree Strongly, Agree, Neither Agree nor Disagree, </w:t>
      </w:r>
      <w:proofErr w:type="spellStart"/>
      <w:r w:rsidR="0012673A" w:rsidRPr="003A5648">
        <w:rPr>
          <w:rFonts w:cs="Times New Roman"/>
          <w:szCs w:val="24"/>
          <w:lang w:val="fr-FR"/>
        </w:rPr>
        <w:t>Disagree</w:t>
      </w:r>
      <w:proofErr w:type="spellEnd"/>
      <w:r w:rsidR="0012673A" w:rsidRPr="003A5648">
        <w:rPr>
          <w:rFonts w:cs="Times New Roman"/>
          <w:szCs w:val="24"/>
          <w:lang w:val="fr-FR"/>
        </w:rPr>
        <w:t xml:space="preserve">, </w:t>
      </w:r>
      <w:proofErr w:type="spellStart"/>
      <w:r w:rsidR="0012673A" w:rsidRPr="003A5648">
        <w:rPr>
          <w:rFonts w:cs="Times New Roman"/>
          <w:szCs w:val="24"/>
          <w:lang w:val="fr-FR"/>
        </w:rPr>
        <w:t>Disagree</w:t>
      </w:r>
      <w:proofErr w:type="spellEnd"/>
      <w:r w:rsidR="0012673A" w:rsidRPr="003A5648">
        <w:rPr>
          <w:rFonts w:cs="Times New Roman"/>
          <w:szCs w:val="24"/>
          <w:lang w:val="fr-FR"/>
        </w:rPr>
        <w:t xml:space="preserve"> </w:t>
      </w:r>
      <w:proofErr w:type="spellStart"/>
      <w:r w:rsidR="0012673A" w:rsidRPr="003A5648">
        <w:rPr>
          <w:rFonts w:cs="Times New Roman"/>
          <w:szCs w:val="24"/>
          <w:lang w:val="fr-FR"/>
        </w:rPr>
        <w:t>Strongly</w:t>
      </w:r>
      <w:proofErr w:type="spellEnd"/>
    </w:p>
    <w:p w:rsidR="00AE4DA5" w:rsidRDefault="00933302" w:rsidP="00AE4DA5">
      <w:pPr>
        <w:pStyle w:val="BodyText"/>
        <w:numPr>
          <w:ilvl w:val="0"/>
          <w:numId w:val="1"/>
        </w:numPr>
        <w:autoSpaceDE w:val="0"/>
        <w:autoSpaceDN w:val="0"/>
        <w:adjustRightInd w:val="0"/>
        <w:rPr>
          <w:rFonts w:cs="Times New Roman"/>
          <w:i/>
          <w:szCs w:val="24"/>
        </w:rPr>
      </w:pPr>
      <w:r w:rsidRPr="0012673A">
        <w:rPr>
          <w:rFonts w:cs="Times New Roman"/>
          <w:i/>
          <w:szCs w:val="24"/>
        </w:rPr>
        <w:t>Reform House Of Lords</w:t>
      </w:r>
    </w:p>
    <w:p w:rsidR="00386DF9" w:rsidRPr="00AE4DA5" w:rsidRDefault="00933302" w:rsidP="00AE4DA5">
      <w:pPr>
        <w:pStyle w:val="BodyText"/>
        <w:numPr>
          <w:ilvl w:val="1"/>
          <w:numId w:val="1"/>
        </w:numPr>
        <w:autoSpaceDE w:val="0"/>
        <w:autoSpaceDN w:val="0"/>
        <w:adjustRightInd w:val="0"/>
        <w:rPr>
          <w:rFonts w:cs="Times New Roman"/>
          <w:i/>
          <w:szCs w:val="24"/>
        </w:rPr>
      </w:pPr>
      <w:r w:rsidRPr="00AE4DA5">
        <w:rPr>
          <w:rFonts w:cs="Times New Roman"/>
          <w:szCs w:val="24"/>
        </w:rPr>
        <w:t xml:space="preserve">Now thinking about the House of Lords.  Which of the following do you think should happen? </w:t>
      </w:r>
      <w:r w:rsidR="009653F4" w:rsidRPr="00AE4DA5">
        <w:rPr>
          <w:rFonts w:cs="Times New Roman"/>
          <w:szCs w:val="24"/>
        </w:rPr>
        <w:t>Remain as is, Reformed,</w:t>
      </w:r>
      <w:r w:rsidRPr="00AE4DA5">
        <w:rPr>
          <w:rFonts w:cs="Times New Roman"/>
          <w:szCs w:val="24"/>
        </w:rPr>
        <w:t xml:space="preserve"> </w:t>
      </w:r>
      <w:r w:rsidR="009653F4" w:rsidRPr="00AE4DA5">
        <w:rPr>
          <w:rFonts w:cs="Times New Roman"/>
          <w:szCs w:val="24"/>
        </w:rPr>
        <w:t>Abolished</w:t>
      </w:r>
    </w:p>
    <w:p w:rsidR="007D58FC" w:rsidRPr="003E5B9E" w:rsidRDefault="00933302" w:rsidP="003E5B9E">
      <w:pPr>
        <w:pStyle w:val="ListParagraph"/>
        <w:numPr>
          <w:ilvl w:val="1"/>
          <w:numId w:val="1"/>
        </w:numPr>
        <w:autoSpaceDE w:val="0"/>
        <w:autoSpaceDN w:val="0"/>
        <w:adjustRightInd w:val="0"/>
        <w:rPr>
          <w:rFonts w:cs="Times New Roman"/>
          <w:szCs w:val="24"/>
        </w:rPr>
      </w:pPr>
      <w:r w:rsidRPr="007D58FC">
        <w:rPr>
          <w:rFonts w:cs="Times New Roman"/>
          <w:szCs w:val="24"/>
        </w:rPr>
        <w:t>The present House of Lords contains some Lords who are there by birth (hereditary peers) and some who have been appointed for life (life peers).  All have a right to vote in the House of Lords.  If you had to choose between these two statements, which one comes closer to your own view?</w:t>
      </w:r>
      <w:r w:rsidR="00523121">
        <w:rPr>
          <w:rFonts w:cs="Times New Roman"/>
          <w:szCs w:val="24"/>
        </w:rPr>
        <w:t>—</w:t>
      </w:r>
      <w:r w:rsidR="003E5B9E">
        <w:rPr>
          <w:rFonts w:cs="Times New Roman"/>
          <w:szCs w:val="24"/>
        </w:rPr>
        <w:t xml:space="preserve"> </w:t>
      </w:r>
      <w:r w:rsidRPr="003E5B9E">
        <w:rPr>
          <w:rFonts w:cs="Times New Roman"/>
          <w:szCs w:val="24"/>
        </w:rPr>
        <w:t xml:space="preserve">Hereditary peers should keep their right to vote in the House of Lords because they bring some </w:t>
      </w:r>
      <w:r w:rsidRPr="003E5B9E">
        <w:rPr>
          <w:rFonts w:cs="Times New Roman"/>
          <w:szCs w:val="24"/>
        </w:rPr>
        <w:lastRenderedPageBreak/>
        <w:t>i</w:t>
      </w:r>
      <w:r w:rsidR="003E5B9E">
        <w:rPr>
          <w:rFonts w:cs="Times New Roman"/>
          <w:szCs w:val="24"/>
        </w:rPr>
        <w:t xml:space="preserve">ndependence into politics, </w:t>
      </w:r>
      <w:r w:rsidRPr="003E5B9E">
        <w:rPr>
          <w:rFonts w:cs="Times New Roman"/>
          <w:szCs w:val="24"/>
        </w:rPr>
        <w:t>The fact that someone inherits a title should not give them a right to vote in the House of Lords.</w:t>
      </w:r>
    </w:p>
    <w:p w:rsidR="00933302" w:rsidRPr="003E5B9E" w:rsidRDefault="00933302" w:rsidP="003E5B9E">
      <w:pPr>
        <w:pStyle w:val="ListParagraph"/>
        <w:numPr>
          <w:ilvl w:val="1"/>
          <w:numId w:val="1"/>
        </w:numPr>
        <w:autoSpaceDE w:val="0"/>
        <w:autoSpaceDN w:val="0"/>
        <w:adjustRightInd w:val="0"/>
        <w:rPr>
          <w:rFonts w:cs="Times New Roman"/>
          <w:szCs w:val="24"/>
        </w:rPr>
      </w:pPr>
      <w:r w:rsidRPr="007D58FC">
        <w:rPr>
          <w:rFonts w:cs="Times New Roman"/>
          <w:szCs w:val="24"/>
        </w:rPr>
        <w:t>And if you had to choose between these two statements, which comes closer to your own view?</w:t>
      </w:r>
      <w:r w:rsidR="00523121">
        <w:rPr>
          <w:rFonts w:cs="Times New Roman"/>
          <w:szCs w:val="24"/>
        </w:rPr>
        <w:t>—</w:t>
      </w:r>
      <w:r w:rsidRPr="003E5B9E">
        <w:rPr>
          <w:rFonts w:cs="Times New Roman"/>
          <w:szCs w:val="24"/>
        </w:rPr>
        <w:t>We should continue to have appointed life peers in the House of Lords because they bring experience from outsi</w:t>
      </w:r>
      <w:r w:rsidR="003E5B9E">
        <w:rPr>
          <w:rFonts w:cs="Times New Roman"/>
          <w:szCs w:val="24"/>
        </w:rPr>
        <w:t>de Parliament into politics,</w:t>
      </w:r>
      <w:r w:rsidR="00FA470B">
        <w:rPr>
          <w:rFonts w:cs="Times New Roman"/>
          <w:szCs w:val="24"/>
        </w:rPr>
        <w:t xml:space="preserve"> All </w:t>
      </w:r>
      <w:r w:rsidRPr="003E5B9E">
        <w:rPr>
          <w:rFonts w:cs="Times New Roman"/>
          <w:szCs w:val="24"/>
        </w:rPr>
        <w:t>members of the House of Lords should be democratically elected.</w:t>
      </w:r>
    </w:p>
    <w:p w:rsidR="0082422E" w:rsidRDefault="00BC02BF" w:rsidP="002313C2">
      <w:r>
        <w:rPr>
          <w:rFonts w:hint="eastAsia"/>
          <w:b/>
        </w:rPr>
        <w:t>A</w:t>
      </w:r>
      <w:r>
        <w:rPr>
          <w:b/>
        </w:rPr>
        <w:t>ustralia</w:t>
      </w:r>
      <w:r w:rsidR="002313C2" w:rsidRPr="00F523F2">
        <w:rPr>
          <w:rFonts w:hint="eastAsia"/>
          <w:b/>
        </w:rPr>
        <w:t xml:space="preserve"> </w:t>
      </w:r>
      <w:r w:rsidR="00363E0A">
        <w:rPr>
          <w:b/>
        </w:rPr>
        <w:t>Republic Referendum</w:t>
      </w:r>
      <w:r w:rsidR="002313C2">
        <w:rPr>
          <w:rFonts w:hint="eastAsia"/>
        </w:rPr>
        <w:tab/>
      </w:r>
    </w:p>
    <w:p w:rsidR="002313C2" w:rsidRDefault="002313C2" w:rsidP="002313C2">
      <w:r>
        <w:rPr>
          <w:rFonts w:hint="eastAsia"/>
        </w:rPr>
        <w:t xml:space="preserve">Number of Indices: </w:t>
      </w:r>
      <w:r w:rsidR="0032514E">
        <w:t>2</w:t>
      </w:r>
    </w:p>
    <w:p w:rsidR="00772131" w:rsidRPr="0001236C" w:rsidRDefault="00772131" w:rsidP="00772131">
      <w:pPr>
        <w:pStyle w:val="ListParagraph"/>
        <w:numPr>
          <w:ilvl w:val="0"/>
          <w:numId w:val="8"/>
        </w:numPr>
        <w:rPr>
          <w:i/>
        </w:rPr>
      </w:pPr>
      <w:r w:rsidRPr="0001236C">
        <w:rPr>
          <w:i/>
        </w:rPr>
        <w:t>Republic</w:t>
      </w:r>
    </w:p>
    <w:p w:rsidR="00772131" w:rsidRDefault="00772131" w:rsidP="00772131">
      <w:pPr>
        <w:pStyle w:val="ListParagraph"/>
        <w:numPr>
          <w:ilvl w:val="1"/>
          <w:numId w:val="8"/>
        </w:numPr>
      </w:pPr>
      <w:r>
        <w:t>If you had to choose among the following possibilities for Australia, which on</w:t>
      </w:r>
      <w:r>
        <w:t>e would be your first choice?</w:t>
      </w:r>
      <w:r>
        <w:t xml:space="preserve"> A President directl</w:t>
      </w:r>
      <w:r>
        <w:t>y elected by the people,</w:t>
      </w:r>
      <w:r>
        <w:t xml:space="preserve"> A Presid</w:t>
      </w:r>
      <w:r>
        <w:t xml:space="preserve">ent appointed by Parliament, </w:t>
      </w:r>
      <w:r>
        <w:t>Retaining the Queen and the Governor-General</w:t>
      </w:r>
      <w:r>
        <w:t xml:space="preserve">. Scored </w:t>
      </w:r>
      <w:r>
        <w:t>1 for those ranking “Retaining the Queen and the Governor-General” third, as .5 for those ranking that option second or saying DK, and as 0 for those ranking it first</w:t>
      </w:r>
      <w:r>
        <w:t>.</w:t>
      </w:r>
    </w:p>
    <w:p w:rsidR="00772131" w:rsidRDefault="00B37B31" w:rsidP="00607062">
      <w:pPr>
        <w:pStyle w:val="ListParagraph"/>
        <w:numPr>
          <w:ilvl w:val="1"/>
          <w:numId w:val="8"/>
        </w:numPr>
      </w:pPr>
      <w:r>
        <w:t xml:space="preserve">How strongly do you agree or disagree with these statements? </w:t>
      </w:r>
      <w:r w:rsidR="006A691B" w:rsidRPr="006A691B">
        <w:t>Australia should keep rather than cut its remaining constitutional ties with Britain</w:t>
      </w:r>
      <w:r w:rsidR="00723A7B">
        <w:t xml:space="preserve">– </w:t>
      </w:r>
      <w:r w:rsidR="00FB10F4">
        <w:t xml:space="preserve">Strongly agree, </w:t>
      </w:r>
      <w:r w:rsidR="00607062" w:rsidRPr="00607062">
        <w:t>Agree, Neither agree nor disagree, Disagree, Strongly disagree</w:t>
      </w:r>
      <w:r w:rsidR="00607062">
        <w:t xml:space="preserve">. </w:t>
      </w:r>
      <w:r w:rsidR="006A691B">
        <w:t>L</w:t>
      </w:r>
      <w:r w:rsidR="00772131">
        <w:t>inearly transformed (and reflected) to run from 0</w:t>
      </w:r>
      <w:r w:rsidR="008A0386">
        <w:t xml:space="preserve"> </w:t>
      </w:r>
      <w:r w:rsidR="00772131">
        <w:t xml:space="preserve">(originally 5) to 1 (originally 1), with .5 as the midpoint (originally 3). </w:t>
      </w:r>
    </w:p>
    <w:p w:rsidR="00772131" w:rsidRDefault="00EF16BE" w:rsidP="00BC1050">
      <w:pPr>
        <w:pStyle w:val="ListParagraph"/>
        <w:numPr>
          <w:ilvl w:val="1"/>
          <w:numId w:val="8"/>
        </w:numPr>
      </w:pPr>
      <w:r>
        <w:t xml:space="preserve">How strongly do you agree or disagree with these statements? </w:t>
      </w:r>
      <w:r w:rsidR="00772131">
        <w:t>Our head of</w:t>
      </w:r>
      <w:r w:rsidR="003D37BA">
        <w:t xml:space="preserve"> state should be an Australian</w:t>
      </w:r>
      <w:r w:rsidR="00BC1050">
        <w:t xml:space="preserve">– </w:t>
      </w:r>
      <w:r w:rsidR="0086659E">
        <w:t xml:space="preserve">Strongly agree, </w:t>
      </w:r>
      <w:r w:rsidR="006B0C2D" w:rsidRPr="006B0C2D">
        <w:t>Agree, Neither agree nor disagree, Disagree, Strongly disagree</w:t>
      </w:r>
      <w:r w:rsidR="006B0C2D">
        <w:t>. R</w:t>
      </w:r>
      <w:r w:rsidR="00772131">
        <w:t xml:space="preserve">escored to run linearly from 0 (originally 1) to 1 (originally 5), with .5 again as the midpoint (originally 3).  </w:t>
      </w:r>
    </w:p>
    <w:p w:rsidR="00ED0A7F" w:rsidRPr="0001236C" w:rsidRDefault="007C50FF" w:rsidP="00772131">
      <w:pPr>
        <w:pStyle w:val="ListParagraph"/>
        <w:numPr>
          <w:ilvl w:val="0"/>
          <w:numId w:val="8"/>
        </w:numPr>
        <w:rPr>
          <w:i/>
        </w:rPr>
      </w:pPr>
      <w:r>
        <w:rPr>
          <w:i/>
        </w:rPr>
        <w:t>Popularly E</w:t>
      </w:r>
      <w:r w:rsidR="00ED0A7F" w:rsidRPr="0001236C">
        <w:rPr>
          <w:i/>
        </w:rPr>
        <w:t>lected v</w:t>
      </w:r>
      <w:r>
        <w:rPr>
          <w:i/>
        </w:rPr>
        <w:t>s.</w:t>
      </w:r>
      <w:r w:rsidR="00ED0A7F" w:rsidRPr="0001236C">
        <w:rPr>
          <w:i/>
        </w:rPr>
        <w:t xml:space="preserve"> </w:t>
      </w:r>
      <w:proofErr w:type="spellStart"/>
      <w:r>
        <w:rPr>
          <w:i/>
        </w:rPr>
        <w:t>P</w:t>
      </w:r>
      <w:r w:rsidR="00ED0A7F" w:rsidRPr="0001236C">
        <w:rPr>
          <w:i/>
        </w:rPr>
        <w:t>ar</w:t>
      </w:r>
      <w:r w:rsidR="00ED0A7F" w:rsidRPr="0001236C">
        <w:rPr>
          <w:i/>
        </w:rPr>
        <w:t>liamentarily</w:t>
      </w:r>
      <w:proofErr w:type="spellEnd"/>
      <w:r>
        <w:rPr>
          <w:i/>
        </w:rPr>
        <w:t xml:space="preserve"> Appointed P</w:t>
      </w:r>
      <w:r w:rsidR="00ED0A7F" w:rsidRPr="0001236C">
        <w:rPr>
          <w:i/>
        </w:rPr>
        <w:t>resident</w:t>
      </w:r>
    </w:p>
    <w:p w:rsidR="00ED0A7F" w:rsidRDefault="00ED0A7F" w:rsidP="00ED0A7F">
      <w:pPr>
        <w:pStyle w:val="ListParagraph"/>
      </w:pPr>
      <w:r>
        <w:t>[Single item]</w:t>
      </w:r>
      <w:r w:rsidR="00772131">
        <w:t xml:space="preserve"> </w:t>
      </w:r>
      <w:r w:rsidR="00730A2B">
        <w:t>S</w:t>
      </w:r>
      <w:r w:rsidR="00772131">
        <w:t xml:space="preserve">cored as 1 for those ranking “A President directly elected by the people” first and “A President appointed by Parliament” third; .75 for those ranking “A President directly elected by the people” first and “A President appointed by Parliament” second or “A President directly elected by the people” second and “A President appointed by Parliament” third; .5 for those not ranking either of those two options or saying DK;  .25 for those ranking “A President appointed by Parliament”  first and “A President directly elected by the people” second or “A President appointed by Parliament” second and “A President directly elected by the people” third; and 0 for those ranking “A President appointed by Parliament” first and “A President directly elected by the people” third. </w:t>
      </w:r>
    </w:p>
    <w:p w:rsidR="000D775E" w:rsidRPr="00ED0A7F" w:rsidRDefault="000D775E" w:rsidP="00ED0A7F">
      <w:r w:rsidRPr="00ED0A7F">
        <w:rPr>
          <w:b/>
        </w:rPr>
        <w:t>Europolis (EU)</w:t>
      </w:r>
    </w:p>
    <w:p w:rsidR="004B4DF7" w:rsidRDefault="004B4DF7" w:rsidP="004B4DF7">
      <w:r>
        <w:rPr>
          <w:rFonts w:hint="eastAsia"/>
        </w:rPr>
        <w:t xml:space="preserve">Number of Indices: </w:t>
      </w:r>
      <w:r>
        <w:t>2</w:t>
      </w:r>
    </w:p>
    <w:p w:rsidR="005C5374" w:rsidRDefault="00757124" w:rsidP="005C5374">
      <w:pPr>
        <w:pStyle w:val="ListParagraph"/>
        <w:numPr>
          <w:ilvl w:val="0"/>
          <w:numId w:val="9"/>
        </w:numPr>
        <w:rPr>
          <w:i/>
        </w:rPr>
      </w:pPr>
      <w:r>
        <w:rPr>
          <w:i/>
        </w:rPr>
        <w:t xml:space="preserve">Support for Combatting </w:t>
      </w:r>
      <w:r w:rsidR="005C5374" w:rsidRPr="00A841A7">
        <w:rPr>
          <w:i/>
        </w:rPr>
        <w:t>Climate Change</w:t>
      </w:r>
    </w:p>
    <w:p w:rsidR="00BE30CA" w:rsidRPr="00864D99" w:rsidRDefault="00BE30CA" w:rsidP="00BE30CA">
      <w:pPr>
        <w:pStyle w:val="ListParagraph"/>
        <w:numPr>
          <w:ilvl w:val="1"/>
          <w:numId w:val="9"/>
        </w:numPr>
      </w:pPr>
      <w:r w:rsidRPr="00864D99">
        <w:lastRenderedPageBreak/>
        <w:t>On a scale from 0 to 10, where '0' is "no priority at all", '10' is "the highest priority", and '5' is "exactly in the middle", how much priority should be given to each of the following as a way of tackling climate change?</w:t>
      </w:r>
    </w:p>
    <w:p w:rsidR="0005176D" w:rsidRPr="00864D99" w:rsidRDefault="0005176D" w:rsidP="00EA77BA">
      <w:pPr>
        <w:pStyle w:val="ListParagraph"/>
        <w:numPr>
          <w:ilvl w:val="2"/>
          <w:numId w:val="9"/>
        </w:numPr>
      </w:pPr>
      <w:r w:rsidRPr="00864D99">
        <w:t>Investing more in renewable</w:t>
      </w:r>
      <w:r w:rsidR="00EA77BA" w:rsidRPr="00864D99">
        <w:t xml:space="preserve"> </w:t>
      </w:r>
      <w:r w:rsidRPr="00864D99">
        <w:t>energy sources like wind,</w:t>
      </w:r>
      <w:r w:rsidR="00EA77BA" w:rsidRPr="00864D99">
        <w:t xml:space="preserve"> </w:t>
      </w:r>
      <w:r w:rsidRPr="00864D99">
        <w:t>hydro, wave and solar power</w:t>
      </w:r>
    </w:p>
    <w:p w:rsidR="003B6285" w:rsidRPr="00864D99" w:rsidRDefault="00283306" w:rsidP="00283306">
      <w:pPr>
        <w:pStyle w:val="ListParagraph"/>
        <w:numPr>
          <w:ilvl w:val="2"/>
          <w:numId w:val="9"/>
        </w:numPr>
      </w:pPr>
      <w:r w:rsidRPr="00864D99">
        <w:t>Educating people about renewable energy and energy conservation</w:t>
      </w:r>
    </w:p>
    <w:p w:rsidR="00283306" w:rsidRPr="00864D99" w:rsidRDefault="008E18FB" w:rsidP="008E18FB">
      <w:pPr>
        <w:pStyle w:val="ListParagraph"/>
        <w:numPr>
          <w:ilvl w:val="2"/>
          <w:numId w:val="9"/>
        </w:numPr>
      </w:pPr>
      <w:r w:rsidRPr="00864D99">
        <w:t>Getting people and businesses to use less energy</w:t>
      </w:r>
    </w:p>
    <w:p w:rsidR="005F4A72" w:rsidRPr="00864D99" w:rsidRDefault="00B106E5" w:rsidP="00B106E5">
      <w:pPr>
        <w:pStyle w:val="ListParagraph"/>
        <w:numPr>
          <w:ilvl w:val="1"/>
          <w:numId w:val="9"/>
        </w:numPr>
      </w:pPr>
      <w:r w:rsidRPr="00864D99">
        <w:t>On a scale from 0 to 10, where '0' means that we should do everything possible to combat climate change, even if that hurts the economy, '10' means that we should do everything possible to maximize economic growth, even if that hurts efforts to combat climate change and 5 is exactly in the middle, where would you position</w:t>
      </w:r>
      <w:r w:rsidRPr="00864D99">
        <w:t xml:space="preserve"> </w:t>
      </w:r>
      <w:r w:rsidRPr="00864D99">
        <w:t>yourself on this scale, or haven’t you thought much about that?</w:t>
      </w:r>
    </w:p>
    <w:p w:rsidR="00B106E5" w:rsidRDefault="000E2450" w:rsidP="00963AA2">
      <w:pPr>
        <w:pStyle w:val="ListParagraph"/>
        <w:numPr>
          <w:ilvl w:val="1"/>
          <w:numId w:val="9"/>
        </w:numPr>
        <w:rPr>
          <w:i/>
        </w:rPr>
      </w:pPr>
      <w:r w:rsidRPr="00864D99">
        <w:t>What should the EU do about its existing climate change targets? Should it...?</w:t>
      </w:r>
      <w:r w:rsidR="00963AA2" w:rsidRPr="00864D99">
        <w:t xml:space="preserve"> Increase them greatly, Increase them somewhat, Leave them as they are, Decrease them somewhat, Decrease them greatly, Don't know</w:t>
      </w:r>
    </w:p>
    <w:p w:rsidR="00963AA2" w:rsidRDefault="00864D99" w:rsidP="00864D99">
      <w:pPr>
        <w:pStyle w:val="ListParagraph"/>
        <w:numPr>
          <w:ilvl w:val="1"/>
          <w:numId w:val="9"/>
        </w:numPr>
      </w:pPr>
      <w:r w:rsidRPr="00864D99">
        <w:t>On a scale from 0 to 10, where '0' means that energy should be produced in ways that minimize greenhouse gas emissions even if that means that energy costs more, '10' means that energy should be produced as cheaply as possible even if that means more greenhouse gas emissions, and 5 is exactly in the middle, where would you position yourself on this scale, or haven’t you thought much about that?</w:t>
      </w:r>
    </w:p>
    <w:p w:rsidR="00E740E4" w:rsidRPr="00864D99" w:rsidRDefault="00B8119D" w:rsidP="00B8119D">
      <w:pPr>
        <w:pStyle w:val="ListParagraph"/>
        <w:numPr>
          <w:ilvl w:val="1"/>
          <w:numId w:val="9"/>
        </w:numPr>
      </w:pPr>
      <w:r w:rsidRPr="00B8119D">
        <w:t>On a scale from 0 to 10, where '0' means that the UK should do as much as it can to halt climate change, even if others do less, '10' means that the UK should only do as much as other countries do, and 5 is exactly in the middle, where would you position yourself on this scale, or haven’t you thought much about that?</w:t>
      </w:r>
    </w:p>
    <w:p w:rsidR="005C5374" w:rsidRPr="00A841A7" w:rsidRDefault="00546A83" w:rsidP="005C5374">
      <w:pPr>
        <w:pStyle w:val="ListParagraph"/>
        <w:numPr>
          <w:ilvl w:val="0"/>
          <w:numId w:val="9"/>
        </w:numPr>
        <w:rPr>
          <w:i/>
        </w:rPr>
      </w:pPr>
      <w:r>
        <w:rPr>
          <w:i/>
        </w:rPr>
        <w:t xml:space="preserve">Support for Stricter </w:t>
      </w:r>
      <w:r w:rsidR="005C5374" w:rsidRPr="00A841A7">
        <w:rPr>
          <w:i/>
        </w:rPr>
        <w:t>Immigration</w:t>
      </w:r>
      <w:r>
        <w:rPr>
          <w:i/>
        </w:rPr>
        <w:t xml:space="preserve"> Control</w:t>
      </w:r>
    </w:p>
    <w:p w:rsidR="000D775E" w:rsidRDefault="00BB55FE" w:rsidP="00BB55FE">
      <w:pPr>
        <w:pStyle w:val="ListParagraph"/>
        <w:numPr>
          <w:ilvl w:val="1"/>
          <w:numId w:val="9"/>
        </w:numPr>
      </w:pPr>
      <w:r w:rsidRPr="00BB55FE">
        <w:t>Some people think that the UK should send all illegal immigrants back to the countries they came from. Suppose these people are at one end of a 0-to-10 scale, at point 0. Other people think that the UK should legalize all the illegal immigrants currently there. Suppose these people are at the other end of the scale, at point 10. People who are exactly in the middle are at point 5, and of course other people have opinions at other points between 0 and 10. Where would you place your views on this scale, or haven’t you thought much about that?</w:t>
      </w:r>
    </w:p>
    <w:p w:rsidR="007B2EE7" w:rsidRPr="00BB55FE" w:rsidRDefault="003428CD" w:rsidP="003428CD">
      <w:pPr>
        <w:pStyle w:val="ListParagraph"/>
        <w:numPr>
          <w:ilvl w:val="1"/>
          <w:numId w:val="9"/>
        </w:numPr>
      </w:pPr>
      <w:r w:rsidRPr="003428CD">
        <w:t xml:space="preserve">And how strongly would you </w:t>
      </w:r>
      <w:proofErr w:type="spellStart"/>
      <w:r w:rsidRPr="003428CD">
        <w:t>favour</w:t>
      </w:r>
      <w:proofErr w:type="spellEnd"/>
      <w:r w:rsidRPr="003428CD">
        <w:t xml:space="preserve"> or oppose each of the following? -Reinforcing border controls: </w:t>
      </w:r>
      <w:proofErr w:type="spellStart"/>
      <w:r w:rsidRPr="003428CD">
        <w:t>Favour</w:t>
      </w:r>
      <w:proofErr w:type="spellEnd"/>
      <w:r w:rsidRPr="003428CD">
        <w:t xml:space="preserve"> strongly, </w:t>
      </w:r>
      <w:proofErr w:type="spellStart"/>
      <w:r w:rsidRPr="003428CD">
        <w:t>Favour</w:t>
      </w:r>
      <w:proofErr w:type="spellEnd"/>
      <w:r w:rsidRPr="003428CD">
        <w:t xml:space="preserve"> somewhat, Neither </w:t>
      </w:r>
      <w:proofErr w:type="spellStart"/>
      <w:r w:rsidRPr="003428CD">
        <w:t>favour</w:t>
      </w:r>
      <w:proofErr w:type="spellEnd"/>
      <w:r w:rsidRPr="003428CD">
        <w:t xml:space="preserve"> nor oppose, Oppose somewhat, Oppose strongly, Don’t know</w:t>
      </w:r>
    </w:p>
    <w:p w:rsidR="007A2541" w:rsidRPr="003012DA" w:rsidRDefault="007A2541" w:rsidP="00196BF9">
      <w:bookmarkStart w:id="4" w:name="_GoBack"/>
      <w:bookmarkEnd w:id="4"/>
      <w:r w:rsidRPr="00196BF9">
        <w:rPr>
          <w:rFonts w:hint="eastAsia"/>
          <w:b/>
        </w:rPr>
        <w:t>Bulgaria</w:t>
      </w:r>
      <w:r w:rsidR="001A0F2E" w:rsidRPr="00196BF9">
        <w:rPr>
          <w:b/>
        </w:rPr>
        <w:t>n National</w:t>
      </w:r>
    </w:p>
    <w:p w:rsidR="00DE2BDB" w:rsidRDefault="00DE2BDB" w:rsidP="00AA4CD1">
      <w:pPr>
        <w:rPr>
          <w:b/>
        </w:rPr>
      </w:pPr>
      <w:r>
        <w:rPr>
          <w:rFonts w:hint="eastAsia"/>
        </w:rPr>
        <w:t xml:space="preserve">Number of Indices: </w:t>
      </w:r>
      <w:r w:rsidR="0067186B">
        <w:t>13</w:t>
      </w:r>
    </w:p>
    <w:p w:rsidR="00582DD5" w:rsidRDefault="00CD564B" w:rsidP="00582DD5">
      <w:pPr>
        <w:pStyle w:val="ListParagraph"/>
        <w:numPr>
          <w:ilvl w:val="0"/>
          <w:numId w:val="3"/>
        </w:numPr>
        <w:rPr>
          <w:rFonts w:cs="Times New Roman"/>
          <w:i/>
          <w:szCs w:val="24"/>
        </w:rPr>
      </w:pPr>
      <w:r w:rsidRPr="00A5740B">
        <w:rPr>
          <w:rFonts w:cs="Times New Roman"/>
          <w:i/>
          <w:szCs w:val="24"/>
        </w:rPr>
        <w:lastRenderedPageBreak/>
        <w:t>Tougher Punishment</w:t>
      </w:r>
    </w:p>
    <w:p w:rsidR="00582DD5" w:rsidRDefault="00582DD5" w:rsidP="00582DD5">
      <w:pPr>
        <w:pStyle w:val="ListParagraph"/>
        <w:rPr>
          <w:bCs/>
          <w:sz w:val="23"/>
          <w:szCs w:val="23"/>
        </w:rPr>
      </w:pPr>
      <w:r w:rsidRPr="00582DD5">
        <w:rPr>
          <w:bCs/>
          <w:sz w:val="23"/>
          <w:szCs w:val="23"/>
        </w:rPr>
        <w:t xml:space="preserve">Different measures for combating crime have been discussed lately. In your opinion how efficient will any of the listed below be? </w:t>
      </w:r>
      <w:r w:rsidR="00836935">
        <w:rPr>
          <w:rFonts w:cs="Times New Roman"/>
          <w:szCs w:val="24"/>
        </w:rPr>
        <w:t>—</w:t>
      </w:r>
      <w:r w:rsidR="00836935" w:rsidRPr="00A5740B">
        <w:rPr>
          <w:rFonts w:cs="Times New Roman"/>
          <w:szCs w:val="24"/>
        </w:rPr>
        <w:t xml:space="preserve"> Very Efficient, Somewhat Efficient, Somewhat Inefficient, Very Inefficient, Can’t Say</w:t>
      </w:r>
    </w:p>
    <w:p w:rsidR="00E24169" w:rsidRPr="00E24169" w:rsidRDefault="00E24169" w:rsidP="00E24169">
      <w:pPr>
        <w:pStyle w:val="ListParagraph"/>
        <w:numPr>
          <w:ilvl w:val="1"/>
          <w:numId w:val="3"/>
        </w:numPr>
        <w:rPr>
          <w:rFonts w:cs="Times New Roman"/>
          <w:szCs w:val="24"/>
        </w:rPr>
      </w:pPr>
      <w:r w:rsidRPr="00E24169">
        <w:rPr>
          <w:rFonts w:cs="Times New Roman"/>
          <w:szCs w:val="24"/>
        </w:rPr>
        <w:t>Introducing tougher custody measures for defendants even for smaller crimes</w:t>
      </w:r>
    </w:p>
    <w:p w:rsidR="00E24169" w:rsidRPr="00E24169" w:rsidRDefault="00E24169" w:rsidP="00E24169">
      <w:pPr>
        <w:pStyle w:val="ListParagraph"/>
        <w:numPr>
          <w:ilvl w:val="1"/>
          <w:numId w:val="3"/>
        </w:numPr>
        <w:rPr>
          <w:rFonts w:cs="Times New Roman"/>
          <w:szCs w:val="24"/>
        </w:rPr>
      </w:pPr>
      <w:r w:rsidRPr="00E24169">
        <w:rPr>
          <w:rFonts w:cs="Times New Roman"/>
          <w:szCs w:val="24"/>
        </w:rPr>
        <w:t>Restoring the death penalty</w:t>
      </w:r>
    </w:p>
    <w:p w:rsidR="00E24169" w:rsidRPr="00E24169" w:rsidRDefault="00E24169" w:rsidP="00E24169">
      <w:pPr>
        <w:pStyle w:val="ListParagraph"/>
        <w:numPr>
          <w:ilvl w:val="1"/>
          <w:numId w:val="3"/>
        </w:numPr>
        <w:rPr>
          <w:rFonts w:cs="Times New Roman"/>
          <w:szCs w:val="24"/>
        </w:rPr>
      </w:pPr>
      <w:r w:rsidRPr="00E24169">
        <w:rPr>
          <w:rFonts w:cs="Times New Roman"/>
          <w:szCs w:val="24"/>
        </w:rPr>
        <w:t>Tougher sentences for all offenders</w:t>
      </w:r>
    </w:p>
    <w:p w:rsidR="00A14706" w:rsidRPr="00E24169" w:rsidRDefault="00E24169" w:rsidP="00E24169">
      <w:pPr>
        <w:pStyle w:val="ListParagraph"/>
        <w:numPr>
          <w:ilvl w:val="1"/>
          <w:numId w:val="3"/>
        </w:numPr>
        <w:rPr>
          <w:rFonts w:cs="Times New Roman"/>
          <w:szCs w:val="24"/>
        </w:rPr>
      </w:pPr>
      <w:r w:rsidRPr="00E24169">
        <w:rPr>
          <w:rFonts w:cs="Times New Roman"/>
          <w:szCs w:val="24"/>
        </w:rPr>
        <w:t>Tougher sentences for juvenile offenders</w:t>
      </w:r>
    </w:p>
    <w:p w:rsidR="009265B9" w:rsidRDefault="009265B9" w:rsidP="00C323D6">
      <w:pPr>
        <w:pStyle w:val="ListParagraph"/>
        <w:rPr>
          <w:rFonts w:cs="Times New Roman"/>
          <w:i/>
          <w:szCs w:val="24"/>
        </w:rPr>
      </w:pPr>
    </w:p>
    <w:p w:rsidR="00CD564B" w:rsidRPr="00A5740B" w:rsidRDefault="00CD564B" w:rsidP="00CD564B">
      <w:pPr>
        <w:pStyle w:val="ListParagraph"/>
        <w:numPr>
          <w:ilvl w:val="0"/>
          <w:numId w:val="3"/>
        </w:numPr>
        <w:rPr>
          <w:rFonts w:cs="Times New Roman"/>
          <w:i/>
          <w:szCs w:val="24"/>
        </w:rPr>
      </w:pPr>
      <w:r w:rsidRPr="00A5740B">
        <w:rPr>
          <w:rFonts w:cs="Times New Roman"/>
          <w:i/>
          <w:szCs w:val="24"/>
        </w:rPr>
        <w:t>Rehabilitation</w:t>
      </w:r>
    </w:p>
    <w:p w:rsidR="00CD564B" w:rsidRPr="00A5740B" w:rsidRDefault="009E6118" w:rsidP="00CD564B">
      <w:pPr>
        <w:pStyle w:val="ListParagraph"/>
        <w:rPr>
          <w:rFonts w:cs="Times New Roman"/>
          <w:szCs w:val="24"/>
        </w:rPr>
      </w:pPr>
      <w:r w:rsidRPr="00A5740B">
        <w:rPr>
          <w:rFonts w:cs="Times New Roman"/>
          <w:szCs w:val="24"/>
        </w:rPr>
        <w:t xml:space="preserve">Different measures for combating crime have been discussed lately. In your opinion how efficient will any of the listed below be? </w:t>
      </w:r>
      <w:r w:rsidR="00CD564B" w:rsidRPr="00A5740B">
        <w:rPr>
          <w:rFonts w:cs="Times New Roman"/>
          <w:szCs w:val="24"/>
          <w:lang w:val="bg-BG"/>
        </w:rPr>
        <w:t>Programs for re-socialization of prisoners who have served their terms in jail</w:t>
      </w:r>
      <w:r w:rsidR="00523121">
        <w:rPr>
          <w:rFonts w:cs="Times New Roman"/>
          <w:szCs w:val="24"/>
        </w:rPr>
        <w:t>—</w:t>
      </w:r>
      <w:r w:rsidRPr="00A5740B">
        <w:rPr>
          <w:rFonts w:cs="Times New Roman"/>
          <w:szCs w:val="24"/>
        </w:rPr>
        <w:t xml:space="preserve"> Very Efficient, Somewhat Efficient, Somewhat Inefficient, Very Inefficient, </w:t>
      </w:r>
      <w:r w:rsidR="00C120F9" w:rsidRPr="00A5740B">
        <w:rPr>
          <w:rFonts w:cs="Times New Roman"/>
          <w:szCs w:val="24"/>
        </w:rPr>
        <w:t>Can’t Say</w:t>
      </w:r>
    </w:p>
    <w:p w:rsidR="00CD564B" w:rsidRPr="00A5740B" w:rsidRDefault="00CD564B" w:rsidP="00CD564B">
      <w:pPr>
        <w:pStyle w:val="ListParagraph"/>
        <w:rPr>
          <w:rFonts w:cs="Times New Roman"/>
          <w:szCs w:val="24"/>
        </w:rPr>
      </w:pPr>
    </w:p>
    <w:p w:rsidR="002972F6" w:rsidRPr="00A5740B" w:rsidRDefault="002972F6" w:rsidP="002715AD">
      <w:pPr>
        <w:pStyle w:val="ListParagraph"/>
        <w:numPr>
          <w:ilvl w:val="0"/>
          <w:numId w:val="3"/>
        </w:numPr>
        <w:rPr>
          <w:rFonts w:cs="Times New Roman"/>
          <w:i/>
          <w:szCs w:val="24"/>
        </w:rPr>
      </w:pPr>
      <w:r w:rsidRPr="00A5740B">
        <w:rPr>
          <w:rFonts w:cs="Times New Roman"/>
          <w:i/>
          <w:szCs w:val="24"/>
        </w:rPr>
        <w:t>Economic Root Causes</w:t>
      </w:r>
    </w:p>
    <w:p w:rsidR="00320EB0" w:rsidRDefault="00320EB0" w:rsidP="002449CE">
      <w:pPr>
        <w:pStyle w:val="ListParagraph"/>
        <w:rPr>
          <w:rFonts w:cs="Times New Roman"/>
          <w:szCs w:val="24"/>
        </w:rPr>
      </w:pPr>
      <w:r w:rsidRPr="00A5740B">
        <w:rPr>
          <w:rFonts w:cs="Times New Roman"/>
          <w:szCs w:val="24"/>
        </w:rPr>
        <w:t xml:space="preserve">Different measures for combating crime have been discussed lately. In your opinion how efficient will any of the listed below be? </w:t>
      </w:r>
      <w:r w:rsidR="00B142E5">
        <w:rPr>
          <w:rFonts w:cs="Times New Roman"/>
          <w:szCs w:val="24"/>
          <w:lang w:val="bg-BG"/>
        </w:rPr>
        <w:t xml:space="preserve">Programs for </w:t>
      </w:r>
      <w:r w:rsidR="00B142E5">
        <w:rPr>
          <w:rFonts w:cs="Times New Roman"/>
          <w:szCs w:val="24"/>
        </w:rPr>
        <w:t>re</w:t>
      </w:r>
      <w:r w:rsidRPr="00D15A53">
        <w:rPr>
          <w:rFonts w:cs="Times New Roman"/>
          <w:szCs w:val="24"/>
        </w:rPr>
        <w:t xml:space="preserve">ducing poverty </w:t>
      </w:r>
      <w:r w:rsidRPr="00A5740B">
        <w:rPr>
          <w:rFonts w:cs="Times New Roman"/>
          <w:szCs w:val="24"/>
        </w:rPr>
        <w:t>and unemployment– Very Efficient, Somewhat Efficient, Somewhat Inefficient, Very Inefficient, Can’t Say</w:t>
      </w:r>
    </w:p>
    <w:p w:rsidR="00364D7E" w:rsidRPr="00A5740B" w:rsidRDefault="00364D7E" w:rsidP="002449CE">
      <w:pPr>
        <w:pStyle w:val="ListParagraph"/>
        <w:rPr>
          <w:rFonts w:cs="Times New Roman"/>
          <w:szCs w:val="24"/>
        </w:rPr>
      </w:pPr>
    </w:p>
    <w:p w:rsidR="000967BB" w:rsidRDefault="000967BB" w:rsidP="00522CA6">
      <w:pPr>
        <w:pStyle w:val="ListParagraph"/>
        <w:numPr>
          <w:ilvl w:val="0"/>
          <w:numId w:val="3"/>
        </w:numPr>
        <w:rPr>
          <w:rFonts w:cs="Times New Roman"/>
          <w:i/>
          <w:szCs w:val="24"/>
        </w:rPr>
      </w:pPr>
      <w:r>
        <w:rPr>
          <w:rFonts w:cs="Times New Roman"/>
          <w:i/>
          <w:szCs w:val="24"/>
        </w:rPr>
        <w:t>Social Root Causes</w:t>
      </w:r>
    </w:p>
    <w:p w:rsidR="000967BB" w:rsidRDefault="000967BB" w:rsidP="000967BB">
      <w:pPr>
        <w:pStyle w:val="ListParagraph"/>
        <w:rPr>
          <w:rFonts w:cs="Times New Roman"/>
          <w:i/>
          <w:szCs w:val="24"/>
        </w:rPr>
      </w:pPr>
      <w:r w:rsidRPr="00603CE3">
        <w:rPr>
          <w:rFonts w:cs="Times New Roman"/>
          <w:szCs w:val="24"/>
        </w:rPr>
        <w:t>Different measures for combating crime have been discussed lately. In your opinion how efficient will any of the listed below be?</w:t>
      </w:r>
      <w:r w:rsidR="00064D6B" w:rsidRPr="00064D6B">
        <w:t xml:space="preserve"> </w:t>
      </w:r>
      <w:r w:rsidR="00064D6B" w:rsidRPr="00064D6B">
        <w:rPr>
          <w:rFonts w:cs="Times New Roman"/>
          <w:szCs w:val="24"/>
        </w:rPr>
        <w:t>Showing less violence in the media</w:t>
      </w:r>
      <w:r w:rsidR="00603CE3" w:rsidRPr="00603CE3">
        <w:rPr>
          <w:rFonts w:cs="Times New Roman"/>
          <w:szCs w:val="24"/>
        </w:rPr>
        <w:t xml:space="preserve"> </w:t>
      </w:r>
      <w:r w:rsidR="00603CE3" w:rsidRPr="00603CE3">
        <w:rPr>
          <w:rFonts w:cs="Times New Roman"/>
          <w:szCs w:val="24"/>
        </w:rPr>
        <w:t>–</w:t>
      </w:r>
      <w:r w:rsidR="00603CE3" w:rsidRPr="00A5740B">
        <w:rPr>
          <w:rFonts w:cs="Times New Roman"/>
          <w:szCs w:val="24"/>
        </w:rPr>
        <w:t xml:space="preserve"> Very Efficient, Somewhat Efficient, Somewhat Inefficient, Very Inefficient, Can’t Say</w:t>
      </w:r>
    </w:p>
    <w:p w:rsidR="000967BB" w:rsidRDefault="000967BB" w:rsidP="000967BB">
      <w:pPr>
        <w:pStyle w:val="ListParagraph"/>
        <w:rPr>
          <w:rFonts w:cs="Times New Roman"/>
          <w:i/>
          <w:szCs w:val="24"/>
        </w:rPr>
      </w:pPr>
    </w:p>
    <w:p w:rsidR="000F7CC7" w:rsidRDefault="000F7CC7" w:rsidP="00522CA6">
      <w:pPr>
        <w:pStyle w:val="ListParagraph"/>
        <w:numPr>
          <w:ilvl w:val="0"/>
          <w:numId w:val="3"/>
        </w:numPr>
        <w:rPr>
          <w:rFonts w:cs="Times New Roman"/>
          <w:i/>
          <w:szCs w:val="24"/>
        </w:rPr>
      </w:pPr>
      <w:r>
        <w:rPr>
          <w:rFonts w:cs="Times New Roman"/>
          <w:i/>
          <w:szCs w:val="24"/>
        </w:rPr>
        <w:t>Institutional Change</w:t>
      </w:r>
    </w:p>
    <w:p w:rsidR="000F7CC7" w:rsidRPr="00B32188" w:rsidRDefault="000F7CC7" w:rsidP="00F42DB5">
      <w:pPr>
        <w:pStyle w:val="ListParagraph"/>
        <w:rPr>
          <w:rFonts w:cs="Times New Roman"/>
          <w:szCs w:val="24"/>
        </w:rPr>
      </w:pPr>
      <w:r w:rsidRPr="0038107D">
        <w:rPr>
          <w:rFonts w:cs="Times New Roman"/>
          <w:szCs w:val="24"/>
        </w:rPr>
        <w:t xml:space="preserve">There are different opinions on the problems with the law enforcement system in Bulgaria. Which is closest to yours? </w:t>
      </w:r>
      <w:r w:rsidR="00B32188">
        <w:rPr>
          <w:rFonts w:cs="Times New Roman"/>
          <w:szCs w:val="24"/>
        </w:rPr>
        <w:t xml:space="preserve">- </w:t>
      </w:r>
      <w:r w:rsidRPr="00B32188">
        <w:rPr>
          <w:rFonts w:cs="Times New Roman"/>
          <w:szCs w:val="24"/>
        </w:rPr>
        <w:t>The system is good, the problem is with the individual people working in it and not performing their duties</w:t>
      </w:r>
      <w:r w:rsidR="00B32188">
        <w:rPr>
          <w:rFonts w:cs="Times New Roman"/>
          <w:szCs w:val="24"/>
        </w:rPr>
        <w:t xml:space="preserve">, </w:t>
      </w:r>
      <w:r w:rsidRPr="00B32188">
        <w:rPr>
          <w:rFonts w:cs="Times New Roman"/>
          <w:szCs w:val="24"/>
        </w:rPr>
        <w:t xml:space="preserve">People need not be changed. What </w:t>
      </w:r>
      <w:proofErr w:type="gramStart"/>
      <w:r w:rsidRPr="00B32188">
        <w:rPr>
          <w:rFonts w:cs="Times New Roman"/>
          <w:szCs w:val="24"/>
        </w:rPr>
        <w:t>is</w:t>
      </w:r>
      <w:proofErr w:type="gramEnd"/>
      <w:r w:rsidRPr="00B32188">
        <w:rPr>
          <w:rFonts w:cs="Times New Roman"/>
          <w:szCs w:val="24"/>
        </w:rPr>
        <w:t xml:space="preserve"> necessary is institutional changes in the powers of the different branches in the justice system.</w:t>
      </w:r>
    </w:p>
    <w:p w:rsidR="000F7CC7" w:rsidRDefault="000F7CC7" w:rsidP="00470819">
      <w:pPr>
        <w:pStyle w:val="ListParagraph"/>
        <w:rPr>
          <w:rFonts w:cs="Times New Roman"/>
          <w:i/>
          <w:szCs w:val="24"/>
        </w:rPr>
      </w:pPr>
    </w:p>
    <w:p w:rsidR="00A93DB8" w:rsidRPr="004C2861" w:rsidRDefault="00A93DB8" w:rsidP="00522CA6">
      <w:pPr>
        <w:pStyle w:val="ListParagraph"/>
        <w:numPr>
          <w:ilvl w:val="0"/>
          <w:numId w:val="3"/>
        </w:numPr>
        <w:rPr>
          <w:rFonts w:cs="Times New Roman"/>
          <w:i/>
          <w:szCs w:val="24"/>
        </w:rPr>
      </w:pPr>
      <w:r w:rsidRPr="004C2861">
        <w:rPr>
          <w:rFonts w:cs="Times New Roman"/>
          <w:i/>
          <w:szCs w:val="24"/>
        </w:rPr>
        <w:t>Wrongful Conviction</w:t>
      </w:r>
    </w:p>
    <w:p w:rsidR="0038044C" w:rsidRPr="0038044C" w:rsidRDefault="00522CA6" w:rsidP="0038044C">
      <w:pPr>
        <w:pStyle w:val="ListParagraph"/>
        <w:rPr>
          <w:rFonts w:cs="Times New Roman"/>
          <w:szCs w:val="24"/>
        </w:rPr>
      </w:pPr>
      <w:r w:rsidRPr="004C2861">
        <w:rPr>
          <w:rFonts w:cs="Times New Roman"/>
          <w:szCs w:val="24"/>
        </w:rPr>
        <w:t>All systems of justice make mistakes, but still, which of the following do you think is worse?</w:t>
      </w:r>
      <w:r w:rsidR="005D5AEE" w:rsidRPr="004C2861">
        <w:rPr>
          <w:rFonts w:cs="Times New Roman"/>
          <w:szCs w:val="24"/>
        </w:rPr>
        <w:t xml:space="preserve">- </w:t>
      </w:r>
      <w:r w:rsidRPr="004C2861">
        <w:rPr>
          <w:rFonts w:cs="Times New Roman"/>
          <w:szCs w:val="24"/>
        </w:rPr>
        <w:t>It is worse to convict an innocent man</w:t>
      </w:r>
      <w:r w:rsidR="005D5AEE" w:rsidRPr="004C2861">
        <w:rPr>
          <w:rFonts w:cs="Times New Roman"/>
          <w:szCs w:val="24"/>
        </w:rPr>
        <w:t xml:space="preserve">, </w:t>
      </w:r>
      <w:r w:rsidRPr="004C2861">
        <w:rPr>
          <w:rFonts w:cs="Times New Roman"/>
          <w:szCs w:val="24"/>
        </w:rPr>
        <w:t>It is worse to let a guilty person go free</w:t>
      </w:r>
      <w:r w:rsidR="00666380" w:rsidRPr="004C2861">
        <w:rPr>
          <w:rFonts w:cs="Times New Roman"/>
          <w:szCs w:val="24"/>
        </w:rPr>
        <w:t xml:space="preserve">. </w:t>
      </w:r>
      <w:r w:rsidRPr="004C2861">
        <w:rPr>
          <w:rFonts w:cs="Times New Roman"/>
          <w:szCs w:val="24"/>
        </w:rPr>
        <w:t>Strongly support the first statement</w:t>
      </w:r>
      <w:r w:rsidR="00666380" w:rsidRPr="004C2861">
        <w:rPr>
          <w:rFonts w:cs="Times New Roman"/>
          <w:szCs w:val="24"/>
        </w:rPr>
        <w:t>,</w:t>
      </w:r>
      <w:r w:rsidRPr="004C2861">
        <w:rPr>
          <w:rFonts w:cs="Times New Roman"/>
          <w:szCs w:val="24"/>
        </w:rPr>
        <w:t xml:space="preserve"> </w:t>
      </w:r>
      <w:proofErr w:type="gramStart"/>
      <w:r w:rsidRPr="004C2861">
        <w:rPr>
          <w:rFonts w:cs="Times New Roman"/>
          <w:szCs w:val="24"/>
        </w:rPr>
        <w:t>Somewhat</w:t>
      </w:r>
      <w:proofErr w:type="gramEnd"/>
      <w:r w:rsidRPr="004C2861">
        <w:rPr>
          <w:rFonts w:cs="Times New Roman"/>
          <w:szCs w:val="24"/>
        </w:rPr>
        <w:t xml:space="preserve"> support the first statement</w:t>
      </w:r>
      <w:r w:rsidR="00666380" w:rsidRPr="004C2861">
        <w:rPr>
          <w:rFonts w:cs="Times New Roman"/>
          <w:szCs w:val="24"/>
        </w:rPr>
        <w:t xml:space="preserve">, </w:t>
      </w:r>
      <w:r w:rsidRPr="004C2861">
        <w:rPr>
          <w:rFonts w:cs="Times New Roman"/>
          <w:szCs w:val="24"/>
        </w:rPr>
        <w:t>Somewhat support the second statement</w:t>
      </w:r>
      <w:r w:rsidR="00666380" w:rsidRPr="004C2861">
        <w:rPr>
          <w:rFonts w:cs="Times New Roman"/>
          <w:szCs w:val="24"/>
        </w:rPr>
        <w:t xml:space="preserve">, </w:t>
      </w:r>
      <w:r w:rsidRPr="004C2861">
        <w:rPr>
          <w:rFonts w:cs="Times New Roman"/>
          <w:szCs w:val="24"/>
        </w:rPr>
        <w:t>Strongly support the second statement</w:t>
      </w:r>
    </w:p>
    <w:p w:rsidR="0038044C" w:rsidRDefault="0038044C" w:rsidP="0038044C">
      <w:pPr>
        <w:pStyle w:val="ListParagraph"/>
        <w:rPr>
          <w:rFonts w:cs="Times New Roman"/>
          <w:i/>
          <w:szCs w:val="24"/>
        </w:rPr>
      </w:pPr>
    </w:p>
    <w:p w:rsidR="0038044C" w:rsidRDefault="0038044C" w:rsidP="0038044C">
      <w:pPr>
        <w:pStyle w:val="ListParagraph"/>
        <w:numPr>
          <w:ilvl w:val="0"/>
          <w:numId w:val="3"/>
        </w:numPr>
        <w:rPr>
          <w:rFonts w:cs="Times New Roman"/>
          <w:i/>
          <w:szCs w:val="24"/>
        </w:rPr>
      </w:pPr>
      <w:r>
        <w:rPr>
          <w:rFonts w:cs="Times New Roman"/>
          <w:i/>
          <w:szCs w:val="24"/>
        </w:rPr>
        <w:t>Streamlining</w:t>
      </w:r>
      <w:r w:rsidR="00025076">
        <w:rPr>
          <w:rFonts w:cs="Times New Roman"/>
          <w:i/>
          <w:szCs w:val="24"/>
        </w:rPr>
        <w:t xml:space="preserve"> of Trials</w:t>
      </w:r>
    </w:p>
    <w:p w:rsidR="001E3C61" w:rsidRDefault="001E3C61" w:rsidP="001E3C61">
      <w:pPr>
        <w:pStyle w:val="ListParagraph"/>
        <w:rPr>
          <w:rFonts w:cs="Times New Roman"/>
          <w:szCs w:val="24"/>
        </w:rPr>
      </w:pPr>
      <w:r w:rsidRPr="00A5740B">
        <w:rPr>
          <w:rFonts w:cs="Times New Roman"/>
          <w:szCs w:val="24"/>
        </w:rPr>
        <w:lastRenderedPageBreak/>
        <w:t xml:space="preserve">Different measures for combating crime have been discussed lately. In your opinion how efficient will any of the listed below be? </w:t>
      </w:r>
      <w:r w:rsidR="00994FB4" w:rsidRPr="00994FB4">
        <w:rPr>
          <w:rFonts w:cs="Times New Roman"/>
          <w:szCs w:val="24"/>
          <w:lang w:val="bg-BG"/>
        </w:rPr>
        <w:t>Speedier trials following a simplified procedure</w:t>
      </w:r>
      <w:r w:rsidRPr="00A5740B">
        <w:rPr>
          <w:rFonts w:cs="Times New Roman"/>
          <w:szCs w:val="24"/>
        </w:rPr>
        <w:t>– Very Efficient, Somewhat Efficient, Somewhat Inefficient, Very Inefficient, Can’t Say</w:t>
      </w:r>
    </w:p>
    <w:p w:rsidR="0038044C" w:rsidRPr="00516841" w:rsidRDefault="0038044C" w:rsidP="0038044C">
      <w:pPr>
        <w:pStyle w:val="ListParagraph"/>
        <w:rPr>
          <w:rFonts w:cs="Times New Roman"/>
          <w:szCs w:val="24"/>
        </w:rPr>
      </w:pPr>
    </w:p>
    <w:p w:rsidR="00977EB5" w:rsidRDefault="000F26AA" w:rsidP="000F26AA">
      <w:pPr>
        <w:pStyle w:val="ListParagraph"/>
        <w:numPr>
          <w:ilvl w:val="0"/>
          <w:numId w:val="3"/>
        </w:numPr>
        <w:rPr>
          <w:rFonts w:cs="Times New Roman"/>
          <w:i/>
          <w:szCs w:val="24"/>
        </w:rPr>
      </w:pPr>
      <w:r>
        <w:rPr>
          <w:rFonts w:cs="Times New Roman"/>
          <w:i/>
          <w:szCs w:val="24"/>
        </w:rPr>
        <w:t>Drug Legalization</w:t>
      </w:r>
    </w:p>
    <w:p w:rsidR="000F26AA" w:rsidRPr="00025076" w:rsidRDefault="00025076" w:rsidP="000F26AA">
      <w:pPr>
        <w:pStyle w:val="ListParagraph"/>
        <w:rPr>
          <w:rFonts w:cs="Times New Roman"/>
          <w:szCs w:val="24"/>
        </w:rPr>
      </w:pPr>
      <w:r w:rsidRPr="00025076">
        <w:rPr>
          <w:rFonts w:cs="Times New Roman"/>
          <w:szCs w:val="24"/>
        </w:rPr>
        <w:t>The experts have different opinions with regards the legalization of certain drugs in or</w:t>
      </w:r>
      <w:r w:rsidR="006B44E1">
        <w:rPr>
          <w:rFonts w:cs="Times New Roman"/>
          <w:szCs w:val="24"/>
        </w:rPr>
        <w:t xml:space="preserve">der to reduce some crimes? How </w:t>
      </w:r>
      <w:r w:rsidRPr="00025076">
        <w:rPr>
          <w:rFonts w:cs="Times New Roman"/>
          <w:szCs w:val="24"/>
        </w:rPr>
        <w:t>strongly do you agree or disagree with the following ideas</w:t>
      </w:r>
      <w:r w:rsidR="00B67322">
        <w:rPr>
          <w:rFonts w:cs="Times New Roman"/>
          <w:szCs w:val="24"/>
        </w:rPr>
        <w:t>?</w:t>
      </w:r>
      <w:r w:rsidR="00B67322">
        <w:rPr>
          <w:rFonts w:cs="Times New Roman"/>
          <w:szCs w:val="24"/>
        </w:rPr>
        <w:t xml:space="preserve"> </w:t>
      </w:r>
      <w:r w:rsidR="00B67322" w:rsidRPr="00A5740B">
        <w:rPr>
          <w:rFonts w:cs="Times New Roman"/>
          <w:szCs w:val="24"/>
        </w:rPr>
        <w:t>–</w:t>
      </w:r>
      <w:r w:rsidR="00B67322">
        <w:rPr>
          <w:rFonts w:cs="Times New Roman"/>
          <w:szCs w:val="24"/>
        </w:rPr>
        <w:t xml:space="preserve"> </w:t>
      </w:r>
      <w:r w:rsidR="00B67322" w:rsidRPr="000F3B6B">
        <w:rPr>
          <w:rFonts w:cs="Times New Roman"/>
          <w:szCs w:val="24"/>
        </w:rPr>
        <w:t xml:space="preserve">Strongly agree, </w:t>
      </w:r>
      <w:proofErr w:type="gramStart"/>
      <w:r w:rsidR="00B67322" w:rsidRPr="000F3B6B">
        <w:rPr>
          <w:rFonts w:cs="Times New Roman"/>
          <w:szCs w:val="24"/>
        </w:rPr>
        <w:t>Somewhat</w:t>
      </w:r>
      <w:proofErr w:type="gramEnd"/>
      <w:r w:rsidR="00B67322" w:rsidRPr="000F3B6B">
        <w:rPr>
          <w:rFonts w:cs="Times New Roman"/>
          <w:szCs w:val="24"/>
        </w:rPr>
        <w:t xml:space="preserve"> agree, Somewhat disagree, Strongly disagree, Can’t say</w:t>
      </w:r>
    </w:p>
    <w:p w:rsidR="009F61C9" w:rsidRPr="009F61C9" w:rsidRDefault="009F61C9" w:rsidP="009F61C9">
      <w:pPr>
        <w:pStyle w:val="ListParagraph"/>
        <w:numPr>
          <w:ilvl w:val="1"/>
          <w:numId w:val="3"/>
        </w:numPr>
        <w:rPr>
          <w:rFonts w:cs="Times New Roman"/>
          <w:szCs w:val="24"/>
        </w:rPr>
      </w:pPr>
      <w:r w:rsidRPr="009F61C9">
        <w:rPr>
          <w:rFonts w:cs="Times New Roman"/>
          <w:szCs w:val="24"/>
        </w:rPr>
        <w:t>The so called “soft” drugs like cannabis should be legalized and sold at special places</w:t>
      </w:r>
    </w:p>
    <w:p w:rsidR="00025076" w:rsidRPr="009F61C9" w:rsidRDefault="009F61C9" w:rsidP="009F61C9">
      <w:pPr>
        <w:pStyle w:val="ListParagraph"/>
        <w:numPr>
          <w:ilvl w:val="1"/>
          <w:numId w:val="3"/>
        </w:numPr>
        <w:rPr>
          <w:rFonts w:cs="Times New Roman"/>
          <w:szCs w:val="24"/>
        </w:rPr>
      </w:pPr>
      <w:r w:rsidRPr="009F61C9">
        <w:rPr>
          <w:rFonts w:cs="Times New Roman"/>
          <w:szCs w:val="24"/>
        </w:rPr>
        <w:t>Hard drugs like heroin should be legalized and sold at special places</w:t>
      </w:r>
    </w:p>
    <w:p w:rsidR="00A87924" w:rsidRDefault="00A87924" w:rsidP="00A87924">
      <w:pPr>
        <w:pStyle w:val="ListParagraph"/>
        <w:rPr>
          <w:rFonts w:cs="Times New Roman"/>
          <w:i/>
          <w:szCs w:val="24"/>
        </w:rPr>
      </w:pPr>
    </w:p>
    <w:p w:rsidR="007D567C" w:rsidRDefault="007D567C" w:rsidP="0025262A">
      <w:pPr>
        <w:pStyle w:val="ListParagraph"/>
        <w:numPr>
          <w:ilvl w:val="0"/>
          <w:numId w:val="3"/>
        </w:numPr>
        <w:rPr>
          <w:rFonts w:cs="Times New Roman"/>
          <w:i/>
          <w:szCs w:val="24"/>
        </w:rPr>
      </w:pPr>
      <w:r>
        <w:rPr>
          <w:rFonts w:cs="Times New Roman"/>
          <w:i/>
          <w:szCs w:val="24"/>
        </w:rPr>
        <w:t>Penalty for Drug Takin</w:t>
      </w:r>
      <w:r w:rsidRPr="0025262A">
        <w:rPr>
          <w:rFonts w:cs="Times New Roman"/>
          <w:i/>
          <w:szCs w:val="24"/>
        </w:rPr>
        <w:t>g</w:t>
      </w:r>
    </w:p>
    <w:p w:rsidR="00D043B3" w:rsidRPr="00025076" w:rsidRDefault="00D043B3" w:rsidP="00D043B3">
      <w:pPr>
        <w:pStyle w:val="ListParagraph"/>
        <w:rPr>
          <w:rFonts w:cs="Times New Roman"/>
          <w:szCs w:val="24"/>
        </w:rPr>
      </w:pPr>
      <w:r w:rsidRPr="00025076">
        <w:rPr>
          <w:rFonts w:cs="Times New Roman"/>
          <w:szCs w:val="24"/>
        </w:rPr>
        <w:t>The experts have different opinions with regards the legalization of certain drugs in or</w:t>
      </w:r>
      <w:r>
        <w:rPr>
          <w:rFonts w:cs="Times New Roman"/>
          <w:szCs w:val="24"/>
        </w:rPr>
        <w:t xml:space="preserve">der to reduce some crimes? How </w:t>
      </w:r>
      <w:r w:rsidRPr="00025076">
        <w:rPr>
          <w:rFonts w:cs="Times New Roman"/>
          <w:szCs w:val="24"/>
        </w:rPr>
        <w:t>strongly do you agree or disagree with the following ideas</w:t>
      </w:r>
      <w:r>
        <w:rPr>
          <w:rFonts w:cs="Times New Roman"/>
          <w:szCs w:val="24"/>
        </w:rPr>
        <w:t xml:space="preserve">? </w:t>
      </w:r>
      <w:r w:rsidRPr="00A5740B">
        <w:rPr>
          <w:rFonts w:cs="Times New Roman"/>
          <w:szCs w:val="24"/>
        </w:rPr>
        <w:t>–</w:t>
      </w:r>
      <w:r>
        <w:rPr>
          <w:rFonts w:cs="Times New Roman"/>
          <w:szCs w:val="24"/>
        </w:rPr>
        <w:t xml:space="preserve"> </w:t>
      </w:r>
      <w:r w:rsidRPr="000F3B6B">
        <w:rPr>
          <w:rFonts w:cs="Times New Roman"/>
          <w:szCs w:val="24"/>
        </w:rPr>
        <w:t xml:space="preserve">Strongly agree, </w:t>
      </w:r>
      <w:proofErr w:type="gramStart"/>
      <w:r w:rsidRPr="000F3B6B">
        <w:rPr>
          <w:rFonts w:cs="Times New Roman"/>
          <w:szCs w:val="24"/>
        </w:rPr>
        <w:t>Somewhat</w:t>
      </w:r>
      <w:proofErr w:type="gramEnd"/>
      <w:r w:rsidRPr="000F3B6B">
        <w:rPr>
          <w:rFonts w:cs="Times New Roman"/>
          <w:szCs w:val="24"/>
        </w:rPr>
        <w:t xml:space="preserve"> agree, Somewhat disagree, Strongly disagree, Can’t say</w:t>
      </w:r>
    </w:p>
    <w:p w:rsidR="0025262A" w:rsidRPr="003C32E2" w:rsidRDefault="00D043B3" w:rsidP="00DD4E57">
      <w:pPr>
        <w:pStyle w:val="ListParagraph"/>
        <w:numPr>
          <w:ilvl w:val="1"/>
          <w:numId w:val="3"/>
        </w:numPr>
        <w:rPr>
          <w:rFonts w:cs="Times New Roman"/>
          <w:szCs w:val="24"/>
        </w:rPr>
      </w:pPr>
      <w:r w:rsidRPr="003C32E2">
        <w:rPr>
          <w:rFonts w:cs="Times New Roman"/>
          <w:szCs w:val="24"/>
        </w:rPr>
        <w:t>There should be penalties not only for drug dealing, but also for drug taking</w:t>
      </w:r>
    </w:p>
    <w:p w:rsidR="00587FDA" w:rsidRDefault="00587FDA" w:rsidP="00587FDA">
      <w:pPr>
        <w:pStyle w:val="ListParagraph"/>
        <w:rPr>
          <w:rFonts w:cs="Times New Roman"/>
          <w:i/>
          <w:szCs w:val="24"/>
        </w:rPr>
      </w:pPr>
    </w:p>
    <w:p w:rsidR="0025262A" w:rsidRDefault="0025262A" w:rsidP="00D52F2C">
      <w:pPr>
        <w:pStyle w:val="ListParagraph"/>
        <w:numPr>
          <w:ilvl w:val="0"/>
          <w:numId w:val="3"/>
        </w:numPr>
        <w:rPr>
          <w:rFonts w:cs="Times New Roman"/>
          <w:i/>
          <w:szCs w:val="24"/>
        </w:rPr>
      </w:pPr>
      <w:r>
        <w:rPr>
          <w:rFonts w:cs="Times New Roman"/>
          <w:i/>
          <w:szCs w:val="24"/>
        </w:rPr>
        <w:t>Vigilantism</w:t>
      </w:r>
    </w:p>
    <w:p w:rsidR="0025262A" w:rsidRDefault="008318CD" w:rsidP="0025262A">
      <w:pPr>
        <w:pStyle w:val="ListParagraph"/>
        <w:rPr>
          <w:rFonts w:cs="Times New Roman"/>
          <w:szCs w:val="24"/>
        </w:rPr>
      </w:pPr>
      <w:r w:rsidRPr="008318CD">
        <w:rPr>
          <w:rFonts w:cs="Times New Roman"/>
          <w:szCs w:val="24"/>
        </w:rPr>
        <w:t xml:space="preserve">Which of the following two positions do you support? If people are allowed to take the law in their hands that would make the legal system more efficient. Or </w:t>
      </w:r>
      <w:proofErr w:type="gramStart"/>
      <w:r w:rsidRPr="008318CD">
        <w:rPr>
          <w:rFonts w:cs="Times New Roman"/>
          <w:szCs w:val="24"/>
        </w:rPr>
        <w:t>If</w:t>
      </w:r>
      <w:proofErr w:type="gramEnd"/>
      <w:r w:rsidRPr="008318CD">
        <w:rPr>
          <w:rFonts w:cs="Times New Roman"/>
          <w:szCs w:val="24"/>
        </w:rPr>
        <w:t xml:space="preserve"> people start administering justice themselves, there will be chaos in the country and no one could feel safe.</w:t>
      </w:r>
    </w:p>
    <w:p w:rsidR="008318CD" w:rsidRPr="008318CD" w:rsidRDefault="008318CD" w:rsidP="0025262A">
      <w:pPr>
        <w:pStyle w:val="ListParagraph"/>
        <w:rPr>
          <w:rFonts w:cs="Times New Roman"/>
          <w:szCs w:val="24"/>
        </w:rPr>
      </w:pPr>
    </w:p>
    <w:p w:rsidR="00062BB8" w:rsidRDefault="00062BB8" w:rsidP="00D52F2C">
      <w:pPr>
        <w:pStyle w:val="ListParagraph"/>
        <w:numPr>
          <w:ilvl w:val="0"/>
          <w:numId w:val="3"/>
        </w:numPr>
        <w:rPr>
          <w:rFonts w:cs="Times New Roman"/>
          <w:i/>
          <w:szCs w:val="24"/>
        </w:rPr>
      </w:pPr>
      <w:r>
        <w:rPr>
          <w:rFonts w:cs="Times New Roman"/>
          <w:i/>
          <w:szCs w:val="24"/>
        </w:rPr>
        <w:t>Independence of Investigative Service</w:t>
      </w:r>
    </w:p>
    <w:p w:rsidR="00062BB8" w:rsidRDefault="00062BB8" w:rsidP="00FC728B">
      <w:pPr>
        <w:pStyle w:val="ListParagraph"/>
        <w:rPr>
          <w:rFonts w:cs="Times New Roman"/>
          <w:szCs w:val="24"/>
        </w:rPr>
      </w:pPr>
      <w:r w:rsidRPr="00145D32">
        <w:rPr>
          <w:rFonts w:cs="Times New Roman"/>
          <w:szCs w:val="24"/>
        </w:rPr>
        <w:t>One of the issues much debated recently is the place of the investigation service with a view of increasing the efficiency of preliminary investigation. In your opinion: It is better if the Investigation service is within the Ministry of Interior so that there is better coordination between the police and the investigation</w:t>
      </w:r>
      <w:r w:rsidR="00145D32" w:rsidRPr="00145D32">
        <w:rPr>
          <w:rFonts w:cs="Times New Roman"/>
          <w:szCs w:val="24"/>
        </w:rPr>
        <w:t xml:space="preserve"> Or </w:t>
      </w:r>
      <w:r w:rsidRPr="00145D32">
        <w:rPr>
          <w:rFonts w:cs="Times New Roman"/>
          <w:szCs w:val="24"/>
        </w:rPr>
        <w:t>It is better if the Investigation service remains independent to create guarantees for unbiased operation taking into account the interest of both the defendants and the public.</w:t>
      </w:r>
    </w:p>
    <w:p w:rsidR="00FC728B" w:rsidRPr="00FC728B" w:rsidRDefault="00FC728B" w:rsidP="00FC728B">
      <w:pPr>
        <w:pStyle w:val="ListParagraph"/>
        <w:rPr>
          <w:rFonts w:cs="Times New Roman"/>
          <w:szCs w:val="24"/>
        </w:rPr>
      </w:pPr>
    </w:p>
    <w:p w:rsidR="00B31277" w:rsidRPr="00B31277" w:rsidRDefault="00B31277" w:rsidP="00B31277">
      <w:pPr>
        <w:pStyle w:val="ListParagraph"/>
        <w:numPr>
          <w:ilvl w:val="0"/>
          <w:numId w:val="3"/>
        </w:numPr>
        <w:rPr>
          <w:rFonts w:cs="Times New Roman"/>
          <w:i/>
          <w:szCs w:val="24"/>
        </w:rPr>
      </w:pPr>
      <w:r w:rsidRPr="00B31277">
        <w:rPr>
          <w:rFonts w:cs="Times New Roman"/>
          <w:i/>
          <w:szCs w:val="24"/>
        </w:rPr>
        <w:t>Place of Prosecution</w:t>
      </w:r>
    </w:p>
    <w:p w:rsidR="00B31277" w:rsidRDefault="00B31277" w:rsidP="00B31277">
      <w:pPr>
        <w:pStyle w:val="ListParagraph"/>
        <w:rPr>
          <w:rFonts w:cs="Times New Roman"/>
          <w:szCs w:val="24"/>
        </w:rPr>
      </w:pPr>
      <w:r w:rsidRPr="00B31277">
        <w:rPr>
          <w:rFonts w:cs="Times New Roman"/>
          <w:szCs w:val="24"/>
        </w:rPr>
        <w:t>Another controversial issue being debated lately is the place of the prosecution. Which of the following opinions is closest to yours?</w:t>
      </w:r>
      <w:r w:rsidR="00485430">
        <w:rPr>
          <w:rFonts w:cs="Times New Roman"/>
          <w:szCs w:val="24"/>
        </w:rPr>
        <w:t xml:space="preserve"> </w:t>
      </w:r>
      <w:r w:rsidRPr="00B31277">
        <w:rPr>
          <w:rFonts w:cs="Times New Roman"/>
          <w:szCs w:val="24"/>
        </w:rPr>
        <w:t>The Prosecution should be accountable to Parliament, The Prosecution should be part of the executive branch or The Prosecution should remain as it is now – part of the judicial branch</w:t>
      </w:r>
    </w:p>
    <w:p w:rsidR="001808AC" w:rsidRPr="00B31277" w:rsidRDefault="001808AC" w:rsidP="00B31277">
      <w:pPr>
        <w:pStyle w:val="ListParagraph"/>
        <w:rPr>
          <w:rFonts w:cs="Times New Roman"/>
          <w:szCs w:val="24"/>
        </w:rPr>
      </w:pPr>
    </w:p>
    <w:p w:rsidR="00D52F2C" w:rsidRPr="00D52F2C" w:rsidRDefault="000F3B6B" w:rsidP="00B31277">
      <w:pPr>
        <w:pStyle w:val="ListParagraph"/>
        <w:numPr>
          <w:ilvl w:val="0"/>
          <w:numId w:val="3"/>
        </w:numPr>
        <w:rPr>
          <w:rFonts w:cs="Times New Roman"/>
          <w:i/>
          <w:szCs w:val="24"/>
        </w:rPr>
      </w:pPr>
      <w:r w:rsidRPr="000967BB">
        <w:rPr>
          <w:rFonts w:cs="Times New Roman"/>
          <w:i/>
          <w:szCs w:val="24"/>
        </w:rPr>
        <w:t>Restricting Civil Liberties</w:t>
      </w:r>
    </w:p>
    <w:p w:rsidR="000F3B6B" w:rsidRPr="00D52F2C" w:rsidRDefault="000F3B6B" w:rsidP="00D52F2C">
      <w:pPr>
        <w:pStyle w:val="ListParagraph"/>
        <w:numPr>
          <w:ilvl w:val="1"/>
          <w:numId w:val="3"/>
        </w:numPr>
        <w:rPr>
          <w:rFonts w:cs="Times New Roman"/>
          <w:szCs w:val="24"/>
        </w:rPr>
      </w:pPr>
      <w:r w:rsidRPr="000F3B6B">
        <w:rPr>
          <w:rFonts w:cs="Times New Roman"/>
          <w:szCs w:val="24"/>
        </w:rPr>
        <w:lastRenderedPageBreak/>
        <w:t>Different measures for combating crime have been discussed lately. In your opinion how efficient will any of the listed below be?</w:t>
      </w:r>
      <w:r w:rsidR="00BF24A4">
        <w:rPr>
          <w:rFonts w:cs="Times New Roman"/>
          <w:szCs w:val="24"/>
        </w:rPr>
        <w:t xml:space="preserve"> </w:t>
      </w:r>
      <w:r w:rsidRPr="00BF24A4">
        <w:rPr>
          <w:rFonts w:cs="Times New Roman"/>
          <w:szCs w:val="24"/>
        </w:rPr>
        <w:t>Restriction of the rights of certain groups exhibiting criminal behavior</w:t>
      </w:r>
      <w:r w:rsidR="00D52F2C" w:rsidRPr="00A5740B">
        <w:rPr>
          <w:rFonts w:cs="Times New Roman"/>
          <w:szCs w:val="24"/>
        </w:rPr>
        <w:t>– Very Efficient, Somewhat Efficient, Somewhat Inefficient, Very Inefficient, Can’t Say</w:t>
      </w:r>
    </w:p>
    <w:p w:rsidR="000F3B6B" w:rsidRPr="000F3B6B" w:rsidRDefault="000F3B6B" w:rsidP="00A1449D">
      <w:pPr>
        <w:pStyle w:val="ListParagraph"/>
        <w:rPr>
          <w:rFonts w:cs="Times New Roman"/>
          <w:szCs w:val="24"/>
        </w:rPr>
      </w:pPr>
    </w:p>
    <w:p w:rsidR="000F3B6B" w:rsidRPr="000F3B6B" w:rsidRDefault="000F3B6B" w:rsidP="00A1449D">
      <w:pPr>
        <w:pStyle w:val="ListParagraph"/>
        <w:numPr>
          <w:ilvl w:val="1"/>
          <w:numId w:val="3"/>
        </w:numPr>
        <w:rPr>
          <w:rFonts w:cs="Times New Roman"/>
          <w:szCs w:val="24"/>
        </w:rPr>
      </w:pPr>
      <w:r w:rsidRPr="000F3B6B">
        <w:rPr>
          <w:rFonts w:cs="Times New Roman"/>
          <w:szCs w:val="24"/>
        </w:rPr>
        <w:t>To what extent do you agree or disagree with the following ideas for reducing crime</w:t>
      </w:r>
      <w:r w:rsidR="00A76989">
        <w:rPr>
          <w:rFonts w:cs="Times New Roman"/>
          <w:szCs w:val="24"/>
        </w:rPr>
        <w:t>?</w:t>
      </w:r>
      <w:r w:rsidR="00CF055A">
        <w:rPr>
          <w:rFonts w:cs="Times New Roman"/>
          <w:szCs w:val="24"/>
        </w:rPr>
        <w:t xml:space="preserve"> </w:t>
      </w:r>
      <w:r w:rsidR="00A76989" w:rsidRPr="00A5740B">
        <w:rPr>
          <w:rFonts w:cs="Times New Roman"/>
          <w:szCs w:val="24"/>
        </w:rPr>
        <w:t>–</w:t>
      </w:r>
      <w:r w:rsidR="00B67322">
        <w:rPr>
          <w:rFonts w:cs="Times New Roman"/>
          <w:szCs w:val="24"/>
        </w:rPr>
        <w:t xml:space="preserve"> </w:t>
      </w:r>
      <w:r w:rsidRPr="000F3B6B">
        <w:rPr>
          <w:rFonts w:cs="Times New Roman"/>
          <w:szCs w:val="24"/>
        </w:rPr>
        <w:t>Strongly agree, Somewhat agree, Somewhat disagree, Strongly disagree, Can’t say</w:t>
      </w:r>
    </w:p>
    <w:p w:rsidR="000F3B6B" w:rsidRPr="000F3B6B" w:rsidRDefault="000F3B6B" w:rsidP="00A1449D">
      <w:pPr>
        <w:pStyle w:val="ListParagraph"/>
        <w:numPr>
          <w:ilvl w:val="2"/>
          <w:numId w:val="3"/>
        </w:numPr>
        <w:rPr>
          <w:rFonts w:cs="Times New Roman"/>
          <w:szCs w:val="24"/>
        </w:rPr>
      </w:pPr>
      <w:r w:rsidRPr="000F3B6B">
        <w:rPr>
          <w:rFonts w:cs="Times New Roman"/>
          <w:szCs w:val="24"/>
        </w:rPr>
        <w:t>Keep defendants in detention even when they are not proven guilty</w:t>
      </w:r>
    </w:p>
    <w:p w:rsidR="000F3B6B" w:rsidRPr="000F3B6B" w:rsidRDefault="000F3B6B" w:rsidP="00A1449D">
      <w:pPr>
        <w:pStyle w:val="ListParagraph"/>
        <w:numPr>
          <w:ilvl w:val="2"/>
          <w:numId w:val="3"/>
        </w:numPr>
        <w:rPr>
          <w:rFonts w:cs="Times New Roman"/>
          <w:szCs w:val="24"/>
        </w:rPr>
      </w:pPr>
      <w:r w:rsidRPr="000F3B6B">
        <w:rPr>
          <w:rFonts w:cs="Times New Roman"/>
          <w:szCs w:val="24"/>
        </w:rPr>
        <w:t>The laws and courts should be less on the side of the defendants</w:t>
      </w:r>
    </w:p>
    <w:p w:rsidR="000F3B6B" w:rsidRPr="00A1449D" w:rsidRDefault="000F3B6B" w:rsidP="00A1449D">
      <w:pPr>
        <w:pStyle w:val="ListParagraph"/>
        <w:numPr>
          <w:ilvl w:val="2"/>
          <w:numId w:val="3"/>
        </w:numPr>
        <w:rPr>
          <w:rFonts w:cs="Times New Roman"/>
          <w:szCs w:val="24"/>
        </w:rPr>
      </w:pPr>
      <w:r w:rsidRPr="000F3B6B">
        <w:rPr>
          <w:rFonts w:cs="Times New Roman"/>
          <w:szCs w:val="24"/>
        </w:rPr>
        <w:t>Defendants should not be treated as innocent until proven guilty</w:t>
      </w:r>
    </w:p>
    <w:p w:rsidR="000F3B6B" w:rsidRPr="000F3B6B" w:rsidRDefault="000F3B6B" w:rsidP="00A1449D">
      <w:pPr>
        <w:pStyle w:val="ListParagraph"/>
        <w:numPr>
          <w:ilvl w:val="1"/>
          <w:numId w:val="3"/>
        </w:numPr>
        <w:rPr>
          <w:rFonts w:cs="Times New Roman"/>
          <w:szCs w:val="24"/>
        </w:rPr>
      </w:pPr>
      <w:r w:rsidRPr="000F3B6B">
        <w:rPr>
          <w:rFonts w:cs="Times New Roman"/>
          <w:szCs w:val="24"/>
        </w:rPr>
        <w:t xml:space="preserve">One of the issues which </w:t>
      </w:r>
      <w:proofErr w:type="gramStart"/>
      <w:r w:rsidRPr="000F3B6B">
        <w:rPr>
          <w:rFonts w:cs="Times New Roman"/>
          <w:szCs w:val="24"/>
        </w:rPr>
        <w:t>is</w:t>
      </w:r>
      <w:proofErr w:type="gramEnd"/>
      <w:r w:rsidRPr="000F3B6B">
        <w:rPr>
          <w:rFonts w:cs="Times New Roman"/>
          <w:szCs w:val="24"/>
        </w:rPr>
        <w:t xml:space="preserve"> frequently debated is the powers of the police and to what extent is police violence justified. How much do you agree or disagree with each of the following statements?-Strongly agree, Somewhat agree, Somewhat disagree, Strongly disagree, Can’t say</w:t>
      </w:r>
    </w:p>
    <w:p w:rsidR="000F3B6B" w:rsidRPr="000F3B6B" w:rsidRDefault="000F3B6B" w:rsidP="00A1449D">
      <w:pPr>
        <w:pStyle w:val="ListParagraph"/>
        <w:numPr>
          <w:ilvl w:val="2"/>
          <w:numId w:val="3"/>
        </w:numPr>
        <w:rPr>
          <w:rFonts w:cs="Times New Roman"/>
          <w:szCs w:val="24"/>
        </w:rPr>
      </w:pPr>
      <w:r w:rsidRPr="000F3B6B">
        <w:rPr>
          <w:rFonts w:cs="Times New Roman"/>
          <w:szCs w:val="24"/>
        </w:rPr>
        <w:t>The police should sometimes be able to resort to violence to get a conviction and punish the suspected criminal</w:t>
      </w:r>
    </w:p>
    <w:p w:rsidR="000F3B6B" w:rsidRPr="000F3B6B" w:rsidRDefault="000F3B6B" w:rsidP="00A1449D">
      <w:pPr>
        <w:pStyle w:val="ListParagraph"/>
        <w:numPr>
          <w:ilvl w:val="2"/>
          <w:numId w:val="3"/>
        </w:numPr>
        <w:rPr>
          <w:rFonts w:cs="Times New Roman"/>
          <w:szCs w:val="24"/>
        </w:rPr>
      </w:pPr>
      <w:r w:rsidRPr="000F3B6B">
        <w:rPr>
          <w:rFonts w:cs="Times New Roman"/>
          <w:szCs w:val="24"/>
        </w:rPr>
        <w:t>Violence is acceptable only if it results in a confession by the offenders</w:t>
      </w:r>
    </w:p>
    <w:p w:rsidR="000F3B6B" w:rsidRPr="000F3B6B" w:rsidRDefault="000F3B6B" w:rsidP="00A1449D">
      <w:pPr>
        <w:pStyle w:val="ListParagraph"/>
        <w:numPr>
          <w:ilvl w:val="2"/>
          <w:numId w:val="3"/>
        </w:numPr>
        <w:rPr>
          <w:rFonts w:cs="Times New Roman"/>
          <w:szCs w:val="24"/>
        </w:rPr>
      </w:pPr>
      <w:r w:rsidRPr="000F3B6B">
        <w:rPr>
          <w:rFonts w:cs="Times New Roman"/>
          <w:szCs w:val="24"/>
        </w:rPr>
        <w:t>Every citizen, including the offender, has rights and the police has to observe those rights</w:t>
      </w:r>
    </w:p>
    <w:p w:rsidR="000F3B6B" w:rsidRPr="004C2861" w:rsidRDefault="000F3B6B" w:rsidP="00A1449D">
      <w:pPr>
        <w:pStyle w:val="ListParagraph"/>
        <w:numPr>
          <w:ilvl w:val="2"/>
          <w:numId w:val="3"/>
        </w:numPr>
        <w:rPr>
          <w:rFonts w:cs="Times New Roman"/>
          <w:szCs w:val="24"/>
        </w:rPr>
      </w:pPr>
      <w:r w:rsidRPr="000F3B6B">
        <w:rPr>
          <w:rFonts w:cs="Times New Roman"/>
          <w:szCs w:val="24"/>
        </w:rPr>
        <w:t>If someone has broken the law, the police does not have to observe his/her rights</w:t>
      </w:r>
    </w:p>
    <w:p w:rsidR="00CC3D2C" w:rsidRDefault="009C1106" w:rsidP="00581EAB">
      <w:r>
        <w:rPr>
          <w:b/>
        </w:rPr>
        <w:t>Zeguo Township</w:t>
      </w:r>
      <w:r w:rsidR="002313C2">
        <w:rPr>
          <w:rFonts w:hint="eastAsia"/>
        </w:rPr>
        <w:tab/>
      </w:r>
    </w:p>
    <w:p w:rsidR="002313C2" w:rsidRDefault="002313C2" w:rsidP="00581EAB">
      <w:r>
        <w:rPr>
          <w:rFonts w:hint="eastAsia"/>
        </w:rPr>
        <w:t>Number of Indices: 9</w:t>
      </w:r>
    </w:p>
    <w:p w:rsidR="00B71A2E" w:rsidRDefault="00B71A2E" w:rsidP="00B71A2E">
      <w:pPr>
        <w:pStyle w:val="BodyTextIndent"/>
        <w:ind w:left="0"/>
      </w:pPr>
      <w:r>
        <w:t>The indices are all crafted from a series of questions with the following common stem:</w:t>
      </w:r>
    </w:p>
    <w:p w:rsidR="00BE1040" w:rsidRDefault="00BE1040" w:rsidP="00B71A2E">
      <w:pPr>
        <w:pStyle w:val="BodyTextIndent"/>
        <w:ind w:left="0"/>
      </w:pPr>
      <w:r>
        <w:t xml:space="preserve">The following 30 projects of Zeguo </w:t>
      </w:r>
      <w:r w:rsidR="00E86752">
        <w:t>Township</w:t>
      </w:r>
      <w:r>
        <w:t xml:space="preserve"> will be constructed one after another in the next few years. It requires funding of RMB 136,920,000.00 for the constructions. Due to the change in policy by the town government for the quota of land in 2005, an estimated RMB</w:t>
      </w:r>
      <w:r w:rsidR="00AA5854">
        <w:t xml:space="preserve"> </w:t>
      </w:r>
      <w:r>
        <w:t>40,000,000.00 may be raised for urban planning, environmental and infrastructure construction. According to investment size of RMB</w:t>
      </w:r>
      <w:r w:rsidR="00AA5854">
        <w:t xml:space="preserve"> </w:t>
      </w:r>
      <w:r>
        <w:t>40,000,000.00, please carefully examine the following projects. Please evaluate the importance of the projects on a 0 to 10 scal</w:t>
      </w:r>
      <w:r w:rsidR="00D05FCF">
        <w:t>e. (Where 0 is very unimportant</w:t>
      </w:r>
      <w:r>
        <w:t>, where 5 is median level, where 10 is the maximum possible importance. A</w:t>
      </w:r>
      <w:r w:rsidR="00DB1468">
        <w:t xml:space="preserve">nd where 98 </w:t>
      </w:r>
      <w:proofErr w:type="gramStart"/>
      <w:r w:rsidR="00DB1468">
        <w:t>is</w:t>
      </w:r>
      <w:proofErr w:type="gramEnd"/>
      <w:r w:rsidR="00DB1468">
        <w:t xml:space="preserve"> for do not know.</w:t>
      </w:r>
      <w:r>
        <w:t>)</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Industrial Roads</w:t>
      </w:r>
    </w:p>
    <w:p w:rsidR="005E0D23" w:rsidRPr="006462E6" w:rsidRDefault="001B3120" w:rsidP="005E0D23">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Tengqiao</w:t>
      </w:r>
      <w:proofErr w:type="spellEnd"/>
      <w:r>
        <w:rPr>
          <w:rFonts w:cs="Times New Roman"/>
          <w:szCs w:val="24"/>
        </w:rPr>
        <w:t xml:space="preserve"> Road</w:t>
      </w:r>
    </w:p>
    <w:p w:rsidR="005E0D23" w:rsidRPr="006462E6" w:rsidRDefault="005E0D23" w:rsidP="005E0D23">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Air compressor industrial zone matching</w:t>
      </w:r>
      <w:r w:rsidR="001B3120">
        <w:rPr>
          <w:rFonts w:cs="Times New Roman"/>
          <w:szCs w:val="24"/>
        </w:rPr>
        <w:t xml:space="preserve"> environmental constructions</w:t>
      </w:r>
    </w:p>
    <w:p w:rsidR="005E0D23" w:rsidRPr="00A83256" w:rsidRDefault="005E0D23" w:rsidP="005E0D23">
      <w:pPr>
        <w:pStyle w:val="ListParagraph"/>
        <w:numPr>
          <w:ilvl w:val="1"/>
          <w:numId w:val="1"/>
        </w:numPr>
        <w:rPr>
          <w:rFonts w:cs="Times New Roman"/>
          <w:i/>
          <w:szCs w:val="24"/>
        </w:rPr>
      </w:pPr>
      <w:r w:rsidRPr="006462E6">
        <w:rPr>
          <w:rFonts w:cs="Times New Roman"/>
          <w:szCs w:val="24"/>
        </w:rPr>
        <w:t xml:space="preserve">Auxiliary environmental construction for </w:t>
      </w:r>
      <w:proofErr w:type="spellStart"/>
      <w:r w:rsidRPr="006462E6">
        <w:rPr>
          <w:rFonts w:cs="Times New Roman"/>
          <w:szCs w:val="24"/>
        </w:rPr>
        <w:t>Muyu</w:t>
      </w:r>
      <w:proofErr w:type="spellEnd"/>
      <w:r w:rsidRPr="006462E6">
        <w:rPr>
          <w:rFonts w:cs="Times New Roman"/>
          <w:szCs w:val="24"/>
        </w:rPr>
        <w:t xml:space="preserve">, </w:t>
      </w:r>
      <w:proofErr w:type="spellStart"/>
      <w:r w:rsidRPr="006462E6">
        <w:rPr>
          <w:rFonts w:cs="Times New Roman"/>
          <w:szCs w:val="24"/>
        </w:rPr>
        <w:t>Lianshu</w:t>
      </w:r>
      <w:proofErr w:type="spellEnd"/>
      <w:r w:rsidRPr="006462E6">
        <w:rPr>
          <w:rFonts w:cs="Times New Roman"/>
          <w:szCs w:val="24"/>
        </w:rPr>
        <w:t xml:space="preserve"> an</w:t>
      </w:r>
      <w:r w:rsidR="001B3120">
        <w:rPr>
          <w:rFonts w:cs="Times New Roman"/>
          <w:szCs w:val="24"/>
        </w:rPr>
        <w:t xml:space="preserve">d </w:t>
      </w:r>
      <w:proofErr w:type="spellStart"/>
      <w:r w:rsidR="001B3120">
        <w:rPr>
          <w:rFonts w:cs="Times New Roman"/>
          <w:szCs w:val="24"/>
        </w:rPr>
        <w:t>Shuichang</w:t>
      </w:r>
      <w:proofErr w:type="spellEnd"/>
      <w:r w:rsidR="001B3120">
        <w:rPr>
          <w:rFonts w:cs="Times New Roman"/>
          <w:szCs w:val="24"/>
        </w:rPr>
        <w:t xml:space="preserve"> industrial zones</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Village Roads</w:t>
      </w:r>
    </w:p>
    <w:p w:rsidR="00CC1A2A" w:rsidRPr="006462E6" w:rsidRDefault="00CC1A2A" w:rsidP="00FA3F76">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Firs</w:t>
      </w:r>
      <w:r w:rsidR="001B3120">
        <w:rPr>
          <w:rFonts w:cs="Times New Roman"/>
          <w:szCs w:val="24"/>
        </w:rPr>
        <w:t xml:space="preserve">t stage of </w:t>
      </w:r>
      <w:proofErr w:type="spellStart"/>
      <w:r w:rsidR="001B3120">
        <w:rPr>
          <w:rFonts w:cs="Times New Roman"/>
          <w:szCs w:val="24"/>
        </w:rPr>
        <w:t>Muchang</w:t>
      </w:r>
      <w:proofErr w:type="spellEnd"/>
      <w:r w:rsidR="001B3120">
        <w:rPr>
          <w:rFonts w:cs="Times New Roman"/>
          <w:szCs w:val="24"/>
        </w:rPr>
        <w:t xml:space="preserve"> Main Road</w:t>
      </w:r>
    </w:p>
    <w:p w:rsidR="00CC1A2A" w:rsidRPr="006462E6" w:rsidRDefault="001B3120" w:rsidP="00FA3F76">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Dongcheng</w:t>
      </w:r>
      <w:proofErr w:type="spellEnd"/>
      <w:r>
        <w:rPr>
          <w:rFonts w:cs="Times New Roman"/>
          <w:szCs w:val="24"/>
        </w:rPr>
        <w:t xml:space="preserve"> Road (first gate)</w:t>
      </w:r>
    </w:p>
    <w:p w:rsidR="00CC1A2A" w:rsidRPr="00A83256" w:rsidRDefault="00CC1A2A" w:rsidP="00FA3F76">
      <w:pPr>
        <w:pStyle w:val="ListParagraph"/>
        <w:numPr>
          <w:ilvl w:val="1"/>
          <w:numId w:val="1"/>
        </w:numPr>
        <w:rPr>
          <w:rFonts w:cs="Times New Roman"/>
          <w:i/>
          <w:szCs w:val="24"/>
        </w:rPr>
      </w:pPr>
      <w:proofErr w:type="spellStart"/>
      <w:r w:rsidRPr="006462E6">
        <w:rPr>
          <w:rFonts w:cs="Times New Roman"/>
          <w:szCs w:val="24"/>
        </w:rPr>
        <w:t>D</w:t>
      </w:r>
      <w:r w:rsidR="001B3120">
        <w:rPr>
          <w:rFonts w:cs="Times New Roman"/>
          <w:szCs w:val="24"/>
        </w:rPr>
        <w:t>ongcheng</w:t>
      </w:r>
      <w:proofErr w:type="spellEnd"/>
      <w:r w:rsidR="001B3120">
        <w:rPr>
          <w:rFonts w:cs="Times New Roman"/>
          <w:szCs w:val="24"/>
        </w:rPr>
        <w:t xml:space="preserve"> Road (second stage)</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Main Roads</w:t>
      </w:r>
    </w:p>
    <w:p w:rsidR="006E6EA7" w:rsidRPr="006462E6" w:rsidRDefault="006E6EA7"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Re</w:t>
      </w:r>
      <w:r w:rsidR="001B3120">
        <w:rPr>
          <w:rFonts w:cs="Times New Roman"/>
          <w:szCs w:val="24"/>
        </w:rPr>
        <w:t xml:space="preserve">construction for </w:t>
      </w:r>
      <w:proofErr w:type="spellStart"/>
      <w:r w:rsidR="001B3120">
        <w:rPr>
          <w:rFonts w:cs="Times New Roman"/>
          <w:szCs w:val="24"/>
        </w:rPr>
        <w:t>Donghe</w:t>
      </w:r>
      <w:proofErr w:type="spellEnd"/>
      <w:r w:rsidR="001B3120">
        <w:rPr>
          <w:rFonts w:cs="Times New Roman"/>
          <w:szCs w:val="24"/>
        </w:rPr>
        <w:t xml:space="preserve"> Road</w:t>
      </w:r>
    </w:p>
    <w:p w:rsidR="00BA474C" w:rsidRPr="006462E6" w:rsidRDefault="001B3120" w:rsidP="008034DC">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Donghe</w:t>
      </w:r>
      <w:proofErr w:type="spellEnd"/>
      <w:r>
        <w:rPr>
          <w:rFonts w:cs="Times New Roman"/>
          <w:szCs w:val="24"/>
        </w:rPr>
        <w:t xml:space="preserve"> Main Ave</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Xicheng</w:t>
      </w:r>
      <w:proofErr w:type="spellEnd"/>
      <w:r w:rsidRPr="006462E6">
        <w:rPr>
          <w:rFonts w:cs="Times New Roman"/>
          <w:szCs w:val="24"/>
        </w:rPr>
        <w:t xml:space="preserve"> Road (first </w:t>
      </w:r>
      <w:r w:rsidR="001B3120">
        <w:rPr>
          <w:rFonts w:cs="Times New Roman"/>
          <w:szCs w:val="24"/>
        </w:rPr>
        <w:t>stage)</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Z</w:t>
      </w:r>
      <w:r w:rsidR="00395951">
        <w:rPr>
          <w:rFonts w:cs="Times New Roman"/>
          <w:szCs w:val="24"/>
        </w:rPr>
        <w:t>eguo Main Ave (second stage)</w:t>
      </w:r>
    </w:p>
    <w:p w:rsidR="00BA474C" w:rsidRPr="006462E6" w:rsidRDefault="00395951" w:rsidP="008034DC">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Zeguo Main Ave (third stage)</w:t>
      </w:r>
    </w:p>
    <w:p w:rsidR="00BA474C" w:rsidRPr="00A83256" w:rsidRDefault="00395951" w:rsidP="008034DC">
      <w:pPr>
        <w:pStyle w:val="ListParagraph"/>
        <w:numPr>
          <w:ilvl w:val="1"/>
          <w:numId w:val="1"/>
        </w:numPr>
        <w:rPr>
          <w:rFonts w:cs="Times New Roman"/>
          <w:i/>
          <w:szCs w:val="24"/>
        </w:rPr>
      </w:pPr>
      <w:proofErr w:type="spellStart"/>
      <w:r>
        <w:rPr>
          <w:rFonts w:cs="Times New Roman"/>
          <w:szCs w:val="24"/>
        </w:rPr>
        <w:t>Chengqu</w:t>
      </w:r>
      <w:proofErr w:type="spellEnd"/>
      <w:r>
        <w:rPr>
          <w:rFonts w:cs="Times New Roman"/>
          <w:szCs w:val="24"/>
        </w:rPr>
        <w:t xml:space="preserve"> </w:t>
      </w:r>
      <w:proofErr w:type="spellStart"/>
      <w:r>
        <w:rPr>
          <w:rFonts w:cs="Times New Roman"/>
          <w:szCs w:val="24"/>
        </w:rPr>
        <w:t>subroad</w:t>
      </w:r>
      <w:proofErr w:type="spellEnd"/>
      <w:r>
        <w:rPr>
          <w:rFonts w:cs="Times New Roman"/>
          <w:szCs w:val="24"/>
        </w:rPr>
        <w:t xml:space="preserve"> rebuild</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Commercial Roads</w:t>
      </w:r>
    </w:p>
    <w:p w:rsidR="00B67C8B" w:rsidRPr="006462E6" w:rsidRDefault="00395951" w:rsidP="000C2A15">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Shuangchen</w:t>
      </w:r>
      <w:proofErr w:type="spellEnd"/>
      <w:r>
        <w:rPr>
          <w:rFonts w:cs="Times New Roman"/>
          <w:szCs w:val="24"/>
        </w:rPr>
        <w:t xml:space="preserve"> Road (first gate)</w:t>
      </w:r>
    </w:p>
    <w:p w:rsidR="00B67C8B" w:rsidRPr="00C11792" w:rsidRDefault="00B67C8B" w:rsidP="000C2A15">
      <w:pPr>
        <w:pStyle w:val="ListParagraph"/>
        <w:numPr>
          <w:ilvl w:val="1"/>
          <w:numId w:val="1"/>
        </w:numPr>
        <w:rPr>
          <w:rFonts w:cs="Times New Roman"/>
          <w:i/>
          <w:szCs w:val="24"/>
        </w:rPr>
      </w:pPr>
      <w:proofErr w:type="spellStart"/>
      <w:r w:rsidRPr="006462E6">
        <w:rPr>
          <w:rFonts w:cs="Times New Roman"/>
          <w:szCs w:val="24"/>
        </w:rPr>
        <w:t>Sh</w:t>
      </w:r>
      <w:r w:rsidR="00395951">
        <w:rPr>
          <w:rFonts w:cs="Times New Roman"/>
          <w:szCs w:val="24"/>
        </w:rPr>
        <w:t>uangchen</w:t>
      </w:r>
      <w:proofErr w:type="spellEnd"/>
      <w:r w:rsidR="00395951">
        <w:rPr>
          <w:rFonts w:cs="Times New Roman"/>
          <w:szCs w:val="24"/>
        </w:rPr>
        <w:t xml:space="preserve"> Road (second stage)</w:t>
      </w:r>
    </w:p>
    <w:p w:rsidR="00C11792" w:rsidRPr="006462E6" w:rsidRDefault="00C11792" w:rsidP="00C11792">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Wenchang Main Avenue</w:t>
      </w:r>
    </w:p>
    <w:p w:rsidR="00C11792" w:rsidRPr="00C11792" w:rsidRDefault="00395951" w:rsidP="00DB1A14">
      <w:pPr>
        <w:pStyle w:val="ListParagraph"/>
        <w:numPr>
          <w:ilvl w:val="1"/>
          <w:numId w:val="1"/>
        </w:numPr>
        <w:rPr>
          <w:rFonts w:cs="Times New Roman"/>
          <w:i/>
          <w:szCs w:val="24"/>
        </w:rPr>
      </w:pPr>
      <w:r>
        <w:rPr>
          <w:rFonts w:cs="Times New Roman"/>
          <w:szCs w:val="24"/>
        </w:rPr>
        <w:t>Wenchang Main Ave</w:t>
      </w:r>
    </w:p>
    <w:p w:rsidR="00B12EBA" w:rsidRPr="006462E6" w:rsidRDefault="00DB1A14" w:rsidP="00C11792">
      <w:pPr>
        <w:pStyle w:val="ListParagraph"/>
        <w:ind w:left="1440"/>
        <w:rPr>
          <w:rFonts w:cs="Times New Roman"/>
          <w:i/>
          <w:szCs w:val="24"/>
        </w:rPr>
      </w:pPr>
      <w:r w:rsidRPr="006462E6">
        <w:rPr>
          <w:rFonts w:cs="Times New Roman"/>
          <w:szCs w:val="24"/>
        </w:rPr>
        <w:tab/>
      </w:r>
    </w:p>
    <w:p w:rsidR="002F2520" w:rsidRPr="006462E6" w:rsidRDefault="002F2520" w:rsidP="005D219C">
      <w:pPr>
        <w:pStyle w:val="ListParagraph"/>
        <w:numPr>
          <w:ilvl w:val="0"/>
          <w:numId w:val="1"/>
        </w:numPr>
        <w:rPr>
          <w:rFonts w:cs="Times New Roman"/>
          <w:i/>
          <w:szCs w:val="24"/>
        </w:rPr>
      </w:pPr>
      <w:r w:rsidRPr="006462E6">
        <w:rPr>
          <w:rFonts w:cs="Times New Roman"/>
          <w:i/>
          <w:szCs w:val="24"/>
        </w:rPr>
        <w:t>Other Parks</w:t>
      </w:r>
    </w:p>
    <w:p w:rsidR="006679AA" w:rsidRPr="006462E6" w:rsidRDefault="006679AA" w:rsidP="005D219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Wenchang</w:t>
      </w:r>
      <w:r w:rsidR="00395951">
        <w:rPr>
          <w:rFonts w:cs="Times New Roman"/>
          <w:szCs w:val="24"/>
        </w:rPr>
        <w:t xml:space="preserve"> Park (first stage)</w:t>
      </w:r>
    </w:p>
    <w:p w:rsidR="006679AA" w:rsidRPr="006462E6" w:rsidRDefault="00395951" w:rsidP="005D219C">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Danyan</w:t>
      </w:r>
      <w:proofErr w:type="spellEnd"/>
      <w:r>
        <w:rPr>
          <w:rFonts w:cs="Times New Roman"/>
          <w:szCs w:val="24"/>
        </w:rPr>
        <w:t xml:space="preserve"> hill park</w:t>
      </w:r>
    </w:p>
    <w:p w:rsidR="006679AA" w:rsidRPr="00A83256" w:rsidRDefault="00395951" w:rsidP="005D219C">
      <w:pPr>
        <w:pStyle w:val="ListParagraph"/>
        <w:numPr>
          <w:ilvl w:val="1"/>
          <w:numId w:val="1"/>
        </w:numPr>
        <w:rPr>
          <w:rFonts w:cs="Times New Roman"/>
          <w:i/>
          <w:szCs w:val="24"/>
        </w:rPr>
      </w:pPr>
      <w:proofErr w:type="spellStart"/>
      <w:r>
        <w:rPr>
          <w:rFonts w:cs="Times New Roman"/>
          <w:szCs w:val="24"/>
        </w:rPr>
        <w:t>Muyu</w:t>
      </w:r>
      <w:proofErr w:type="spellEnd"/>
      <w:r>
        <w:rPr>
          <w:rFonts w:cs="Times New Roman"/>
          <w:szCs w:val="24"/>
        </w:rPr>
        <w:t xml:space="preserve"> hill park</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Township Image</w:t>
      </w:r>
    </w:p>
    <w:p w:rsidR="00F8613F" w:rsidRPr="006462E6" w:rsidRDefault="00395951" w:rsidP="00E46485">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Bridge</w:t>
      </w:r>
    </w:p>
    <w:p w:rsidR="00F8613F" w:rsidRPr="006462E6" w:rsidRDefault="00395951" w:rsidP="00E46485">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Fuxin Road (east end)</w:t>
      </w:r>
    </w:p>
    <w:p w:rsidR="00F8613F" w:rsidRPr="006462E6" w:rsidRDefault="00395951" w:rsidP="00E46485">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Wenchang Park (second stage)</w:t>
      </w:r>
    </w:p>
    <w:p w:rsidR="00F8613F" w:rsidRPr="00A83256" w:rsidRDefault="00F8613F" w:rsidP="00E46485">
      <w:pPr>
        <w:pStyle w:val="ListParagraph"/>
        <w:numPr>
          <w:ilvl w:val="1"/>
          <w:numId w:val="1"/>
        </w:numPr>
        <w:rPr>
          <w:rFonts w:cs="Times New Roman"/>
          <w:i/>
          <w:szCs w:val="24"/>
        </w:rPr>
      </w:pPr>
      <w:r w:rsidRPr="006462E6">
        <w:rPr>
          <w:rFonts w:cs="Times New Roman"/>
          <w:szCs w:val="24"/>
        </w:rPr>
        <w:t>Urban</w:t>
      </w:r>
      <w:r w:rsidR="00395951">
        <w:rPr>
          <w:rFonts w:cs="Times New Roman"/>
          <w:szCs w:val="24"/>
        </w:rPr>
        <w:t xml:space="preserve"> environmental constructions</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Cultural Heritage</w:t>
      </w:r>
    </w:p>
    <w:p w:rsidR="00072216" w:rsidRPr="006462E6" w:rsidRDefault="00395951" w:rsidP="00A90809">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Wenchang Park (second stage)</w:t>
      </w:r>
    </w:p>
    <w:p w:rsidR="002F232C" w:rsidRPr="006462E6" w:rsidRDefault="00072216" w:rsidP="006462E6">
      <w:pPr>
        <w:pStyle w:val="ListParagraph"/>
        <w:numPr>
          <w:ilvl w:val="1"/>
          <w:numId w:val="1"/>
        </w:numPr>
        <w:rPr>
          <w:rFonts w:cs="Times New Roman"/>
          <w:i/>
          <w:szCs w:val="24"/>
        </w:rPr>
      </w:pPr>
      <w:r w:rsidRPr="006462E6">
        <w:rPr>
          <w:rFonts w:cs="Times New Roman"/>
          <w:szCs w:val="24"/>
        </w:rPr>
        <w:t xml:space="preserve">Old street </w:t>
      </w:r>
      <w:r w:rsidR="00395951">
        <w:rPr>
          <w:rFonts w:cs="Times New Roman"/>
          <w:szCs w:val="24"/>
        </w:rPr>
        <w:t>reconstruction</w:t>
      </w:r>
    </w:p>
    <w:p w:rsidR="002F232C" w:rsidRPr="006462E6" w:rsidRDefault="002F232C" w:rsidP="006462E6">
      <w:pPr>
        <w:pStyle w:val="ListParagraph"/>
        <w:autoSpaceDE w:val="0"/>
        <w:autoSpaceDN w:val="0"/>
        <w:adjustRightInd w:val="0"/>
        <w:spacing w:after="0" w:line="240" w:lineRule="auto"/>
        <w:ind w:left="1440"/>
        <w:rPr>
          <w:rFonts w:cs="Times New Roman"/>
          <w:szCs w:val="24"/>
        </w:rPr>
      </w:pPr>
    </w:p>
    <w:p w:rsidR="00425A44" w:rsidRPr="00FE4C0C" w:rsidRDefault="00425A44" w:rsidP="002F232C">
      <w:pPr>
        <w:pStyle w:val="ListParagraph"/>
        <w:numPr>
          <w:ilvl w:val="0"/>
          <w:numId w:val="1"/>
        </w:numPr>
        <w:autoSpaceDE w:val="0"/>
        <w:autoSpaceDN w:val="0"/>
        <w:adjustRightInd w:val="0"/>
        <w:spacing w:after="0" w:line="240" w:lineRule="auto"/>
        <w:rPr>
          <w:rFonts w:cs="Times New Roman"/>
          <w:i/>
          <w:szCs w:val="24"/>
        </w:rPr>
      </w:pPr>
      <w:r w:rsidRPr="00FE4C0C">
        <w:rPr>
          <w:rFonts w:cs="Times New Roman"/>
          <w:i/>
          <w:szCs w:val="24"/>
        </w:rPr>
        <w:t>Recreational Park</w:t>
      </w:r>
    </w:p>
    <w:p w:rsidR="00425A44" w:rsidRPr="00A83256" w:rsidRDefault="00395951" w:rsidP="002F232C">
      <w:pPr>
        <w:pStyle w:val="ListParagraph"/>
        <w:numPr>
          <w:ilvl w:val="1"/>
          <w:numId w:val="1"/>
        </w:numPr>
        <w:rPr>
          <w:rFonts w:cs="Times New Roman"/>
          <w:i/>
          <w:szCs w:val="24"/>
        </w:rPr>
      </w:pPr>
      <w:r>
        <w:rPr>
          <w:rFonts w:cs="Times New Roman"/>
          <w:szCs w:val="24"/>
        </w:rPr>
        <w:t>Citizen Park (first stage)</w:t>
      </w:r>
    </w:p>
    <w:p w:rsidR="00A83256" w:rsidRPr="006462E6" w:rsidRDefault="00A83256" w:rsidP="00A83256">
      <w:pPr>
        <w:pStyle w:val="ListParagraph"/>
        <w:ind w:left="1440"/>
        <w:rPr>
          <w:rFonts w:cs="Times New Roman"/>
          <w:i/>
          <w:szCs w:val="24"/>
        </w:rPr>
      </w:pPr>
    </w:p>
    <w:p w:rsidR="002313C2" w:rsidRPr="006462E6" w:rsidRDefault="002F2520" w:rsidP="00425A44">
      <w:pPr>
        <w:pStyle w:val="ListParagraph"/>
        <w:numPr>
          <w:ilvl w:val="0"/>
          <w:numId w:val="1"/>
        </w:numPr>
        <w:rPr>
          <w:rFonts w:cs="Times New Roman"/>
          <w:i/>
          <w:szCs w:val="24"/>
        </w:rPr>
      </w:pPr>
      <w:r w:rsidRPr="006462E6">
        <w:rPr>
          <w:rFonts w:cs="Times New Roman"/>
          <w:i/>
          <w:szCs w:val="24"/>
        </w:rPr>
        <w:t>Sewage Treatment</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Urban &amp; countr</w:t>
      </w:r>
      <w:r w:rsidR="00395951">
        <w:rPr>
          <w:rFonts w:cs="Times New Roman"/>
          <w:szCs w:val="24"/>
        </w:rPr>
        <w:t>yside environmental projects</w:t>
      </w:r>
    </w:p>
    <w:p w:rsidR="00AF54C2" w:rsidRPr="006462E6" w:rsidRDefault="00395951" w:rsidP="00D06534">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 xml:space="preserve">Sewage Treatment Plan, </w:t>
      </w:r>
      <w:proofErr w:type="spellStart"/>
      <w:r>
        <w:rPr>
          <w:rFonts w:cs="Times New Roman"/>
          <w:szCs w:val="24"/>
        </w:rPr>
        <w:t>Muyu</w:t>
      </w:r>
      <w:proofErr w:type="spellEnd"/>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lastRenderedPageBreak/>
        <w:t>S</w:t>
      </w:r>
      <w:r w:rsidR="00395951">
        <w:rPr>
          <w:rFonts w:cs="Times New Roman"/>
          <w:szCs w:val="24"/>
        </w:rPr>
        <w:t xml:space="preserve">ewage Treatment Plan, </w:t>
      </w:r>
      <w:proofErr w:type="spellStart"/>
      <w:r w:rsidR="00395951">
        <w:rPr>
          <w:rFonts w:cs="Times New Roman"/>
          <w:szCs w:val="24"/>
        </w:rPr>
        <w:t>Danyan</w:t>
      </w:r>
      <w:proofErr w:type="spellEnd"/>
    </w:p>
    <w:p w:rsidR="00AF54C2" w:rsidRPr="006462E6" w:rsidRDefault="00AF54C2" w:rsidP="00D06534">
      <w:pPr>
        <w:pStyle w:val="ListParagraph"/>
        <w:numPr>
          <w:ilvl w:val="1"/>
          <w:numId w:val="1"/>
        </w:numPr>
        <w:rPr>
          <w:rFonts w:cs="Times New Roman"/>
          <w:i/>
          <w:szCs w:val="24"/>
        </w:rPr>
      </w:pPr>
      <w:r w:rsidRPr="006462E6">
        <w:rPr>
          <w:rFonts w:cs="Times New Roman"/>
          <w:szCs w:val="24"/>
        </w:rPr>
        <w:t>Sewage treatment</w:t>
      </w:r>
      <w:r w:rsidR="00395951">
        <w:rPr>
          <w:rFonts w:cs="Times New Roman"/>
          <w:szCs w:val="24"/>
        </w:rPr>
        <w:t xml:space="preserve"> (earlier stage) entire town</w:t>
      </w:r>
    </w:p>
    <w:p w:rsidR="00CC3D2C" w:rsidRPr="00F7380D" w:rsidRDefault="002313C2" w:rsidP="00581EAB">
      <w:pPr>
        <w:rPr>
          <w:rFonts w:cs="Times New Roman"/>
          <w:szCs w:val="24"/>
        </w:rPr>
      </w:pPr>
      <w:r w:rsidRPr="00F7380D">
        <w:rPr>
          <w:rFonts w:cs="Times New Roman"/>
          <w:b/>
          <w:szCs w:val="24"/>
        </w:rPr>
        <w:t>C</w:t>
      </w:r>
      <w:r w:rsidR="00E921F3">
        <w:rPr>
          <w:rFonts w:cs="Times New Roman"/>
          <w:b/>
          <w:szCs w:val="24"/>
        </w:rPr>
        <w:t xml:space="preserve">entral </w:t>
      </w:r>
      <w:r w:rsidRPr="00F7380D">
        <w:rPr>
          <w:rFonts w:cs="Times New Roman"/>
          <w:b/>
          <w:szCs w:val="24"/>
        </w:rPr>
        <w:t>P</w:t>
      </w:r>
      <w:r w:rsidR="00E921F3">
        <w:rPr>
          <w:rFonts w:cs="Times New Roman"/>
          <w:b/>
          <w:szCs w:val="24"/>
        </w:rPr>
        <w:t xml:space="preserve">ower &amp; </w:t>
      </w:r>
      <w:r w:rsidRPr="00F7380D">
        <w:rPr>
          <w:rFonts w:cs="Times New Roman"/>
          <w:b/>
          <w:szCs w:val="24"/>
        </w:rPr>
        <w:t>L</w:t>
      </w:r>
      <w:r w:rsidR="00E921F3">
        <w:rPr>
          <w:rFonts w:cs="Times New Roman"/>
          <w:b/>
          <w:szCs w:val="24"/>
        </w:rPr>
        <w:t>ight</w:t>
      </w:r>
      <w:r w:rsidR="00411E7A">
        <w:rPr>
          <w:rFonts w:cs="Times New Roman"/>
          <w:b/>
          <w:szCs w:val="24"/>
        </w:rPr>
        <w:t>, W</w:t>
      </w:r>
      <w:r w:rsidR="00A23C68">
        <w:rPr>
          <w:rFonts w:cs="Times New Roman"/>
          <w:b/>
          <w:szCs w:val="24"/>
        </w:rPr>
        <w:t xml:space="preserve">est </w:t>
      </w:r>
      <w:r w:rsidR="00411E7A">
        <w:rPr>
          <w:rFonts w:cs="Times New Roman"/>
          <w:b/>
          <w:szCs w:val="24"/>
        </w:rPr>
        <w:t>T</w:t>
      </w:r>
      <w:r w:rsidR="00A23C68">
        <w:rPr>
          <w:rFonts w:cs="Times New Roman"/>
          <w:b/>
          <w:szCs w:val="24"/>
        </w:rPr>
        <w:t xml:space="preserve">exas </w:t>
      </w:r>
      <w:r w:rsidR="00411E7A">
        <w:rPr>
          <w:rFonts w:cs="Times New Roman"/>
          <w:b/>
          <w:szCs w:val="24"/>
        </w:rPr>
        <w:t>U</w:t>
      </w:r>
      <w:r w:rsidR="00A23C68">
        <w:rPr>
          <w:rFonts w:cs="Times New Roman"/>
          <w:b/>
          <w:szCs w:val="24"/>
        </w:rPr>
        <w:t>tilities</w:t>
      </w:r>
      <w:r w:rsidR="00411E7A">
        <w:rPr>
          <w:rFonts w:cs="Times New Roman"/>
          <w:b/>
          <w:szCs w:val="24"/>
        </w:rPr>
        <w:t xml:space="preserve">, </w:t>
      </w:r>
      <w:r w:rsidR="0086789C">
        <w:rPr>
          <w:rFonts w:cs="Times New Roman"/>
          <w:b/>
          <w:szCs w:val="24"/>
        </w:rPr>
        <w:t xml:space="preserve">and </w:t>
      </w:r>
      <w:r w:rsidR="00411E7A">
        <w:rPr>
          <w:rFonts w:cs="Times New Roman"/>
          <w:b/>
          <w:szCs w:val="24"/>
        </w:rPr>
        <w:t>S</w:t>
      </w:r>
      <w:r w:rsidR="00A23C68">
        <w:rPr>
          <w:rFonts w:cs="Times New Roman"/>
          <w:b/>
          <w:szCs w:val="24"/>
        </w:rPr>
        <w:t xml:space="preserve">outhwestern Electric </w:t>
      </w:r>
      <w:r w:rsidR="00411E7A">
        <w:rPr>
          <w:rFonts w:cs="Times New Roman"/>
          <w:b/>
          <w:szCs w:val="24"/>
        </w:rPr>
        <w:t>P</w:t>
      </w:r>
      <w:r w:rsidR="00A23C68">
        <w:rPr>
          <w:rFonts w:cs="Times New Roman"/>
          <w:b/>
          <w:szCs w:val="24"/>
        </w:rPr>
        <w:t>ower</w:t>
      </w:r>
      <w:r w:rsidRPr="00F7380D">
        <w:rPr>
          <w:rFonts w:cs="Times New Roman"/>
          <w:szCs w:val="24"/>
        </w:rPr>
        <w:tab/>
      </w:r>
    </w:p>
    <w:p w:rsidR="00C809AC" w:rsidRPr="00F7380D" w:rsidRDefault="002313C2" w:rsidP="006E6CBE">
      <w:pPr>
        <w:rPr>
          <w:rFonts w:cs="Times New Roman"/>
          <w:szCs w:val="24"/>
        </w:rPr>
      </w:pPr>
      <w:r w:rsidRPr="00F7380D">
        <w:rPr>
          <w:rFonts w:cs="Times New Roman"/>
          <w:szCs w:val="24"/>
        </w:rPr>
        <w:t xml:space="preserve">Number of Indices: </w:t>
      </w:r>
      <w:ins w:id="5" w:author="gaurav sood" w:date="2015-06-05T18:59:00Z">
        <w:r w:rsidR="003D5FF7">
          <w:rPr>
            <w:rFonts w:cs="Times New Roman"/>
            <w:szCs w:val="24"/>
          </w:rPr>
          <w:t>6</w:t>
        </w:r>
      </w:ins>
      <w:del w:id="6" w:author="gaurav sood" w:date="2015-06-05T18:59:00Z">
        <w:r w:rsidRPr="00F7380D" w:rsidDel="003D5FF7">
          <w:rPr>
            <w:rFonts w:cs="Times New Roman"/>
            <w:szCs w:val="24"/>
          </w:rPr>
          <w:delText>7</w:delText>
        </w:r>
      </w:del>
    </w:p>
    <w:p w:rsidR="00C809AC" w:rsidRPr="00F7380D" w:rsidRDefault="00C809AC" w:rsidP="00C809AC">
      <w:pPr>
        <w:pStyle w:val="ListParagraph"/>
        <w:numPr>
          <w:ilvl w:val="0"/>
          <w:numId w:val="1"/>
        </w:numPr>
        <w:rPr>
          <w:rFonts w:cs="Times New Roman"/>
          <w:i/>
          <w:szCs w:val="24"/>
        </w:rPr>
      </w:pPr>
      <w:r w:rsidRPr="00F7380D">
        <w:rPr>
          <w:rFonts w:cs="Times New Roman"/>
          <w:i/>
          <w:szCs w:val="24"/>
        </w:rPr>
        <w:t>Research</w:t>
      </w:r>
    </w:p>
    <w:p w:rsidR="00F50F2A" w:rsidRPr="00F7380D" w:rsidRDefault="00F50F2A" w:rsidP="00F50F2A">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 xml:space="preserve">The following are some general questions about things some people might or might not consider important.  For each one, please rate how important you think it is using a 0 to 10 scale, where 0 stands for not at all important, 10 stands for extremely </w:t>
      </w:r>
      <w:proofErr w:type="gramStart"/>
      <w:r w:rsidRPr="00F7380D">
        <w:rPr>
          <w:rFonts w:ascii="Times New Roman" w:hAnsi="Times New Roman" w:cs="Times New Roman"/>
          <w:sz w:val="24"/>
          <w:szCs w:val="24"/>
        </w:rPr>
        <w:t>important,</w:t>
      </w:r>
      <w:proofErr w:type="gramEnd"/>
      <w:r w:rsidRPr="00F7380D">
        <w:rPr>
          <w:rFonts w:ascii="Times New Roman" w:hAnsi="Times New Roman" w:cs="Times New Roman"/>
          <w:sz w:val="24"/>
          <w:szCs w:val="24"/>
        </w:rPr>
        <w:t xml:space="preserve"> and 5 stands for average importance.  For electric utilities to carry out research to develop better ways of producing and delivering power to customers even if that means paying higher electric bills.</w:t>
      </w:r>
    </w:p>
    <w:p w:rsidR="00773CEB" w:rsidRPr="00F7380D" w:rsidRDefault="00773CEB" w:rsidP="00773CEB">
      <w:pPr>
        <w:pStyle w:val="PlainText"/>
        <w:ind w:left="1440"/>
        <w:rPr>
          <w:rFonts w:ascii="Times New Roman" w:hAnsi="Times New Roman" w:cs="Times New Roman"/>
          <w:sz w:val="24"/>
          <w:szCs w:val="24"/>
        </w:rPr>
      </w:pPr>
    </w:p>
    <w:p w:rsidR="00773CEB" w:rsidRPr="00F7380D" w:rsidRDefault="00773CEB" w:rsidP="00F50F2A">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 xml:space="preserve">The following are some general questions about things some people might or might not consider important.  For each one, please rate how important you think it is using a 0 to 10 scale, where 0 stands for not at all important, 10 stands for extremely </w:t>
      </w:r>
      <w:proofErr w:type="gramStart"/>
      <w:r w:rsidRPr="00F7380D">
        <w:rPr>
          <w:rFonts w:ascii="Times New Roman" w:hAnsi="Times New Roman" w:cs="Times New Roman"/>
          <w:sz w:val="24"/>
          <w:szCs w:val="24"/>
        </w:rPr>
        <w:t>important,</w:t>
      </w:r>
      <w:proofErr w:type="gramEnd"/>
      <w:r w:rsidRPr="00F7380D">
        <w:rPr>
          <w:rFonts w:ascii="Times New Roman" w:hAnsi="Times New Roman" w:cs="Times New Roman"/>
          <w:sz w:val="24"/>
          <w:szCs w:val="24"/>
        </w:rPr>
        <w:t xml:space="preserve"> and 5 stands for average importance.  For the federal government to fund research into a variety of new technologies to produce electricity.</w:t>
      </w:r>
    </w:p>
    <w:p w:rsidR="00F50F2A" w:rsidRPr="00F7380D" w:rsidRDefault="00F50F2A" w:rsidP="00F50F2A">
      <w:pPr>
        <w:pStyle w:val="ListParagraph"/>
        <w:rPr>
          <w:rFonts w:cs="Times New Roman"/>
          <w:i/>
          <w:szCs w:val="24"/>
        </w:rPr>
      </w:pPr>
    </w:p>
    <w:p w:rsidR="000C4FC8" w:rsidRDefault="00C809AC" w:rsidP="000C4FC8">
      <w:pPr>
        <w:pStyle w:val="ListParagraph"/>
        <w:numPr>
          <w:ilvl w:val="0"/>
          <w:numId w:val="1"/>
        </w:numPr>
        <w:rPr>
          <w:rFonts w:cs="Times New Roman"/>
          <w:i/>
          <w:szCs w:val="24"/>
        </w:rPr>
      </w:pPr>
      <w:r w:rsidRPr="00F7380D">
        <w:rPr>
          <w:rFonts w:cs="Times New Roman"/>
          <w:i/>
          <w:szCs w:val="24"/>
        </w:rPr>
        <w:t>Conservation</w:t>
      </w:r>
    </w:p>
    <w:p w:rsidR="001E71CC" w:rsidRPr="000C4FC8" w:rsidRDefault="001E71CC" w:rsidP="009B7C84">
      <w:pPr>
        <w:pStyle w:val="ListParagraph"/>
        <w:numPr>
          <w:ilvl w:val="1"/>
          <w:numId w:val="1"/>
        </w:numPr>
        <w:rPr>
          <w:rFonts w:cs="Times New Roman"/>
          <w:i/>
          <w:szCs w:val="24"/>
        </w:rPr>
      </w:pPr>
      <w:r w:rsidRPr="000C4FC8">
        <w:rPr>
          <w:rFonts w:cs="Times New Roman"/>
          <w:szCs w:val="24"/>
        </w:rPr>
        <w:t xml:space="preserve">The following are some general questions about things some people might or might not consider important.  For each one, please rate how important you think it is using a 0 to 10 scale, where 0 stands for not at all important, 10 stands for extremely </w:t>
      </w:r>
      <w:proofErr w:type="gramStart"/>
      <w:r w:rsidRPr="000C4FC8">
        <w:rPr>
          <w:rFonts w:cs="Times New Roman"/>
          <w:szCs w:val="24"/>
        </w:rPr>
        <w:t>important,</w:t>
      </w:r>
      <w:proofErr w:type="gramEnd"/>
      <w:r w:rsidRPr="000C4FC8">
        <w:rPr>
          <w:rFonts w:cs="Times New Roman"/>
          <w:szCs w:val="24"/>
        </w:rPr>
        <w:t xml:space="preserve"> and 5 stands for average importance.  For utilities to reduce their use of natural gas and coal by helping their customers use energy more efficiently.</w:t>
      </w:r>
    </w:p>
    <w:p w:rsidR="001A69DE" w:rsidRPr="00F7380D" w:rsidRDefault="00FC5E59" w:rsidP="00E1144A">
      <w:pPr>
        <w:pStyle w:val="ListParagraph"/>
        <w:numPr>
          <w:ilvl w:val="1"/>
          <w:numId w:val="1"/>
        </w:numPr>
        <w:rPr>
          <w:rFonts w:cs="Times New Roman"/>
          <w:i/>
          <w:szCs w:val="24"/>
        </w:rPr>
      </w:pPr>
      <w:r w:rsidRPr="00F7380D">
        <w:rPr>
          <w:rFonts w:cs="Times New Roman"/>
          <w:szCs w:val="24"/>
        </w:rPr>
        <w:t xml:space="preserve">Now we would like to ask you about some specific issues CPL might consider in planning </w:t>
      </w:r>
      <w:proofErr w:type="gramStart"/>
      <w:r w:rsidRPr="00F7380D">
        <w:rPr>
          <w:rFonts w:cs="Times New Roman"/>
          <w:szCs w:val="24"/>
        </w:rPr>
        <w:t>to meet</w:t>
      </w:r>
      <w:proofErr w:type="gramEnd"/>
      <w:r w:rsidRPr="00F7380D">
        <w:rPr>
          <w:rFonts w:cs="Times New Roman"/>
          <w:szCs w:val="24"/>
        </w:rPr>
        <w:t xml:space="preserve"> the area's need for electricity.  For each one please tell me how important you think it is for CPL to include it in its plans, using a 0 to 10 scale where 0 stands for not at all important, 10 stands for extremely important, and 5 stands for average importance.  Services and technologies which reduce the need for additional electric generation facilities.</w:t>
      </w:r>
    </w:p>
    <w:p w:rsidR="00723113" w:rsidRDefault="00723113" w:rsidP="00723113">
      <w:pPr>
        <w:pStyle w:val="ListParagraph"/>
        <w:rPr>
          <w:rFonts w:cs="Times New Roman"/>
          <w:i/>
          <w:szCs w:val="24"/>
        </w:rPr>
      </w:pPr>
    </w:p>
    <w:p w:rsidR="0014581D" w:rsidRDefault="00C809AC" w:rsidP="0014581D">
      <w:pPr>
        <w:pStyle w:val="ListParagraph"/>
        <w:numPr>
          <w:ilvl w:val="0"/>
          <w:numId w:val="1"/>
        </w:numPr>
        <w:rPr>
          <w:rFonts w:cs="Times New Roman"/>
          <w:i/>
          <w:szCs w:val="24"/>
        </w:rPr>
      </w:pPr>
      <w:r w:rsidRPr="00F7380D">
        <w:rPr>
          <w:rFonts w:cs="Times New Roman"/>
          <w:i/>
          <w:szCs w:val="24"/>
        </w:rPr>
        <w:t>Helping Low Income Customer</w:t>
      </w:r>
    </w:p>
    <w:p w:rsidR="007E271E" w:rsidRPr="0014581D" w:rsidRDefault="00E1144A" w:rsidP="0044191F">
      <w:pPr>
        <w:pStyle w:val="ListParagraph"/>
        <w:numPr>
          <w:ilvl w:val="1"/>
          <w:numId w:val="1"/>
        </w:numPr>
        <w:rPr>
          <w:rFonts w:cs="Times New Roman"/>
          <w:i/>
          <w:szCs w:val="24"/>
        </w:rPr>
      </w:pPr>
      <w:r w:rsidRPr="0014581D">
        <w:rPr>
          <w:rFonts w:cs="Times New Roman"/>
          <w:szCs w:val="24"/>
        </w:rPr>
        <w:t xml:space="preserve">The following are some general questions about things some people might or might not consider important.  For each one, please rate how important you think it is using a 0 to 10 scale, where 0 stands for not at all important, 10 stands for extremely </w:t>
      </w:r>
      <w:proofErr w:type="gramStart"/>
      <w:r w:rsidRPr="0014581D">
        <w:rPr>
          <w:rFonts w:cs="Times New Roman"/>
          <w:szCs w:val="24"/>
        </w:rPr>
        <w:t>important,</w:t>
      </w:r>
      <w:proofErr w:type="gramEnd"/>
      <w:r w:rsidRPr="0014581D">
        <w:rPr>
          <w:rFonts w:cs="Times New Roman"/>
          <w:szCs w:val="24"/>
        </w:rPr>
        <w:t xml:space="preserve"> and 5 stands for average importance.  For utilities to tailor rates and energy management programs to make sure </w:t>
      </w:r>
      <w:proofErr w:type="gramStart"/>
      <w:r w:rsidRPr="0014581D">
        <w:rPr>
          <w:rFonts w:cs="Times New Roman"/>
          <w:szCs w:val="24"/>
        </w:rPr>
        <w:t>that low income customers</w:t>
      </w:r>
      <w:proofErr w:type="gramEnd"/>
      <w:r w:rsidRPr="0014581D">
        <w:rPr>
          <w:rFonts w:cs="Times New Roman"/>
          <w:szCs w:val="24"/>
        </w:rPr>
        <w:t xml:space="preserve"> are treated fairly.</w:t>
      </w:r>
    </w:p>
    <w:p w:rsidR="00E1144A" w:rsidRPr="00F7380D" w:rsidRDefault="00774A9C" w:rsidP="007E271E">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lastRenderedPageBreak/>
        <w:t>Now, for each of the following items please tell us if you agree strongly, agree mildly, neither agree or disagree, disagree mildly, disagree strongly, or if you just haven't thought much about it.   Low income customers pay more than their fair share of the cost of electricity.</w:t>
      </w:r>
    </w:p>
    <w:p w:rsidR="009E151A" w:rsidRDefault="009E151A" w:rsidP="009E151A">
      <w:pPr>
        <w:pStyle w:val="ListParagraph"/>
        <w:rPr>
          <w:rFonts w:cs="Times New Roman"/>
          <w:i/>
          <w:szCs w:val="24"/>
        </w:rPr>
      </w:pPr>
    </w:p>
    <w:p w:rsidR="005D09BA" w:rsidRDefault="00C809AC" w:rsidP="005D09BA">
      <w:pPr>
        <w:pStyle w:val="ListParagraph"/>
        <w:numPr>
          <w:ilvl w:val="0"/>
          <w:numId w:val="1"/>
        </w:numPr>
        <w:rPr>
          <w:rFonts w:cs="Times New Roman"/>
          <w:i/>
          <w:szCs w:val="24"/>
        </w:rPr>
      </w:pPr>
      <w:r w:rsidRPr="00F7380D">
        <w:rPr>
          <w:rFonts w:cs="Times New Roman"/>
          <w:i/>
          <w:szCs w:val="24"/>
        </w:rPr>
        <w:t>Use Renewables</w:t>
      </w:r>
    </w:p>
    <w:p w:rsidR="00B63AE9" w:rsidRPr="005D09BA" w:rsidRDefault="005123EF" w:rsidP="000C4FC8">
      <w:pPr>
        <w:pStyle w:val="ListParagraph"/>
        <w:numPr>
          <w:ilvl w:val="1"/>
          <w:numId w:val="1"/>
        </w:numPr>
        <w:rPr>
          <w:rFonts w:cs="Times New Roman"/>
          <w:i/>
          <w:szCs w:val="24"/>
        </w:rPr>
      </w:pPr>
      <w:r w:rsidRPr="005D09BA">
        <w:rPr>
          <w:rFonts w:cs="Times New Roman"/>
          <w:szCs w:val="24"/>
        </w:rPr>
        <w:t>Below are some characteristics of different kinds of resources that your utility might consider in meeting the electric needs of South Texas.  Please tell us, in your view, how important each of the following characteristics should be for the utility to consider, using a 0 to 10 scale, where 0 stands for not at all important, 10 stands for extremely important, and 5 stands for average importance.  Using renewable resources such as the wind or sun.</w:t>
      </w:r>
    </w:p>
    <w:p w:rsidR="005123EF" w:rsidRPr="00F7380D" w:rsidRDefault="00B63AE9" w:rsidP="00B63AE9">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 xml:space="preserve">Now we would like to ask you about some specific issues CPL might consider in planning </w:t>
      </w:r>
      <w:proofErr w:type="gramStart"/>
      <w:r w:rsidRPr="00F7380D">
        <w:rPr>
          <w:rFonts w:ascii="Times New Roman" w:hAnsi="Times New Roman" w:cs="Times New Roman"/>
          <w:sz w:val="24"/>
          <w:szCs w:val="24"/>
        </w:rPr>
        <w:t>to meet</w:t>
      </w:r>
      <w:proofErr w:type="gramEnd"/>
      <w:r w:rsidRPr="00F7380D">
        <w:rPr>
          <w:rFonts w:ascii="Times New Roman" w:hAnsi="Times New Roman" w:cs="Times New Roman"/>
          <w:sz w:val="24"/>
          <w:szCs w:val="24"/>
        </w:rPr>
        <w:t xml:space="preserve"> the area's need for electricity.  For each one please tell me how important you think it is for CPL to include it in its plans, using a 0 to 10 scale where 0 stands for not at all important, 10 stands for extremely important, and 5 stands for average importance.  Generation by technologies such as wind and solar power.</w:t>
      </w:r>
    </w:p>
    <w:p w:rsidR="00B63AE9" w:rsidRPr="00F7380D" w:rsidRDefault="00B63AE9" w:rsidP="00B63AE9">
      <w:pPr>
        <w:pStyle w:val="PlainText"/>
        <w:ind w:left="1440"/>
        <w:rPr>
          <w:rFonts w:ascii="Times New Roman" w:hAnsi="Times New Roman" w:cs="Times New Roman"/>
          <w:sz w:val="24"/>
          <w:szCs w:val="24"/>
        </w:rPr>
      </w:pPr>
    </w:p>
    <w:p w:rsidR="00C809AC" w:rsidRPr="00F7380D" w:rsidRDefault="00C809AC" w:rsidP="00C809AC">
      <w:pPr>
        <w:pStyle w:val="ListParagraph"/>
        <w:numPr>
          <w:ilvl w:val="0"/>
          <w:numId w:val="1"/>
        </w:numPr>
        <w:rPr>
          <w:rFonts w:cs="Times New Roman"/>
          <w:i/>
          <w:szCs w:val="24"/>
        </w:rPr>
      </w:pPr>
      <w:r w:rsidRPr="00F7380D">
        <w:rPr>
          <w:rFonts w:cs="Times New Roman"/>
          <w:i/>
          <w:szCs w:val="24"/>
        </w:rPr>
        <w:t>Build Fossil Fuel Plant</w:t>
      </w:r>
    </w:p>
    <w:p w:rsidR="00EB0CF6" w:rsidRPr="00F7380D" w:rsidRDefault="00B56E82" w:rsidP="000970AC">
      <w:pPr>
        <w:pStyle w:val="ListParagraph"/>
        <w:numPr>
          <w:ilvl w:val="1"/>
          <w:numId w:val="1"/>
        </w:numPr>
        <w:rPr>
          <w:rFonts w:cs="Times New Roman"/>
          <w:i/>
          <w:szCs w:val="24"/>
        </w:rPr>
      </w:pPr>
      <w:r w:rsidRPr="00F7380D">
        <w:rPr>
          <w:rFonts w:cs="Times New Roman"/>
          <w:szCs w:val="24"/>
        </w:rPr>
        <w:t xml:space="preserve">Now we would like to ask you about some specific issues CPL might consider in planning </w:t>
      </w:r>
      <w:proofErr w:type="gramStart"/>
      <w:r w:rsidRPr="00F7380D">
        <w:rPr>
          <w:rFonts w:cs="Times New Roman"/>
          <w:szCs w:val="24"/>
        </w:rPr>
        <w:t>to meet</w:t>
      </w:r>
      <w:proofErr w:type="gramEnd"/>
      <w:r w:rsidRPr="00F7380D">
        <w:rPr>
          <w:rFonts w:cs="Times New Roman"/>
          <w:szCs w:val="24"/>
        </w:rPr>
        <w:t xml:space="preserve"> the area's need for electricity.  For each one please tell me how important you think it is for CPL to include it in its plans, using a 0 to 10 scale where 0 stands for not at all important, 10 stands for extremely important, and 5 stands for average importance.  Generation using fuels like natural gas or coal.</w:t>
      </w:r>
    </w:p>
    <w:p w:rsidR="00A15D6A" w:rsidRDefault="00A15D6A" w:rsidP="00A15D6A">
      <w:pPr>
        <w:pStyle w:val="ListParagraph"/>
        <w:rPr>
          <w:rFonts w:cs="Times New Roman"/>
          <w:i/>
          <w:szCs w:val="24"/>
        </w:rPr>
      </w:pPr>
    </w:p>
    <w:p w:rsidR="00C809AC" w:rsidRPr="00F7380D" w:rsidRDefault="00C809AC" w:rsidP="008978C6">
      <w:pPr>
        <w:pStyle w:val="ListParagraph"/>
        <w:numPr>
          <w:ilvl w:val="0"/>
          <w:numId w:val="1"/>
        </w:numPr>
        <w:rPr>
          <w:rFonts w:cs="Times New Roman"/>
          <w:i/>
          <w:szCs w:val="24"/>
        </w:rPr>
      </w:pPr>
      <w:r w:rsidRPr="00F7380D">
        <w:rPr>
          <w:rFonts w:cs="Times New Roman"/>
          <w:i/>
          <w:szCs w:val="24"/>
        </w:rPr>
        <w:t>Buying/Importing Power</w:t>
      </w:r>
    </w:p>
    <w:p w:rsidR="008978C6" w:rsidRPr="00F7380D" w:rsidRDefault="008978C6" w:rsidP="008978C6">
      <w:pPr>
        <w:pStyle w:val="ListParagraph"/>
        <w:numPr>
          <w:ilvl w:val="1"/>
          <w:numId w:val="1"/>
        </w:numPr>
        <w:rPr>
          <w:rFonts w:cs="Times New Roman"/>
          <w:i/>
          <w:szCs w:val="24"/>
        </w:rPr>
      </w:pPr>
      <w:r w:rsidRPr="00F7380D">
        <w:rPr>
          <w:rFonts w:cs="Times New Roman"/>
          <w:szCs w:val="24"/>
        </w:rPr>
        <w:t xml:space="preserve">Now we would like to ask you about some specific issues CPL might consider in planning </w:t>
      </w:r>
      <w:proofErr w:type="gramStart"/>
      <w:r w:rsidRPr="00F7380D">
        <w:rPr>
          <w:rFonts w:cs="Times New Roman"/>
          <w:szCs w:val="24"/>
        </w:rPr>
        <w:t>to meet</w:t>
      </w:r>
      <w:proofErr w:type="gramEnd"/>
      <w:r w:rsidRPr="00F7380D">
        <w:rPr>
          <w:rFonts w:cs="Times New Roman"/>
          <w:szCs w:val="24"/>
        </w:rPr>
        <w:t xml:space="preserve"> the area's need for electricity.  For each one please tell me how important you think it is for CPL to include it in its plans, using a 0 to 10 scale where 0 stands for not at all important, 10 stands for extremely important, and 5 stands for average importance.  Building transmission facilities and purchasing power from outside South Texas.</w:t>
      </w:r>
    </w:p>
    <w:p w:rsidR="00A15D6A" w:rsidRDefault="00A15D6A" w:rsidP="00A15D6A">
      <w:pPr>
        <w:pStyle w:val="ListParagraph"/>
        <w:rPr>
          <w:rFonts w:cs="Times New Roman"/>
          <w:i/>
          <w:szCs w:val="24"/>
        </w:rPr>
      </w:pPr>
    </w:p>
    <w:p w:rsidR="00DF7DC9" w:rsidDel="0025443F" w:rsidRDefault="00C809AC" w:rsidP="00DF7DC9">
      <w:pPr>
        <w:pStyle w:val="ListParagraph"/>
        <w:numPr>
          <w:ilvl w:val="0"/>
          <w:numId w:val="1"/>
        </w:numPr>
        <w:rPr>
          <w:del w:id="7" w:author="gaurav sood" w:date="2015-06-05T14:42:00Z"/>
          <w:rFonts w:cs="Times New Roman"/>
          <w:i/>
          <w:szCs w:val="24"/>
        </w:rPr>
      </w:pPr>
      <w:del w:id="8" w:author="gaurav sood" w:date="2015-06-05T14:42:00Z">
        <w:r w:rsidRPr="00F7380D" w:rsidDel="0025443F">
          <w:rPr>
            <w:rFonts w:cs="Times New Roman"/>
            <w:i/>
            <w:szCs w:val="24"/>
          </w:rPr>
          <w:delText>Competition is Good</w:delText>
        </w:r>
        <w:r w:rsidR="002313C2" w:rsidRPr="00F7380D" w:rsidDel="0025443F">
          <w:rPr>
            <w:rFonts w:cs="Times New Roman"/>
            <w:i/>
            <w:szCs w:val="24"/>
          </w:rPr>
          <w:tab/>
        </w:r>
      </w:del>
    </w:p>
    <w:p w:rsidR="00DC7580" w:rsidRPr="00DF7DC9" w:rsidDel="0025443F" w:rsidRDefault="00DC7580" w:rsidP="00840430">
      <w:pPr>
        <w:pStyle w:val="ListParagraph"/>
        <w:numPr>
          <w:ilvl w:val="1"/>
          <w:numId w:val="1"/>
        </w:numPr>
        <w:rPr>
          <w:del w:id="9" w:author="gaurav sood" w:date="2015-06-05T14:42:00Z"/>
          <w:rFonts w:cs="Times New Roman"/>
          <w:i/>
          <w:szCs w:val="24"/>
        </w:rPr>
      </w:pPr>
      <w:del w:id="10" w:author="gaurav sood" w:date="2015-06-05T14:42:00Z">
        <w:r w:rsidRPr="00DF7DC9" w:rsidDel="0025443F">
          <w:rPr>
            <w:rFonts w:cs="Times New Roman"/>
            <w:szCs w:val="24"/>
          </w:rPr>
          <w:delText xml:space="preserve">Now, for each of the following items please tell us if you agree strongly, agree mildly, neither agree or disagree, disagree mildly, disagree strongly, or if you just haven't thought much about it.  The benefits of competition in the utility industry are more important than protecting customers and utilities though </w:delText>
        </w:r>
        <w:commentRangeStart w:id="11"/>
        <w:r w:rsidRPr="00DF7DC9" w:rsidDel="0025443F">
          <w:rPr>
            <w:rFonts w:cs="Times New Roman"/>
            <w:szCs w:val="24"/>
          </w:rPr>
          <w:delText>regulation</w:delText>
        </w:r>
        <w:commentRangeEnd w:id="11"/>
        <w:r w:rsidR="00B95DF0" w:rsidDel="0025443F">
          <w:rPr>
            <w:rStyle w:val="CommentReference"/>
          </w:rPr>
          <w:commentReference w:id="11"/>
        </w:r>
        <w:r w:rsidRPr="00DF7DC9" w:rsidDel="0025443F">
          <w:rPr>
            <w:rFonts w:cs="Times New Roman"/>
            <w:szCs w:val="24"/>
          </w:rPr>
          <w:delText>.</w:delText>
        </w:r>
      </w:del>
    </w:p>
    <w:p w:rsidR="00CC3D2C" w:rsidRDefault="00F06FBB" w:rsidP="00F523F2">
      <w:r>
        <w:rPr>
          <w:b/>
        </w:rPr>
        <w:t>Tomorrow’s Europe (EU)</w:t>
      </w:r>
      <w:r w:rsidR="002313C2">
        <w:rPr>
          <w:rFonts w:hint="eastAsia"/>
        </w:rPr>
        <w:tab/>
      </w:r>
      <w:r w:rsidR="002313C2">
        <w:rPr>
          <w:rFonts w:hint="eastAsia"/>
        </w:rPr>
        <w:tab/>
      </w:r>
    </w:p>
    <w:p w:rsidR="002313C2" w:rsidRDefault="002313C2" w:rsidP="00F523F2">
      <w:r>
        <w:rPr>
          <w:rFonts w:hint="eastAsia"/>
        </w:rPr>
        <w:lastRenderedPageBreak/>
        <w:t xml:space="preserve">Number of Indices: </w:t>
      </w:r>
      <w:r w:rsidR="00F36DC9">
        <w:t>X</w:t>
      </w:r>
    </w:p>
    <w:p w:rsidR="00223B1F" w:rsidRPr="00AF5A95" w:rsidRDefault="00B4561F" w:rsidP="00CC67C5">
      <w:pPr>
        <w:pStyle w:val="ListParagraph"/>
        <w:numPr>
          <w:ilvl w:val="0"/>
          <w:numId w:val="7"/>
        </w:numPr>
        <w:autoSpaceDE w:val="0"/>
        <w:autoSpaceDN w:val="0"/>
        <w:adjustRightInd w:val="0"/>
        <w:spacing w:after="0" w:line="240" w:lineRule="auto"/>
        <w:rPr>
          <w:rFonts w:cs="Times New Roman"/>
          <w:szCs w:val="24"/>
        </w:rPr>
      </w:pPr>
      <w:r w:rsidRPr="00120E1E">
        <w:rPr>
          <w:rFonts w:cs="Times New Roman"/>
          <w:i/>
          <w:szCs w:val="24"/>
        </w:rPr>
        <w:t>EU Membership Policy</w:t>
      </w:r>
    </w:p>
    <w:p w:rsidR="00B4561F" w:rsidRPr="00AF5A95" w:rsidRDefault="00B85218" w:rsidP="00645248">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Some people think that your country’s membership in the</w:t>
      </w:r>
      <w:r w:rsidR="00645248" w:rsidRPr="00AF5A95">
        <w:rPr>
          <w:rFonts w:cs="Times New Roman"/>
          <w:szCs w:val="24"/>
        </w:rPr>
        <w:t xml:space="preserve"> </w:t>
      </w:r>
      <w:r w:rsidR="00B4561F" w:rsidRPr="00AF5A95">
        <w:rPr>
          <w:rFonts w:cs="Times New Roman"/>
          <w:szCs w:val="24"/>
        </w:rPr>
        <w:t>EU is an extremely bad thing. Suppose these people are at one end of a 0-to-10 scale, at point 0. Other</w:t>
      </w:r>
      <w:r w:rsidR="00645248" w:rsidRPr="00AF5A95">
        <w:rPr>
          <w:rFonts w:cs="Times New Roman"/>
          <w:szCs w:val="24"/>
        </w:rPr>
        <w:t xml:space="preserve"> </w:t>
      </w:r>
      <w:r w:rsidR="00B4561F" w:rsidRPr="00AF5A95">
        <w:rPr>
          <w:rFonts w:cs="Times New Roman"/>
          <w:szCs w:val="24"/>
        </w:rPr>
        <w:t>people think that your country’s membership in the EU is an extremely good thing. Suppose these people</w:t>
      </w:r>
      <w:r w:rsidR="00645248" w:rsidRPr="00AF5A95">
        <w:rPr>
          <w:rFonts w:cs="Times New Roman"/>
          <w:szCs w:val="24"/>
        </w:rPr>
        <w:t xml:space="preserve"> </w:t>
      </w:r>
      <w:r w:rsidR="00B4561F" w:rsidRPr="00AF5A95">
        <w:rPr>
          <w:rFonts w:cs="Times New Roman"/>
          <w:szCs w:val="24"/>
        </w:rPr>
        <w:t>are at the other end of the scale, at point 10. People who are exactly in the middle are at point 5, and of</w:t>
      </w:r>
      <w:r w:rsidR="00645248" w:rsidRPr="00AF5A95">
        <w:rPr>
          <w:rFonts w:cs="Times New Roman"/>
          <w:szCs w:val="24"/>
        </w:rPr>
        <w:t xml:space="preserve"> </w:t>
      </w:r>
      <w:r w:rsidR="00B4561F" w:rsidRPr="00AF5A95">
        <w:rPr>
          <w:rFonts w:cs="Times New Roman"/>
          <w:szCs w:val="24"/>
        </w:rPr>
        <w:t>course other people have opinions at other points between 0 and 10. Where would you place your views</w:t>
      </w:r>
      <w:r w:rsidR="00645248" w:rsidRPr="00AF5A95">
        <w:rPr>
          <w:rFonts w:cs="Times New Roman"/>
          <w:szCs w:val="24"/>
        </w:rPr>
        <w:t xml:space="preserve"> </w:t>
      </w:r>
      <w:r w:rsidR="00B4561F" w:rsidRPr="00AF5A95">
        <w:rPr>
          <w:rFonts w:cs="Times New Roman"/>
          <w:szCs w:val="24"/>
        </w:rPr>
        <w:t>on this scale, or do y</w:t>
      </w:r>
      <w:r w:rsidR="00645248" w:rsidRPr="00AF5A95">
        <w:rPr>
          <w:rFonts w:cs="Times New Roman"/>
          <w:szCs w:val="24"/>
        </w:rPr>
        <w:t xml:space="preserve">ou have any opinion about </w:t>
      </w:r>
      <w:commentRangeStart w:id="12"/>
      <w:r w:rsidR="00645248" w:rsidRPr="00AF5A95">
        <w:rPr>
          <w:rFonts w:cs="Times New Roman"/>
          <w:szCs w:val="24"/>
        </w:rPr>
        <w:t>that</w:t>
      </w:r>
      <w:commentRangeEnd w:id="12"/>
      <w:r w:rsidR="00B95DF0">
        <w:rPr>
          <w:rStyle w:val="CommentReference"/>
        </w:rPr>
        <w:commentReference w:id="12"/>
      </w:r>
      <w:r w:rsidR="00645248" w:rsidRPr="00AF5A95">
        <w:rPr>
          <w:rFonts w:cs="Times New Roman"/>
          <w:szCs w:val="24"/>
        </w:rPr>
        <w:t>?</w:t>
      </w:r>
    </w:p>
    <w:p w:rsidR="00B4561F" w:rsidRPr="00AF5A95" w:rsidRDefault="00B4561F" w:rsidP="00645248">
      <w:pPr>
        <w:pStyle w:val="ListParagraph"/>
        <w:autoSpaceDE w:val="0"/>
        <w:autoSpaceDN w:val="0"/>
        <w:adjustRightInd w:val="0"/>
        <w:spacing w:after="0" w:line="240" w:lineRule="auto"/>
        <w:rPr>
          <w:rFonts w:cs="Times New Roman"/>
          <w:szCs w:val="24"/>
        </w:rPr>
      </w:pPr>
    </w:p>
    <w:p w:rsidR="00645248" w:rsidRPr="00AF5A95" w:rsidRDefault="00B4561F" w:rsidP="00CC67C5">
      <w:pPr>
        <w:pStyle w:val="ListParagraph"/>
        <w:numPr>
          <w:ilvl w:val="0"/>
          <w:numId w:val="7"/>
        </w:numPr>
        <w:autoSpaceDE w:val="0"/>
        <w:autoSpaceDN w:val="0"/>
        <w:adjustRightInd w:val="0"/>
        <w:spacing w:after="0" w:line="240" w:lineRule="auto"/>
        <w:rPr>
          <w:rFonts w:cs="Times New Roman"/>
          <w:szCs w:val="24"/>
        </w:rPr>
      </w:pPr>
      <w:r w:rsidRPr="0078428D">
        <w:rPr>
          <w:rFonts w:cs="Times New Roman"/>
          <w:i/>
          <w:szCs w:val="24"/>
        </w:rPr>
        <w:t>Priv</w:t>
      </w:r>
      <w:r w:rsidR="00645248" w:rsidRPr="0078428D">
        <w:rPr>
          <w:rFonts w:cs="Times New Roman"/>
          <w:i/>
          <w:szCs w:val="24"/>
        </w:rPr>
        <w:t>atization</w:t>
      </w:r>
      <w:r w:rsidR="00645248" w:rsidRPr="00AF5A95">
        <w:rPr>
          <w:rFonts w:cs="Times New Roman"/>
          <w:szCs w:val="24"/>
        </w:rPr>
        <w:t xml:space="preserve"> </w:t>
      </w:r>
    </w:p>
    <w:p w:rsidR="00B4561F" w:rsidRPr="0078428D" w:rsidRDefault="00CE0609" w:rsidP="0078428D">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Some people think the government should provide a pension for all</w:t>
      </w:r>
      <w:r w:rsidR="0078428D">
        <w:rPr>
          <w:rFonts w:cs="Times New Roman"/>
          <w:szCs w:val="24"/>
        </w:rPr>
        <w:t xml:space="preserve"> </w:t>
      </w:r>
      <w:r w:rsidR="00B4561F" w:rsidRPr="0078428D">
        <w:rPr>
          <w:rFonts w:cs="Times New Roman"/>
          <w:szCs w:val="24"/>
        </w:rPr>
        <w:t>retirees. Suppose these people are at one end of a 0-to-10 scale, at point 0. Other people think that</w:t>
      </w:r>
      <w:r w:rsidR="0078428D">
        <w:rPr>
          <w:rFonts w:cs="Times New Roman"/>
          <w:szCs w:val="24"/>
        </w:rPr>
        <w:t xml:space="preserve"> </w:t>
      </w:r>
      <w:r w:rsidR="00B4561F" w:rsidRPr="0078428D">
        <w:rPr>
          <w:rFonts w:cs="Times New Roman"/>
          <w:szCs w:val="24"/>
        </w:rPr>
        <w:t>individuals should make their own decisions about investing in their pensions. Suppose these people are</w:t>
      </w:r>
      <w:r w:rsidR="0078428D">
        <w:rPr>
          <w:rFonts w:cs="Times New Roman"/>
          <w:szCs w:val="24"/>
        </w:rPr>
        <w:t xml:space="preserve"> </w:t>
      </w:r>
      <w:r w:rsidR="00B4561F" w:rsidRPr="0078428D">
        <w:rPr>
          <w:rFonts w:cs="Times New Roman"/>
          <w:szCs w:val="24"/>
        </w:rPr>
        <w:t>at the other end of the scale, at point 10. People who are exactly in the middle are at point 5, and of</w:t>
      </w:r>
      <w:r w:rsidR="0078428D">
        <w:rPr>
          <w:rFonts w:cs="Times New Roman"/>
          <w:szCs w:val="24"/>
        </w:rPr>
        <w:t xml:space="preserve"> </w:t>
      </w:r>
      <w:r w:rsidR="00B4561F" w:rsidRPr="0078428D">
        <w:rPr>
          <w:rFonts w:cs="Times New Roman"/>
          <w:szCs w:val="24"/>
        </w:rPr>
        <w:t>course other people have opinions at other points between 0 and 10. Where would you place your views</w:t>
      </w:r>
      <w:r w:rsidR="0078428D">
        <w:rPr>
          <w:rFonts w:cs="Times New Roman"/>
          <w:szCs w:val="24"/>
        </w:rPr>
        <w:t xml:space="preserve"> </w:t>
      </w:r>
      <w:r w:rsidR="00B4561F" w:rsidRPr="0078428D">
        <w:rPr>
          <w:rFonts w:cs="Times New Roman"/>
          <w:szCs w:val="24"/>
        </w:rPr>
        <w:t>on this scale, or do y</w:t>
      </w:r>
      <w:r w:rsidR="0078428D">
        <w:rPr>
          <w:rFonts w:cs="Times New Roman"/>
          <w:szCs w:val="24"/>
        </w:rPr>
        <w:t>ou have any opinion about that?</w:t>
      </w:r>
    </w:p>
    <w:p w:rsidR="00D26606" w:rsidRDefault="00D26606" w:rsidP="00D26606">
      <w:pPr>
        <w:pStyle w:val="ListParagraph"/>
        <w:autoSpaceDE w:val="0"/>
        <w:autoSpaceDN w:val="0"/>
        <w:adjustRightInd w:val="0"/>
        <w:spacing w:after="0" w:line="240" w:lineRule="auto"/>
        <w:rPr>
          <w:rFonts w:cs="Times New Roman"/>
          <w:i/>
          <w:szCs w:val="24"/>
        </w:rPr>
      </w:pPr>
    </w:p>
    <w:p w:rsidR="000D0F2A" w:rsidRPr="00521094" w:rsidRDefault="000D0F2A" w:rsidP="00CC67C5">
      <w:pPr>
        <w:pStyle w:val="ListParagraph"/>
        <w:numPr>
          <w:ilvl w:val="0"/>
          <w:numId w:val="7"/>
        </w:numPr>
        <w:autoSpaceDE w:val="0"/>
        <w:autoSpaceDN w:val="0"/>
        <w:adjustRightInd w:val="0"/>
        <w:spacing w:after="0" w:line="240" w:lineRule="auto"/>
        <w:rPr>
          <w:rFonts w:cs="Times New Roman"/>
          <w:i/>
          <w:szCs w:val="24"/>
        </w:rPr>
      </w:pPr>
      <w:r w:rsidRPr="00521094">
        <w:rPr>
          <w:rFonts w:cs="Times New Roman"/>
          <w:i/>
          <w:szCs w:val="24"/>
        </w:rPr>
        <w:t>How to Pay for Pension</w:t>
      </w:r>
    </w:p>
    <w:p w:rsidR="0089294B" w:rsidRDefault="00B4561F" w:rsidP="006F4606">
      <w:pPr>
        <w:pStyle w:val="ListParagraph"/>
        <w:autoSpaceDE w:val="0"/>
        <w:autoSpaceDN w:val="0"/>
        <w:adjustRightInd w:val="0"/>
        <w:spacing w:after="0" w:line="240" w:lineRule="auto"/>
        <w:rPr>
          <w:rFonts w:cs="Times New Roman"/>
          <w:szCs w:val="24"/>
        </w:rPr>
      </w:pPr>
      <w:r w:rsidRPr="00AF5A95">
        <w:rPr>
          <w:rFonts w:cs="Times New Roman"/>
          <w:szCs w:val="24"/>
        </w:rPr>
        <w:t xml:space="preserve">The index is constructed as the mean of </w:t>
      </w:r>
      <w:r w:rsidR="0089294B">
        <w:rPr>
          <w:rFonts w:cs="Times New Roman"/>
          <w:szCs w:val="24"/>
        </w:rPr>
        <w:t xml:space="preserve">two items about getting people to work longer minus the mean of </w:t>
      </w:r>
      <w:r w:rsidR="007D524E">
        <w:rPr>
          <w:rFonts w:cs="Times New Roman"/>
          <w:szCs w:val="24"/>
        </w:rPr>
        <w:t>items about adding to the population via two different methods.</w:t>
      </w:r>
    </w:p>
    <w:p w:rsidR="006F4606" w:rsidRPr="004A6FA1" w:rsidRDefault="00FC0C0F" w:rsidP="004A6FA1">
      <w:pPr>
        <w:pStyle w:val="ListParagraph"/>
        <w:numPr>
          <w:ilvl w:val="1"/>
          <w:numId w:val="7"/>
        </w:numPr>
        <w:autoSpaceDE w:val="0"/>
        <w:autoSpaceDN w:val="0"/>
        <w:adjustRightInd w:val="0"/>
        <w:spacing w:after="0" w:line="240" w:lineRule="auto"/>
        <w:rPr>
          <w:rFonts w:cs="Times New Roman"/>
          <w:szCs w:val="24"/>
        </w:rPr>
      </w:pPr>
      <w:r w:rsidRPr="004A6FA1">
        <w:rPr>
          <w:rFonts w:cs="Times New Roman"/>
          <w:szCs w:val="24"/>
          <w:u w:val="single"/>
        </w:rPr>
        <w:t>Getting People to Work Longer</w:t>
      </w:r>
      <w:r>
        <w:rPr>
          <w:rFonts w:cs="Times New Roman"/>
          <w:szCs w:val="24"/>
        </w:rPr>
        <w:t>:</w:t>
      </w:r>
      <w:r w:rsidR="004A6FA1">
        <w:rPr>
          <w:rFonts w:cs="Times New Roman"/>
          <w:szCs w:val="24"/>
        </w:rPr>
        <w:t xml:space="preserve"> </w:t>
      </w:r>
      <w:r w:rsidR="00B4561F" w:rsidRPr="004A6FA1">
        <w:rPr>
          <w:rFonts w:cs="Times New Roman"/>
          <w:szCs w:val="24"/>
        </w:rPr>
        <w:t>And how strongly would you favor or oppose each of the following as ways of paying for pensions?</w:t>
      </w:r>
    </w:p>
    <w:p w:rsidR="006F4606" w:rsidRDefault="00B4561F" w:rsidP="006E1155">
      <w:pPr>
        <w:pStyle w:val="ListParagraph"/>
        <w:numPr>
          <w:ilvl w:val="2"/>
          <w:numId w:val="7"/>
        </w:numPr>
        <w:autoSpaceDE w:val="0"/>
        <w:autoSpaceDN w:val="0"/>
        <w:adjustRightInd w:val="0"/>
        <w:spacing w:after="0" w:line="240" w:lineRule="auto"/>
        <w:rPr>
          <w:rFonts w:cs="Times New Roman"/>
          <w:szCs w:val="24"/>
        </w:rPr>
      </w:pPr>
      <w:r w:rsidRPr="006F4606">
        <w:rPr>
          <w:rFonts w:cs="Times New Roman"/>
          <w:szCs w:val="24"/>
        </w:rPr>
        <w:t>Making it more attractive to work longer before</w:t>
      </w:r>
      <w:r w:rsidR="006F4606">
        <w:rPr>
          <w:rFonts w:cs="Times New Roman"/>
          <w:szCs w:val="24"/>
        </w:rPr>
        <w:t xml:space="preserve"> </w:t>
      </w:r>
      <w:r w:rsidR="00A711B2">
        <w:rPr>
          <w:rFonts w:cs="Times New Roman"/>
          <w:szCs w:val="24"/>
        </w:rPr>
        <w:t>retiring</w:t>
      </w:r>
    </w:p>
    <w:p w:rsidR="006F4606" w:rsidRDefault="00A711B2" w:rsidP="006E1155">
      <w:pPr>
        <w:pStyle w:val="ListParagraph"/>
        <w:numPr>
          <w:ilvl w:val="2"/>
          <w:numId w:val="7"/>
        </w:numPr>
        <w:autoSpaceDE w:val="0"/>
        <w:autoSpaceDN w:val="0"/>
        <w:adjustRightInd w:val="0"/>
        <w:spacing w:after="0" w:line="240" w:lineRule="auto"/>
        <w:rPr>
          <w:rFonts w:cs="Times New Roman"/>
          <w:szCs w:val="24"/>
        </w:rPr>
      </w:pPr>
      <w:r>
        <w:rPr>
          <w:rFonts w:cs="Times New Roman"/>
          <w:szCs w:val="24"/>
        </w:rPr>
        <w:t>Raising the retirement age</w:t>
      </w:r>
    </w:p>
    <w:p w:rsidR="00E45B03" w:rsidRDefault="00E45B03" w:rsidP="006E1155">
      <w:pPr>
        <w:pStyle w:val="ListParagraph"/>
        <w:numPr>
          <w:ilvl w:val="1"/>
          <w:numId w:val="7"/>
        </w:numPr>
        <w:autoSpaceDE w:val="0"/>
        <w:autoSpaceDN w:val="0"/>
        <w:adjustRightInd w:val="0"/>
        <w:spacing w:after="0" w:line="240" w:lineRule="auto"/>
        <w:rPr>
          <w:rFonts w:cs="Times New Roman"/>
          <w:szCs w:val="24"/>
        </w:rPr>
      </w:pPr>
      <w:r w:rsidRPr="00993BBB">
        <w:rPr>
          <w:rFonts w:cs="Times New Roman"/>
          <w:szCs w:val="24"/>
          <w:u w:val="single"/>
        </w:rPr>
        <w:t>Adding to the population</w:t>
      </w:r>
      <w:r>
        <w:rPr>
          <w:rFonts w:cs="Times New Roman"/>
          <w:szCs w:val="24"/>
        </w:rPr>
        <w:t xml:space="preserve">: </w:t>
      </w:r>
      <w:r w:rsidRPr="004A6FA1">
        <w:rPr>
          <w:rFonts w:cs="Times New Roman"/>
          <w:szCs w:val="24"/>
        </w:rPr>
        <w:t>And how strongly would you favor or oppose each of the following as ways of paying for pensions?</w:t>
      </w:r>
    </w:p>
    <w:p w:rsidR="006E1155" w:rsidRPr="00E45B03" w:rsidRDefault="006E1155" w:rsidP="005D3759">
      <w:pPr>
        <w:pStyle w:val="ListParagraph"/>
        <w:numPr>
          <w:ilvl w:val="2"/>
          <w:numId w:val="7"/>
        </w:numPr>
        <w:autoSpaceDE w:val="0"/>
        <w:autoSpaceDN w:val="0"/>
        <w:adjustRightInd w:val="0"/>
        <w:spacing w:after="0" w:line="240" w:lineRule="auto"/>
        <w:rPr>
          <w:rFonts w:cs="Times New Roman"/>
          <w:szCs w:val="24"/>
        </w:rPr>
      </w:pPr>
      <w:r w:rsidRPr="006F4606">
        <w:rPr>
          <w:rFonts w:cs="Times New Roman"/>
          <w:szCs w:val="24"/>
        </w:rPr>
        <w:t>Letting more imm</w:t>
      </w:r>
      <w:r>
        <w:rPr>
          <w:rFonts w:cs="Times New Roman"/>
          <w:szCs w:val="24"/>
        </w:rPr>
        <w:t>igrants enter the labor market</w:t>
      </w:r>
    </w:p>
    <w:p w:rsidR="00B4561F" w:rsidRPr="006F4606" w:rsidRDefault="00B4561F" w:rsidP="005D3759">
      <w:pPr>
        <w:pStyle w:val="ListParagraph"/>
        <w:numPr>
          <w:ilvl w:val="2"/>
          <w:numId w:val="7"/>
        </w:numPr>
        <w:autoSpaceDE w:val="0"/>
        <w:autoSpaceDN w:val="0"/>
        <w:adjustRightInd w:val="0"/>
        <w:spacing w:after="0" w:line="240" w:lineRule="auto"/>
        <w:rPr>
          <w:rFonts w:cs="Times New Roman"/>
          <w:szCs w:val="24"/>
        </w:rPr>
      </w:pPr>
      <w:r w:rsidRPr="006F4606">
        <w:rPr>
          <w:rFonts w:cs="Times New Roman"/>
          <w:szCs w:val="24"/>
        </w:rPr>
        <w:t>Encouraging people to have more children</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6F4606" w:rsidRDefault="00B4561F" w:rsidP="00CC67C5">
      <w:pPr>
        <w:pStyle w:val="ListParagraph"/>
        <w:numPr>
          <w:ilvl w:val="0"/>
          <w:numId w:val="7"/>
        </w:numPr>
        <w:autoSpaceDE w:val="0"/>
        <w:autoSpaceDN w:val="0"/>
        <w:adjustRightInd w:val="0"/>
        <w:spacing w:after="0" w:line="240" w:lineRule="auto"/>
        <w:rPr>
          <w:rFonts w:cs="Times New Roman"/>
          <w:szCs w:val="24"/>
        </w:rPr>
      </w:pPr>
      <w:r w:rsidRPr="006F4606">
        <w:rPr>
          <w:rFonts w:cs="Times New Roman"/>
          <w:i/>
          <w:szCs w:val="24"/>
        </w:rPr>
        <w:t>Migration</w:t>
      </w:r>
    </w:p>
    <w:p w:rsidR="00B4561F" w:rsidRPr="006F4606" w:rsidRDefault="002D22FA" w:rsidP="006F4606">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much would you favor or oppose “Making it easier for workers to</w:t>
      </w:r>
      <w:r w:rsidR="006F4606">
        <w:rPr>
          <w:rFonts w:cs="Times New Roman"/>
          <w:szCs w:val="24"/>
        </w:rPr>
        <w:t xml:space="preserve"> </w:t>
      </w:r>
      <w:r w:rsidR="00B4561F" w:rsidRPr="006F4606">
        <w:rPr>
          <w:rFonts w:cs="Times New Roman"/>
          <w:szCs w:val="24"/>
        </w:rPr>
        <w:t xml:space="preserve">move between EU countries” as ways of competing in today’s global </w:t>
      </w:r>
      <w:commentRangeStart w:id="13"/>
      <w:r w:rsidR="00B4561F" w:rsidRPr="006F4606">
        <w:rPr>
          <w:rFonts w:cs="Times New Roman"/>
          <w:szCs w:val="24"/>
        </w:rPr>
        <w:t>economy</w:t>
      </w:r>
      <w:commentRangeEnd w:id="13"/>
      <w:r w:rsidR="00B95DF0">
        <w:rPr>
          <w:rStyle w:val="CommentReference"/>
        </w:rPr>
        <w:commentReference w:id="13"/>
      </w:r>
      <w:r w:rsidR="00B4561F" w:rsidRPr="006F4606">
        <w:rPr>
          <w:rFonts w:cs="Times New Roman"/>
          <w:szCs w:val="24"/>
        </w:rPr>
        <w:t>?</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FC1A44" w:rsidRDefault="00B4561F" w:rsidP="00CC67C5">
      <w:pPr>
        <w:pStyle w:val="ListParagraph"/>
        <w:numPr>
          <w:ilvl w:val="0"/>
          <w:numId w:val="7"/>
        </w:numPr>
        <w:autoSpaceDE w:val="0"/>
        <w:autoSpaceDN w:val="0"/>
        <w:adjustRightInd w:val="0"/>
        <w:spacing w:after="0" w:line="240" w:lineRule="auto"/>
        <w:rPr>
          <w:rFonts w:cs="Times New Roman"/>
          <w:szCs w:val="24"/>
        </w:rPr>
      </w:pPr>
      <w:r w:rsidRPr="00FC1A44">
        <w:rPr>
          <w:rFonts w:cs="Times New Roman"/>
          <w:i/>
          <w:szCs w:val="24"/>
        </w:rPr>
        <w:t>Free Trade</w:t>
      </w:r>
    </w:p>
    <w:p w:rsidR="00AD45F2" w:rsidRDefault="00B4561F" w:rsidP="004F6ABC">
      <w:pPr>
        <w:pStyle w:val="ListParagraph"/>
        <w:autoSpaceDE w:val="0"/>
        <w:autoSpaceDN w:val="0"/>
        <w:adjustRightInd w:val="0"/>
        <w:spacing w:after="0" w:line="240" w:lineRule="auto"/>
        <w:rPr>
          <w:rFonts w:cs="Times New Roman"/>
          <w:szCs w:val="24"/>
        </w:rPr>
      </w:pPr>
      <w:r w:rsidRPr="00AF5A95">
        <w:rPr>
          <w:rFonts w:cs="Times New Roman"/>
          <w:szCs w:val="24"/>
        </w:rPr>
        <w:t>The index is constru</w:t>
      </w:r>
      <w:r w:rsidR="00325571">
        <w:rPr>
          <w:rFonts w:cs="Times New Roman"/>
          <w:szCs w:val="24"/>
        </w:rPr>
        <w:t xml:space="preserve">cted as the average of </w:t>
      </w:r>
      <w:r w:rsidR="009725A7">
        <w:rPr>
          <w:rFonts w:cs="Times New Roman"/>
          <w:szCs w:val="24"/>
        </w:rPr>
        <w:t>preference for increasing taxes on imports minus preferences for lowering barriers to international trade, and preference for protection from foreign competition</w:t>
      </w:r>
      <w:r w:rsidR="00A343AC">
        <w:rPr>
          <w:rFonts w:cs="Times New Roman"/>
          <w:szCs w:val="24"/>
        </w:rPr>
        <w:t>.</w:t>
      </w:r>
      <w:r w:rsidRPr="00AF5A95">
        <w:rPr>
          <w:rFonts w:cs="Times New Roman"/>
          <w:szCs w:val="24"/>
        </w:rPr>
        <w:t xml:space="preserve"> </w:t>
      </w:r>
    </w:p>
    <w:p w:rsidR="00AD45F2" w:rsidRDefault="00553817" w:rsidP="00AD45F2">
      <w:pPr>
        <w:pStyle w:val="ListParagraph"/>
        <w:numPr>
          <w:ilvl w:val="1"/>
          <w:numId w:val="7"/>
        </w:numPr>
        <w:autoSpaceDE w:val="0"/>
        <w:autoSpaceDN w:val="0"/>
        <w:adjustRightInd w:val="0"/>
        <w:spacing w:after="0" w:line="240" w:lineRule="auto"/>
        <w:rPr>
          <w:rFonts w:cs="Times New Roman"/>
          <w:szCs w:val="24"/>
        </w:rPr>
      </w:pPr>
      <w:r w:rsidRPr="00E21C52">
        <w:rPr>
          <w:rFonts w:cs="Times New Roman"/>
          <w:szCs w:val="24"/>
          <w:u w:val="single"/>
        </w:rPr>
        <w:t>Taxing Imports and</w:t>
      </w:r>
      <w:r w:rsidR="000C2590" w:rsidRPr="00E21C52">
        <w:rPr>
          <w:rFonts w:cs="Times New Roman"/>
          <w:szCs w:val="24"/>
          <w:u w:val="single"/>
        </w:rPr>
        <w:t xml:space="preserve"> Increasing Barriers to International Trade</w:t>
      </w:r>
      <w:r w:rsidR="000C2590">
        <w:rPr>
          <w:rFonts w:cs="Times New Roman"/>
          <w:szCs w:val="24"/>
        </w:rPr>
        <w:t xml:space="preserve">: </w:t>
      </w:r>
      <w:r w:rsidR="00B4561F" w:rsidRPr="00AF5A95">
        <w:rPr>
          <w:rFonts w:cs="Times New Roman"/>
          <w:szCs w:val="24"/>
        </w:rPr>
        <w:t>How much would</w:t>
      </w:r>
      <w:r w:rsidR="00AD45F2">
        <w:rPr>
          <w:rFonts w:cs="Times New Roman"/>
          <w:szCs w:val="24"/>
        </w:rPr>
        <w:t xml:space="preserve"> </w:t>
      </w:r>
      <w:r w:rsidR="00B4561F" w:rsidRPr="00AD45F2">
        <w:rPr>
          <w:rFonts w:cs="Times New Roman"/>
          <w:szCs w:val="24"/>
        </w:rPr>
        <w:t xml:space="preserve">you favor or oppose each of the following as ways of competing in today’s global economy? </w:t>
      </w:r>
    </w:p>
    <w:p w:rsidR="00A7056D" w:rsidRDefault="00B4561F" w:rsidP="00D05B5D">
      <w:pPr>
        <w:pStyle w:val="ListParagraph"/>
        <w:numPr>
          <w:ilvl w:val="2"/>
          <w:numId w:val="7"/>
        </w:numPr>
        <w:autoSpaceDE w:val="0"/>
        <w:autoSpaceDN w:val="0"/>
        <w:adjustRightInd w:val="0"/>
        <w:spacing w:after="0" w:line="240" w:lineRule="auto"/>
        <w:rPr>
          <w:rFonts w:cs="Times New Roman"/>
          <w:szCs w:val="24"/>
        </w:rPr>
      </w:pPr>
      <w:r w:rsidRPr="00AD45F2">
        <w:rPr>
          <w:rFonts w:cs="Times New Roman"/>
          <w:szCs w:val="24"/>
        </w:rPr>
        <w:t xml:space="preserve">Lowering barriers to international </w:t>
      </w:r>
      <w:commentRangeStart w:id="14"/>
      <w:r w:rsidRPr="00AD45F2">
        <w:rPr>
          <w:rFonts w:cs="Times New Roman"/>
          <w:szCs w:val="24"/>
        </w:rPr>
        <w:t>t</w:t>
      </w:r>
      <w:r w:rsidR="009C1D81">
        <w:rPr>
          <w:rFonts w:cs="Times New Roman"/>
          <w:szCs w:val="24"/>
        </w:rPr>
        <w:t>rade</w:t>
      </w:r>
      <w:commentRangeEnd w:id="14"/>
      <w:r w:rsidR="00B72445">
        <w:rPr>
          <w:rStyle w:val="CommentReference"/>
        </w:rPr>
        <w:commentReference w:id="14"/>
      </w:r>
      <w:r w:rsidRPr="00AD45F2">
        <w:rPr>
          <w:rFonts w:cs="Times New Roman"/>
          <w:szCs w:val="24"/>
        </w:rPr>
        <w:t xml:space="preserve"> </w:t>
      </w:r>
    </w:p>
    <w:p w:rsidR="00AD45F2" w:rsidRDefault="00B4561F" w:rsidP="00D05B5D">
      <w:pPr>
        <w:pStyle w:val="ListParagraph"/>
        <w:numPr>
          <w:ilvl w:val="2"/>
          <w:numId w:val="7"/>
        </w:numPr>
        <w:autoSpaceDE w:val="0"/>
        <w:autoSpaceDN w:val="0"/>
        <w:adjustRightInd w:val="0"/>
        <w:spacing w:after="0" w:line="240" w:lineRule="auto"/>
        <w:rPr>
          <w:rFonts w:cs="Times New Roman"/>
          <w:szCs w:val="24"/>
        </w:rPr>
      </w:pPr>
      <w:r w:rsidRPr="00AD45F2">
        <w:rPr>
          <w:rFonts w:cs="Times New Roman"/>
          <w:szCs w:val="24"/>
        </w:rPr>
        <w:t>Increa</w:t>
      </w:r>
      <w:r w:rsidR="00AD45F2">
        <w:rPr>
          <w:rFonts w:cs="Times New Roman"/>
          <w:szCs w:val="24"/>
        </w:rPr>
        <w:t>sing taxes on imported products</w:t>
      </w:r>
    </w:p>
    <w:p w:rsidR="00B4561F" w:rsidRPr="00AD45F2" w:rsidRDefault="001030AA" w:rsidP="00AD45F2">
      <w:pPr>
        <w:pStyle w:val="ListParagraph"/>
        <w:numPr>
          <w:ilvl w:val="1"/>
          <w:numId w:val="7"/>
        </w:numPr>
        <w:autoSpaceDE w:val="0"/>
        <w:autoSpaceDN w:val="0"/>
        <w:adjustRightInd w:val="0"/>
        <w:spacing w:after="0" w:line="240" w:lineRule="auto"/>
        <w:rPr>
          <w:rFonts w:cs="Times New Roman"/>
          <w:szCs w:val="24"/>
        </w:rPr>
      </w:pPr>
      <w:r w:rsidRPr="0016528F">
        <w:rPr>
          <w:rFonts w:cs="Times New Roman"/>
          <w:szCs w:val="24"/>
          <w:u w:val="single"/>
        </w:rPr>
        <w:lastRenderedPageBreak/>
        <w:t>Protection from Foreign Competition</w:t>
      </w:r>
      <w:r>
        <w:rPr>
          <w:rFonts w:cs="Times New Roman"/>
          <w:szCs w:val="24"/>
        </w:rPr>
        <w:t>:</w:t>
      </w:r>
      <w:r w:rsidR="00DA0DB4">
        <w:rPr>
          <w:rFonts w:cs="Times New Roman"/>
          <w:szCs w:val="24"/>
        </w:rPr>
        <w:t xml:space="preserve"> </w:t>
      </w:r>
      <w:r w:rsidR="00B4561F" w:rsidRPr="00AD45F2">
        <w:rPr>
          <w:rFonts w:cs="Times New Roman"/>
          <w:szCs w:val="24"/>
        </w:rPr>
        <w:t>Some people</w:t>
      </w:r>
      <w:r w:rsidR="00AD45F2">
        <w:rPr>
          <w:rFonts w:cs="Times New Roman"/>
          <w:szCs w:val="24"/>
        </w:rPr>
        <w:t xml:space="preserve"> </w:t>
      </w:r>
      <w:r w:rsidR="00B4561F" w:rsidRPr="00AD45F2">
        <w:rPr>
          <w:rFonts w:cs="Times New Roman"/>
          <w:szCs w:val="24"/>
        </w:rPr>
        <w:t>think that your country’s industries should be protected against foreign competition. Suppose these</w:t>
      </w:r>
      <w:r w:rsidR="00AD45F2">
        <w:rPr>
          <w:rFonts w:cs="Times New Roman"/>
          <w:szCs w:val="24"/>
        </w:rPr>
        <w:t xml:space="preserve"> </w:t>
      </w:r>
      <w:r w:rsidR="00B4561F" w:rsidRPr="00AD45F2">
        <w:rPr>
          <w:rFonts w:cs="Times New Roman"/>
          <w:szCs w:val="24"/>
        </w:rPr>
        <w:t>people are at one end of a 0-to-10 scale, at point 0. Other people think that your country’s industries</w:t>
      </w:r>
      <w:r w:rsidR="00AD45F2">
        <w:rPr>
          <w:rFonts w:cs="Times New Roman"/>
          <w:szCs w:val="24"/>
        </w:rPr>
        <w:t xml:space="preserve"> </w:t>
      </w:r>
      <w:r w:rsidR="00B4561F" w:rsidRPr="00AD45F2">
        <w:rPr>
          <w:rFonts w:cs="Times New Roman"/>
          <w:szCs w:val="24"/>
        </w:rPr>
        <w:t>should be left to compete freely in the global economy. Suppose these people are at the other end of the</w:t>
      </w:r>
      <w:r w:rsidR="00AD45F2">
        <w:rPr>
          <w:rFonts w:cs="Times New Roman"/>
          <w:szCs w:val="24"/>
        </w:rPr>
        <w:t xml:space="preserve"> </w:t>
      </w:r>
      <w:r w:rsidR="00B4561F" w:rsidRPr="00AD45F2">
        <w:rPr>
          <w:rFonts w:cs="Times New Roman"/>
          <w:szCs w:val="24"/>
        </w:rPr>
        <w:t>scale, at point 10. People who are exactly in the middle are at point 5, and of course other people have</w:t>
      </w:r>
      <w:r w:rsidR="00AD45F2">
        <w:rPr>
          <w:rFonts w:cs="Times New Roman"/>
          <w:szCs w:val="24"/>
        </w:rPr>
        <w:t xml:space="preserve"> </w:t>
      </w:r>
      <w:r w:rsidR="00B4561F" w:rsidRPr="00AD45F2">
        <w:rPr>
          <w:rFonts w:cs="Times New Roman"/>
          <w:szCs w:val="24"/>
        </w:rPr>
        <w:t>opinions at other points between 0 and 10. Where would you place your views on this scale, or do you</w:t>
      </w:r>
      <w:r w:rsidR="00AD45F2">
        <w:rPr>
          <w:rFonts w:cs="Times New Roman"/>
          <w:szCs w:val="24"/>
        </w:rPr>
        <w:t xml:space="preserve"> </w:t>
      </w:r>
      <w:r w:rsidR="003B3F48">
        <w:rPr>
          <w:rFonts w:cs="Times New Roman"/>
          <w:szCs w:val="24"/>
        </w:rPr>
        <w:t>have any opinion about that?</w:t>
      </w:r>
    </w:p>
    <w:p w:rsidR="00D26606" w:rsidRPr="00D26606" w:rsidRDefault="00D26606" w:rsidP="00D26606">
      <w:pPr>
        <w:autoSpaceDE w:val="0"/>
        <w:autoSpaceDN w:val="0"/>
        <w:adjustRightInd w:val="0"/>
        <w:spacing w:after="0" w:line="240" w:lineRule="auto"/>
        <w:rPr>
          <w:rFonts w:cs="Times New Roman"/>
          <w:szCs w:val="24"/>
        </w:rPr>
      </w:pPr>
    </w:p>
    <w:p w:rsidR="00797F53" w:rsidRDefault="0025443F" w:rsidP="00CC67C5">
      <w:pPr>
        <w:pStyle w:val="ListParagraph"/>
        <w:numPr>
          <w:ilvl w:val="0"/>
          <w:numId w:val="7"/>
        </w:numPr>
        <w:autoSpaceDE w:val="0"/>
        <w:autoSpaceDN w:val="0"/>
        <w:adjustRightInd w:val="0"/>
        <w:spacing w:after="0" w:line="240" w:lineRule="auto"/>
        <w:rPr>
          <w:rFonts w:cs="Times New Roman"/>
          <w:szCs w:val="24"/>
        </w:rPr>
      </w:pPr>
      <w:r>
        <w:rPr>
          <w:rFonts w:cs="Times New Roman"/>
          <w:i/>
          <w:szCs w:val="24"/>
        </w:rPr>
        <w:t>S</w:t>
      </w:r>
      <w:r w:rsidR="00B72445">
        <w:rPr>
          <w:rFonts w:cs="Times New Roman"/>
          <w:i/>
          <w:szCs w:val="24"/>
        </w:rPr>
        <w:t>upport for military action</w:t>
      </w:r>
    </w:p>
    <w:p w:rsidR="00F860AB" w:rsidRPr="007368B1" w:rsidRDefault="00B4561F" w:rsidP="007368B1">
      <w:pPr>
        <w:pStyle w:val="ListParagraph"/>
        <w:autoSpaceDE w:val="0"/>
        <w:autoSpaceDN w:val="0"/>
        <w:adjustRightInd w:val="0"/>
        <w:spacing w:after="0" w:line="240" w:lineRule="auto"/>
        <w:rPr>
          <w:rFonts w:cs="Times New Roman"/>
          <w:szCs w:val="24"/>
        </w:rPr>
      </w:pPr>
      <w:r w:rsidRPr="00AF5A95">
        <w:rPr>
          <w:rFonts w:cs="Times New Roman"/>
          <w:szCs w:val="24"/>
        </w:rPr>
        <w:t xml:space="preserve">The index is constructed as the average of the mean of </w:t>
      </w:r>
      <w:r w:rsidR="000502F9">
        <w:rPr>
          <w:rFonts w:cs="Times New Roman"/>
          <w:szCs w:val="24"/>
        </w:rPr>
        <w:t xml:space="preserve">militarism, </w:t>
      </w:r>
      <w:r w:rsidR="00A12CAF">
        <w:rPr>
          <w:rFonts w:cs="Times New Roman"/>
          <w:szCs w:val="24"/>
        </w:rPr>
        <w:t xml:space="preserve">and mean of </w:t>
      </w:r>
      <w:r w:rsidR="00570806">
        <w:rPr>
          <w:rFonts w:cs="Times New Roman"/>
          <w:szCs w:val="24"/>
        </w:rPr>
        <w:t xml:space="preserve">circumstances where </w:t>
      </w:r>
      <w:r w:rsidR="00986F27">
        <w:rPr>
          <w:rFonts w:cs="Times New Roman"/>
          <w:szCs w:val="24"/>
        </w:rPr>
        <w:t>military</w:t>
      </w:r>
      <w:r w:rsidR="00570806">
        <w:rPr>
          <w:rFonts w:cs="Times New Roman"/>
          <w:szCs w:val="24"/>
        </w:rPr>
        <w:t xml:space="preserve"> is justified</w:t>
      </w:r>
      <w:r w:rsidR="00986F27">
        <w:rPr>
          <w:rFonts w:cs="Times New Roman"/>
          <w:szCs w:val="24"/>
        </w:rPr>
        <w:t xml:space="preserve"> minus</w:t>
      </w:r>
      <w:r w:rsidR="007368B1">
        <w:rPr>
          <w:rFonts w:cs="Times New Roman"/>
          <w:szCs w:val="24"/>
        </w:rPr>
        <w:t xml:space="preserve"> overall</w:t>
      </w:r>
      <w:r w:rsidR="00986F27">
        <w:rPr>
          <w:rFonts w:cs="Times New Roman"/>
          <w:szCs w:val="24"/>
        </w:rPr>
        <w:t xml:space="preserve"> </w:t>
      </w:r>
      <w:r w:rsidR="00610C57">
        <w:rPr>
          <w:rFonts w:cs="Times New Roman"/>
          <w:szCs w:val="24"/>
        </w:rPr>
        <w:t>thinking that military use is unjustified.</w:t>
      </w:r>
    </w:p>
    <w:p w:rsidR="00B4561F" w:rsidRPr="00F860AB" w:rsidRDefault="00A12CAF" w:rsidP="008D0CD6">
      <w:pPr>
        <w:pStyle w:val="ListParagraph"/>
        <w:numPr>
          <w:ilvl w:val="1"/>
          <w:numId w:val="7"/>
        </w:numPr>
        <w:autoSpaceDE w:val="0"/>
        <w:autoSpaceDN w:val="0"/>
        <w:adjustRightInd w:val="0"/>
        <w:spacing w:after="0" w:line="240" w:lineRule="auto"/>
        <w:rPr>
          <w:rFonts w:cs="Times New Roman"/>
          <w:szCs w:val="24"/>
        </w:rPr>
      </w:pPr>
      <w:r w:rsidRPr="00A12CAF">
        <w:rPr>
          <w:rFonts w:cs="Times New Roman"/>
          <w:szCs w:val="24"/>
          <w:u w:val="single"/>
        </w:rPr>
        <w:t>Militarism</w:t>
      </w:r>
      <w:r>
        <w:rPr>
          <w:rFonts w:cs="Times New Roman"/>
          <w:szCs w:val="24"/>
        </w:rPr>
        <w:t xml:space="preserve">: </w:t>
      </w:r>
      <w:r w:rsidR="00B4561F" w:rsidRPr="00F860AB">
        <w:rPr>
          <w:rFonts w:cs="Times New Roman"/>
          <w:szCs w:val="24"/>
        </w:rPr>
        <w:t>How strongly would you agree or disagree with the following statements?</w:t>
      </w:r>
    </w:p>
    <w:p w:rsidR="008D0CD6" w:rsidRDefault="00B4561F" w:rsidP="008D0CD6">
      <w:pPr>
        <w:pStyle w:val="ListParagraph"/>
        <w:numPr>
          <w:ilvl w:val="2"/>
          <w:numId w:val="7"/>
        </w:numPr>
        <w:autoSpaceDE w:val="0"/>
        <w:autoSpaceDN w:val="0"/>
        <w:adjustRightInd w:val="0"/>
        <w:spacing w:after="0" w:line="240" w:lineRule="auto"/>
        <w:rPr>
          <w:rFonts w:cs="Times New Roman"/>
          <w:szCs w:val="24"/>
        </w:rPr>
      </w:pPr>
      <w:r w:rsidRPr="00AF5A95">
        <w:rPr>
          <w:rFonts w:cs="Times New Roman"/>
          <w:szCs w:val="24"/>
        </w:rPr>
        <w:t xml:space="preserve">My country should strengthen its military power, </w:t>
      </w:r>
    </w:p>
    <w:p w:rsidR="008D0CD6" w:rsidRDefault="00B4561F" w:rsidP="008D0CD6">
      <w:pPr>
        <w:pStyle w:val="ListParagraph"/>
        <w:numPr>
          <w:ilvl w:val="2"/>
          <w:numId w:val="7"/>
        </w:numPr>
        <w:autoSpaceDE w:val="0"/>
        <w:autoSpaceDN w:val="0"/>
        <w:adjustRightInd w:val="0"/>
        <w:spacing w:after="0" w:line="240" w:lineRule="auto"/>
        <w:rPr>
          <w:rFonts w:cs="Times New Roman"/>
          <w:szCs w:val="24"/>
        </w:rPr>
      </w:pPr>
      <w:r w:rsidRPr="008D0CD6">
        <w:rPr>
          <w:rFonts w:cs="Times New Roman"/>
          <w:szCs w:val="24"/>
        </w:rPr>
        <w:t xml:space="preserve">EU countries may sometimes have to use force without a UN mandate. </w:t>
      </w:r>
    </w:p>
    <w:p w:rsidR="008D0CD6" w:rsidRDefault="003C465D" w:rsidP="008D0CD6">
      <w:pPr>
        <w:pStyle w:val="ListParagraph"/>
        <w:numPr>
          <w:ilvl w:val="1"/>
          <w:numId w:val="7"/>
        </w:numPr>
        <w:autoSpaceDE w:val="0"/>
        <w:autoSpaceDN w:val="0"/>
        <w:adjustRightInd w:val="0"/>
        <w:spacing w:after="0" w:line="240" w:lineRule="auto"/>
        <w:rPr>
          <w:rFonts w:cs="Times New Roman"/>
          <w:szCs w:val="24"/>
        </w:rPr>
      </w:pPr>
      <w:r>
        <w:rPr>
          <w:rFonts w:cs="Times New Roman"/>
          <w:szCs w:val="24"/>
          <w:u w:val="single"/>
        </w:rPr>
        <w:t xml:space="preserve">Circumstances Where </w:t>
      </w:r>
      <w:r w:rsidR="00610C57" w:rsidRPr="00610C57">
        <w:rPr>
          <w:rFonts w:cs="Times New Roman"/>
          <w:szCs w:val="24"/>
          <w:u w:val="single"/>
        </w:rPr>
        <w:t>Military Use is Justified</w:t>
      </w:r>
      <w:r w:rsidR="00610C57">
        <w:rPr>
          <w:rFonts w:cs="Times New Roman"/>
          <w:szCs w:val="24"/>
        </w:rPr>
        <w:t>:</w:t>
      </w:r>
      <w:r w:rsidR="00B4561F" w:rsidRPr="008D0CD6">
        <w:rPr>
          <w:rFonts w:cs="Times New Roman"/>
          <w:szCs w:val="24"/>
        </w:rPr>
        <w:t xml:space="preserve"> On a</w:t>
      </w:r>
      <w:r w:rsidR="008D0CD6">
        <w:rPr>
          <w:rFonts w:cs="Times New Roman"/>
          <w:szCs w:val="24"/>
        </w:rPr>
        <w:t xml:space="preserve"> </w:t>
      </w:r>
      <w:r w:rsidR="00B4561F" w:rsidRPr="008D0CD6">
        <w:rPr>
          <w:rFonts w:cs="Times New Roman"/>
          <w:szCs w:val="24"/>
        </w:rPr>
        <w:t>scale from 0 to 10, where 0 is completely unjustifiable, 10 is completely justifiable, and 5 is exactly in the</w:t>
      </w:r>
      <w:r w:rsidR="008D0CD6">
        <w:rPr>
          <w:rFonts w:cs="Times New Roman"/>
          <w:szCs w:val="24"/>
        </w:rPr>
        <w:t xml:space="preserve"> </w:t>
      </w:r>
      <w:r w:rsidR="00B4561F" w:rsidRPr="008D0CD6">
        <w:rPr>
          <w:rFonts w:cs="Times New Roman"/>
          <w:szCs w:val="24"/>
        </w:rPr>
        <w:t>middle, how justifiable would you say military intervention by EU countries for each of the following</w:t>
      </w:r>
      <w:r w:rsidR="008D0CD6">
        <w:rPr>
          <w:rFonts w:cs="Times New Roman"/>
          <w:szCs w:val="24"/>
        </w:rPr>
        <w:t xml:space="preserve"> </w:t>
      </w:r>
      <w:r w:rsidR="00B4561F" w:rsidRPr="008D0CD6">
        <w:rPr>
          <w:rFonts w:cs="Times New Roman"/>
          <w:szCs w:val="24"/>
        </w:rPr>
        <w:t xml:space="preserve">purposes could be, or do you have any opinion about that? </w:t>
      </w:r>
    </w:p>
    <w:p w:rsidR="00405759" w:rsidRDefault="00B4561F" w:rsidP="00405759">
      <w:pPr>
        <w:pStyle w:val="ListParagraph"/>
        <w:numPr>
          <w:ilvl w:val="2"/>
          <w:numId w:val="7"/>
        </w:numPr>
        <w:autoSpaceDE w:val="0"/>
        <w:autoSpaceDN w:val="0"/>
        <w:adjustRightInd w:val="0"/>
        <w:spacing w:after="0" w:line="240" w:lineRule="auto"/>
        <w:rPr>
          <w:rFonts w:cs="Times New Roman"/>
          <w:szCs w:val="24"/>
        </w:rPr>
      </w:pPr>
      <w:r w:rsidRPr="008D0CD6">
        <w:rPr>
          <w:rFonts w:cs="Times New Roman"/>
          <w:szCs w:val="24"/>
        </w:rPr>
        <w:t>To prevent genocide in other countries,</w:t>
      </w:r>
    </w:p>
    <w:p w:rsidR="00405759" w:rsidRDefault="00B4561F" w:rsidP="00405759">
      <w:pPr>
        <w:pStyle w:val="ListParagraph"/>
        <w:numPr>
          <w:ilvl w:val="2"/>
          <w:numId w:val="7"/>
        </w:numPr>
        <w:autoSpaceDE w:val="0"/>
        <w:autoSpaceDN w:val="0"/>
        <w:adjustRightInd w:val="0"/>
        <w:spacing w:after="0" w:line="240" w:lineRule="auto"/>
        <w:rPr>
          <w:rFonts w:cs="Times New Roman"/>
          <w:szCs w:val="24"/>
        </w:rPr>
      </w:pPr>
      <w:r w:rsidRPr="00405759">
        <w:rPr>
          <w:rFonts w:cs="Times New Roman"/>
          <w:szCs w:val="24"/>
        </w:rPr>
        <w:t>To remove the threat of weapons of mass destruction, 12</w:t>
      </w:r>
      <w:r w:rsidR="00405759">
        <w:rPr>
          <w:rFonts w:cs="Times New Roman"/>
          <w:szCs w:val="24"/>
        </w:rPr>
        <w:t>c) To defend economic interests</w:t>
      </w:r>
      <w:r w:rsidRPr="00405759">
        <w:rPr>
          <w:rFonts w:cs="Times New Roman"/>
          <w:szCs w:val="24"/>
        </w:rPr>
        <w:t xml:space="preserve"> </w:t>
      </w:r>
    </w:p>
    <w:p w:rsidR="00B4561F" w:rsidRDefault="00B4561F" w:rsidP="00405759">
      <w:pPr>
        <w:pStyle w:val="ListParagraph"/>
        <w:numPr>
          <w:ilvl w:val="2"/>
          <w:numId w:val="7"/>
        </w:numPr>
        <w:autoSpaceDE w:val="0"/>
        <w:autoSpaceDN w:val="0"/>
        <w:adjustRightInd w:val="0"/>
        <w:spacing w:after="0" w:line="240" w:lineRule="auto"/>
        <w:rPr>
          <w:rFonts w:cs="Times New Roman"/>
          <w:szCs w:val="24"/>
        </w:rPr>
      </w:pPr>
      <w:r w:rsidRPr="00405759">
        <w:rPr>
          <w:rFonts w:cs="Times New Roman"/>
          <w:szCs w:val="24"/>
        </w:rPr>
        <w:t>To</w:t>
      </w:r>
      <w:r w:rsidR="00405759">
        <w:rPr>
          <w:rFonts w:cs="Times New Roman"/>
          <w:szCs w:val="24"/>
        </w:rPr>
        <w:t xml:space="preserve"> </w:t>
      </w:r>
      <w:r w:rsidRPr="00405759">
        <w:rPr>
          <w:rFonts w:cs="Times New Roman"/>
          <w:szCs w:val="24"/>
        </w:rPr>
        <w:t>defend another EU country against military attack.</w:t>
      </w:r>
    </w:p>
    <w:p w:rsidR="00DA1D5B" w:rsidRDefault="00610C57" w:rsidP="0048501C">
      <w:pPr>
        <w:pStyle w:val="ListParagraph"/>
        <w:numPr>
          <w:ilvl w:val="1"/>
          <w:numId w:val="7"/>
        </w:numPr>
        <w:autoSpaceDE w:val="0"/>
        <w:autoSpaceDN w:val="0"/>
        <w:adjustRightInd w:val="0"/>
        <w:spacing w:after="0" w:line="240" w:lineRule="auto"/>
        <w:rPr>
          <w:rFonts w:cs="Times New Roman"/>
          <w:szCs w:val="24"/>
        </w:rPr>
      </w:pPr>
      <w:r w:rsidRPr="00610C57">
        <w:rPr>
          <w:rFonts w:cs="Times New Roman"/>
          <w:szCs w:val="24"/>
          <w:u w:val="single"/>
        </w:rPr>
        <w:t>Military Use Isn’t Justified</w:t>
      </w:r>
      <w:r>
        <w:rPr>
          <w:rFonts w:cs="Times New Roman"/>
          <w:szCs w:val="24"/>
        </w:rPr>
        <w:t>:</w:t>
      </w:r>
      <w:r w:rsidR="0048501C">
        <w:rPr>
          <w:rFonts w:cs="Times New Roman"/>
          <w:szCs w:val="24"/>
        </w:rPr>
        <w:t xml:space="preserve"> </w:t>
      </w:r>
      <w:r w:rsidR="0048501C" w:rsidRPr="00F860AB">
        <w:rPr>
          <w:rFonts w:cs="Times New Roman"/>
          <w:szCs w:val="24"/>
        </w:rPr>
        <w:t>How strongly would you agree or disagree with the following statements?</w:t>
      </w:r>
    </w:p>
    <w:p w:rsidR="007C6BE7" w:rsidRPr="0048501C" w:rsidRDefault="007C6BE7" w:rsidP="00DA1D5B">
      <w:pPr>
        <w:pStyle w:val="ListParagraph"/>
        <w:numPr>
          <w:ilvl w:val="2"/>
          <w:numId w:val="7"/>
        </w:numPr>
        <w:autoSpaceDE w:val="0"/>
        <w:autoSpaceDN w:val="0"/>
        <w:adjustRightInd w:val="0"/>
        <w:spacing w:after="0" w:line="240" w:lineRule="auto"/>
        <w:rPr>
          <w:rFonts w:cs="Times New Roman"/>
          <w:szCs w:val="24"/>
        </w:rPr>
      </w:pPr>
      <w:r w:rsidRPr="0048501C">
        <w:rPr>
          <w:rFonts w:cs="Times New Roman"/>
          <w:szCs w:val="24"/>
        </w:rPr>
        <w:t xml:space="preserve">Military action by EU countries is never </w:t>
      </w:r>
      <w:r w:rsidR="00F127A0">
        <w:rPr>
          <w:rFonts w:cs="Times New Roman"/>
          <w:szCs w:val="24"/>
        </w:rPr>
        <w:t>justifiable</w:t>
      </w:r>
      <w:r w:rsidRPr="0048501C">
        <w:rPr>
          <w:rFonts w:cs="Times New Roman"/>
          <w:szCs w:val="24"/>
        </w:rPr>
        <w:t xml:space="preserve"> </w:t>
      </w:r>
    </w:p>
    <w:p w:rsidR="00D26606" w:rsidRPr="00F127A0" w:rsidRDefault="00D26606" w:rsidP="00F127A0">
      <w:pPr>
        <w:autoSpaceDE w:val="0"/>
        <w:autoSpaceDN w:val="0"/>
        <w:adjustRightInd w:val="0"/>
        <w:spacing w:after="0" w:line="240" w:lineRule="auto"/>
        <w:rPr>
          <w:rFonts w:cs="Times New Roman"/>
          <w:szCs w:val="24"/>
        </w:rPr>
      </w:pPr>
    </w:p>
    <w:p w:rsidR="00405759" w:rsidRDefault="00B4561F" w:rsidP="00CC67C5">
      <w:pPr>
        <w:pStyle w:val="ListParagraph"/>
        <w:numPr>
          <w:ilvl w:val="0"/>
          <w:numId w:val="7"/>
        </w:numPr>
        <w:autoSpaceDE w:val="0"/>
        <w:autoSpaceDN w:val="0"/>
        <w:adjustRightInd w:val="0"/>
        <w:spacing w:after="0" w:line="240" w:lineRule="auto"/>
        <w:rPr>
          <w:rFonts w:cs="Times New Roman"/>
          <w:szCs w:val="24"/>
        </w:rPr>
      </w:pPr>
      <w:r w:rsidRPr="00405759">
        <w:rPr>
          <w:rFonts w:cs="Times New Roman"/>
          <w:i/>
          <w:szCs w:val="24"/>
        </w:rPr>
        <w:t>General Enlargement</w:t>
      </w:r>
    </w:p>
    <w:p w:rsidR="00B4561F" w:rsidRPr="00405759" w:rsidRDefault="00E4261C" w:rsidP="00405759">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strongly would you agree or disagree with each of the</w:t>
      </w:r>
      <w:r w:rsidR="00405759">
        <w:rPr>
          <w:rFonts w:cs="Times New Roman"/>
          <w:szCs w:val="24"/>
        </w:rPr>
        <w:t xml:space="preserve"> </w:t>
      </w:r>
      <w:r w:rsidR="00B4561F" w:rsidRPr="00405759">
        <w:rPr>
          <w:rFonts w:cs="Times New Roman"/>
          <w:szCs w:val="24"/>
        </w:rPr>
        <w:t>following statements? Additional countries that meet all the political and economic conditions for</w:t>
      </w:r>
      <w:r w:rsidR="00405759">
        <w:rPr>
          <w:rFonts w:cs="Times New Roman"/>
          <w:szCs w:val="24"/>
        </w:rPr>
        <w:t xml:space="preserve"> </w:t>
      </w:r>
      <w:r w:rsidR="00B4561F" w:rsidRPr="00405759">
        <w:rPr>
          <w:rFonts w:cs="Times New Roman"/>
          <w:szCs w:val="24"/>
        </w:rPr>
        <w:t>membership 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504EC5" w:rsidRDefault="00B4561F" w:rsidP="00CC67C5">
      <w:pPr>
        <w:pStyle w:val="ListParagraph"/>
        <w:numPr>
          <w:ilvl w:val="0"/>
          <w:numId w:val="7"/>
        </w:numPr>
        <w:autoSpaceDE w:val="0"/>
        <w:autoSpaceDN w:val="0"/>
        <w:adjustRightInd w:val="0"/>
        <w:spacing w:after="0" w:line="240" w:lineRule="auto"/>
        <w:rPr>
          <w:rFonts w:cs="Times New Roman"/>
          <w:szCs w:val="24"/>
        </w:rPr>
      </w:pPr>
      <w:r w:rsidRPr="00405759">
        <w:rPr>
          <w:rFonts w:cs="Times New Roman"/>
          <w:i/>
          <w:szCs w:val="24"/>
        </w:rPr>
        <w:t>Turkey Enlargement</w:t>
      </w:r>
    </w:p>
    <w:p w:rsidR="00B4561F" w:rsidRPr="00504EC5" w:rsidRDefault="00E4261C" w:rsidP="00504EC5">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strongly would you agree or disagree with each of the</w:t>
      </w:r>
      <w:r w:rsidR="00504EC5">
        <w:rPr>
          <w:rFonts w:cs="Times New Roman"/>
          <w:szCs w:val="24"/>
        </w:rPr>
        <w:t xml:space="preserve"> </w:t>
      </w:r>
      <w:r w:rsidR="00B4561F" w:rsidRPr="00504EC5">
        <w:rPr>
          <w:rFonts w:cs="Times New Roman"/>
          <w:szCs w:val="24"/>
        </w:rPr>
        <w:t>following statements? If it meets all the political and economic conditions for membership, Turkey</w:t>
      </w:r>
      <w:r w:rsidR="00504EC5">
        <w:rPr>
          <w:rFonts w:cs="Times New Roman"/>
          <w:szCs w:val="24"/>
        </w:rPr>
        <w:t xml:space="preserve"> </w:t>
      </w:r>
      <w:r w:rsidR="00B4561F" w:rsidRPr="00504EC5">
        <w:rPr>
          <w:rFonts w:cs="Times New Roman"/>
          <w:szCs w:val="24"/>
        </w:rPr>
        <w:t>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F409DD" w:rsidRDefault="00B4561F" w:rsidP="00CC67C5">
      <w:pPr>
        <w:pStyle w:val="ListParagraph"/>
        <w:numPr>
          <w:ilvl w:val="0"/>
          <w:numId w:val="7"/>
        </w:numPr>
        <w:autoSpaceDE w:val="0"/>
        <w:autoSpaceDN w:val="0"/>
        <w:adjustRightInd w:val="0"/>
        <w:spacing w:after="0" w:line="240" w:lineRule="auto"/>
        <w:rPr>
          <w:rFonts w:cs="Times New Roman"/>
          <w:szCs w:val="24"/>
        </w:rPr>
      </w:pPr>
      <w:r w:rsidRPr="00F409DD">
        <w:rPr>
          <w:rFonts w:cs="Times New Roman"/>
          <w:i/>
          <w:szCs w:val="24"/>
        </w:rPr>
        <w:t>Ukraine Enlargement</w:t>
      </w:r>
    </w:p>
    <w:p w:rsidR="00B4561F" w:rsidRPr="00F409DD" w:rsidRDefault="00E4261C" w:rsidP="00F409DD">
      <w:pPr>
        <w:pStyle w:val="ListParagraph"/>
        <w:autoSpaceDE w:val="0"/>
        <w:autoSpaceDN w:val="0"/>
        <w:adjustRightInd w:val="0"/>
        <w:spacing w:after="0" w:line="240" w:lineRule="auto"/>
        <w:rPr>
          <w:rFonts w:cs="Times New Roman"/>
          <w:szCs w:val="24"/>
        </w:rPr>
      </w:pPr>
      <w:r>
        <w:t xml:space="preserve">[Single Item] </w:t>
      </w:r>
      <w:r w:rsidR="00B4561F" w:rsidRPr="00AF5A95">
        <w:rPr>
          <w:rFonts w:cs="Times New Roman"/>
          <w:szCs w:val="24"/>
        </w:rPr>
        <w:t>How strongly would you agree or disagree with each of the</w:t>
      </w:r>
      <w:r w:rsidR="00F409DD">
        <w:rPr>
          <w:rFonts w:cs="Times New Roman"/>
          <w:szCs w:val="24"/>
        </w:rPr>
        <w:t xml:space="preserve"> </w:t>
      </w:r>
      <w:r w:rsidR="00B4561F" w:rsidRPr="00F409DD">
        <w:rPr>
          <w:rFonts w:cs="Times New Roman"/>
          <w:szCs w:val="24"/>
        </w:rPr>
        <w:t>following statements? If it meets all the political and economic conditions for membership, Ukraine</w:t>
      </w:r>
      <w:r w:rsidR="00F409DD">
        <w:rPr>
          <w:rFonts w:cs="Times New Roman"/>
          <w:szCs w:val="24"/>
        </w:rPr>
        <w:t xml:space="preserve"> </w:t>
      </w:r>
      <w:r w:rsidR="00B4561F" w:rsidRPr="00F409DD">
        <w:rPr>
          <w:rFonts w:cs="Times New Roman"/>
          <w:szCs w:val="24"/>
        </w:rPr>
        <w:t>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CD154C" w:rsidRDefault="00B4561F" w:rsidP="00CC67C5">
      <w:pPr>
        <w:pStyle w:val="ListParagraph"/>
        <w:numPr>
          <w:ilvl w:val="0"/>
          <w:numId w:val="7"/>
        </w:numPr>
        <w:autoSpaceDE w:val="0"/>
        <w:autoSpaceDN w:val="0"/>
        <w:adjustRightInd w:val="0"/>
        <w:spacing w:after="0" w:line="240" w:lineRule="auto"/>
        <w:rPr>
          <w:rFonts w:cs="Times New Roman"/>
          <w:szCs w:val="24"/>
        </w:rPr>
      </w:pPr>
      <w:r w:rsidRPr="00CD154C">
        <w:rPr>
          <w:rFonts w:cs="Times New Roman"/>
          <w:i/>
          <w:szCs w:val="24"/>
        </w:rPr>
        <w:t>Croatia Enlargement</w:t>
      </w:r>
    </w:p>
    <w:p w:rsidR="00AD57AA" w:rsidRDefault="00E4261C" w:rsidP="00AD57AA">
      <w:pPr>
        <w:pStyle w:val="ListParagraph"/>
        <w:autoSpaceDE w:val="0"/>
        <w:autoSpaceDN w:val="0"/>
        <w:adjustRightInd w:val="0"/>
        <w:spacing w:after="0" w:line="240" w:lineRule="auto"/>
        <w:rPr>
          <w:rFonts w:cs="Times New Roman"/>
          <w:szCs w:val="24"/>
        </w:rPr>
      </w:pPr>
      <w:r>
        <w:lastRenderedPageBreak/>
        <w:t xml:space="preserve">[Single Item] </w:t>
      </w:r>
      <w:r w:rsidR="00B4561F" w:rsidRPr="00AF5A95">
        <w:rPr>
          <w:rFonts w:cs="Times New Roman"/>
          <w:szCs w:val="24"/>
        </w:rPr>
        <w:t>How strongly would you agree or disagree with each of the</w:t>
      </w:r>
      <w:r w:rsidR="00CD154C">
        <w:rPr>
          <w:rFonts w:cs="Times New Roman"/>
          <w:szCs w:val="24"/>
        </w:rPr>
        <w:t xml:space="preserve"> </w:t>
      </w:r>
      <w:r w:rsidR="00B4561F" w:rsidRPr="00CD154C">
        <w:rPr>
          <w:rFonts w:cs="Times New Roman"/>
          <w:szCs w:val="24"/>
        </w:rPr>
        <w:t>following statements? If it meets all the political and economic conditions for membership, Croatia</w:t>
      </w:r>
      <w:r w:rsidR="00CD154C">
        <w:rPr>
          <w:rFonts w:cs="Times New Roman"/>
          <w:szCs w:val="24"/>
        </w:rPr>
        <w:t xml:space="preserve"> </w:t>
      </w:r>
      <w:r w:rsidR="00B4561F" w:rsidRPr="00CD154C">
        <w:rPr>
          <w:rFonts w:cs="Times New Roman"/>
          <w:szCs w:val="24"/>
        </w:rPr>
        <w:t>should be admitted to the EU.</w:t>
      </w:r>
    </w:p>
    <w:p w:rsidR="00AD57AA" w:rsidRDefault="00AD57AA" w:rsidP="00AD57AA">
      <w:pPr>
        <w:autoSpaceDE w:val="0"/>
        <w:autoSpaceDN w:val="0"/>
        <w:adjustRightInd w:val="0"/>
        <w:spacing w:after="0" w:line="240" w:lineRule="auto"/>
        <w:rPr>
          <w:rFonts w:cs="Times New Roman"/>
          <w:i/>
          <w:szCs w:val="24"/>
        </w:rPr>
      </w:pPr>
    </w:p>
    <w:p w:rsidR="00AD57AA" w:rsidRPr="00DA6B25" w:rsidRDefault="00B4561F" w:rsidP="00DA6B25">
      <w:pPr>
        <w:pStyle w:val="ListParagraph"/>
        <w:numPr>
          <w:ilvl w:val="0"/>
          <w:numId w:val="7"/>
        </w:numPr>
        <w:autoSpaceDE w:val="0"/>
        <w:autoSpaceDN w:val="0"/>
        <w:adjustRightInd w:val="0"/>
        <w:spacing w:after="0" w:line="240" w:lineRule="auto"/>
        <w:rPr>
          <w:rFonts w:cs="Times New Roman"/>
          <w:szCs w:val="24"/>
        </w:rPr>
      </w:pPr>
      <w:r w:rsidRPr="00DA6B25">
        <w:rPr>
          <w:rFonts w:cs="Times New Roman"/>
          <w:i/>
          <w:szCs w:val="24"/>
        </w:rPr>
        <w:t>Level of Decision Making</w:t>
      </w:r>
    </w:p>
    <w:p w:rsidR="007D16EC" w:rsidRDefault="00DE6DCB" w:rsidP="00760DBE">
      <w:pPr>
        <w:pStyle w:val="ListParagraph"/>
        <w:autoSpaceDE w:val="0"/>
        <w:autoSpaceDN w:val="0"/>
        <w:adjustRightInd w:val="0"/>
        <w:spacing w:after="0" w:line="240" w:lineRule="auto"/>
        <w:rPr>
          <w:rFonts w:cs="Times New Roman"/>
          <w:i/>
          <w:szCs w:val="24"/>
        </w:rPr>
      </w:pPr>
      <w:r w:rsidRPr="00760DBE">
        <w:rPr>
          <w:rFonts w:cs="Times New Roman"/>
          <w:szCs w:val="24"/>
        </w:rPr>
        <w:t xml:space="preserve">Mean of </w:t>
      </w:r>
      <w:r w:rsidR="000913DA" w:rsidRPr="00760DBE">
        <w:rPr>
          <w:rFonts w:cs="Times New Roman"/>
          <w:szCs w:val="24"/>
        </w:rPr>
        <w:t>the nine items</w:t>
      </w:r>
      <w:r w:rsidR="00760DBE" w:rsidRPr="00760DBE">
        <w:rPr>
          <w:rFonts w:cs="Times New Roman"/>
          <w:szCs w:val="24"/>
        </w:rPr>
        <w:t>.</w:t>
      </w:r>
      <w:r w:rsidR="00760DBE">
        <w:rPr>
          <w:rFonts w:cs="Times New Roman"/>
          <w:i/>
          <w:szCs w:val="24"/>
        </w:rPr>
        <w:t xml:space="preserve"> </w:t>
      </w:r>
    </w:p>
    <w:p w:rsidR="00591625" w:rsidRPr="00760DBE" w:rsidRDefault="00B4561F" w:rsidP="00760DBE">
      <w:pPr>
        <w:pStyle w:val="ListParagraph"/>
        <w:autoSpaceDE w:val="0"/>
        <w:autoSpaceDN w:val="0"/>
        <w:adjustRightInd w:val="0"/>
        <w:spacing w:after="0" w:line="240" w:lineRule="auto"/>
        <w:rPr>
          <w:rFonts w:cs="Times New Roman"/>
          <w:i/>
          <w:szCs w:val="24"/>
        </w:rPr>
      </w:pPr>
      <w:r w:rsidRPr="00760DBE">
        <w:rPr>
          <w:rFonts w:cs="Times New Roman"/>
          <w:szCs w:val="24"/>
        </w:rPr>
        <w:t>Let’s start with a</w:t>
      </w:r>
      <w:r w:rsidR="00591625" w:rsidRPr="00760DBE">
        <w:rPr>
          <w:rFonts w:cs="Times New Roman"/>
          <w:szCs w:val="24"/>
        </w:rPr>
        <w:t xml:space="preserve"> </w:t>
      </w:r>
      <w:r w:rsidRPr="00760DBE">
        <w:rPr>
          <w:rFonts w:cs="Times New Roman"/>
          <w:szCs w:val="24"/>
        </w:rPr>
        <w:t>scale of 0 to 10, where 0 means that the individual member states make all the decisions, 10 means that</w:t>
      </w:r>
      <w:r w:rsidR="00591625" w:rsidRPr="00760DBE">
        <w:rPr>
          <w:rFonts w:cs="Times New Roman"/>
          <w:szCs w:val="24"/>
        </w:rPr>
        <w:t xml:space="preserve"> </w:t>
      </w:r>
      <w:r w:rsidRPr="00760DBE">
        <w:rPr>
          <w:rFonts w:cs="Times New Roman"/>
          <w:szCs w:val="24"/>
        </w:rPr>
        <w:t>the EU makes all the decisions, and 5 is exactly in the middle. Higher numbers mean more coordination</w:t>
      </w:r>
      <w:r w:rsidR="00591625" w:rsidRPr="00760DBE">
        <w:rPr>
          <w:rFonts w:cs="Times New Roman"/>
          <w:szCs w:val="24"/>
        </w:rPr>
        <w:t xml:space="preserve"> </w:t>
      </w:r>
      <w:r w:rsidRPr="00760DBE">
        <w:rPr>
          <w:rFonts w:cs="Times New Roman"/>
          <w:szCs w:val="24"/>
        </w:rPr>
        <w:t>between countries, while lower numbers mean more independent decision making by individual</w:t>
      </w:r>
      <w:r w:rsidR="00591625" w:rsidRPr="00760DBE">
        <w:rPr>
          <w:rFonts w:cs="Times New Roman"/>
          <w:szCs w:val="24"/>
        </w:rPr>
        <w:t xml:space="preserve"> </w:t>
      </w:r>
      <w:r w:rsidRPr="00760DBE">
        <w:rPr>
          <w:rFonts w:cs="Times New Roman"/>
          <w:szCs w:val="24"/>
        </w:rPr>
        <w:t>countries. On this 0 to 10 scale, how much of the decision-making in each of the following areas should</w:t>
      </w:r>
      <w:r w:rsidR="00591625" w:rsidRPr="00760DBE">
        <w:rPr>
          <w:rFonts w:cs="Times New Roman"/>
          <w:szCs w:val="24"/>
        </w:rPr>
        <w:t xml:space="preserve"> </w:t>
      </w:r>
      <w:r w:rsidRPr="00760DBE">
        <w:rPr>
          <w:rFonts w:cs="Times New Roman"/>
          <w:szCs w:val="24"/>
        </w:rPr>
        <w:t>be made by the individual member states versus the EU, or do yo</w:t>
      </w:r>
      <w:r w:rsidR="00931650" w:rsidRPr="00760DBE">
        <w:rPr>
          <w:rFonts w:cs="Times New Roman"/>
          <w:szCs w:val="24"/>
        </w:rPr>
        <w:t>u have any opinion about that?</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Immigration</w:t>
      </w:r>
      <w:r w:rsidR="00B4561F" w:rsidRPr="00C61BF0">
        <w:rPr>
          <w:rFonts w:cs="Times New Roman"/>
          <w:szCs w:val="24"/>
        </w:rPr>
        <w:t xml:space="preserve"> </w:t>
      </w:r>
    </w:p>
    <w:p w:rsidR="00C61BF0" w:rsidRDefault="00B4561F" w:rsidP="00C61BF0">
      <w:pPr>
        <w:pStyle w:val="ListParagraph"/>
        <w:numPr>
          <w:ilvl w:val="1"/>
          <w:numId w:val="7"/>
        </w:numPr>
        <w:autoSpaceDE w:val="0"/>
        <w:autoSpaceDN w:val="0"/>
        <w:adjustRightInd w:val="0"/>
        <w:spacing w:after="0" w:line="240" w:lineRule="auto"/>
        <w:rPr>
          <w:rFonts w:cs="Times New Roman"/>
          <w:szCs w:val="24"/>
        </w:rPr>
      </w:pPr>
      <w:r w:rsidRPr="00C61BF0">
        <w:rPr>
          <w:rFonts w:cs="Times New Roman"/>
          <w:szCs w:val="24"/>
        </w:rPr>
        <w:t>I</w:t>
      </w:r>
      <w:r w:rsidR="00DA6B25">
        <w:rPr>
          <w:rFonts w:cs="Times New Roman"/>
          <w:szCs w:val="24"/>
        </w:rPr>
        <w:t>nternational trade</w:t>
      </w:r>
      <w:r w:rsidRPr="00C61BF0">
        <w:rPr>
          <w:rFonts w:cs="Times New Roman"/>
          <w:szCs w:val="24"/>
        </w:rPr>
        <w:t xml:space="preserve"> </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Employment</w:t>
      </w:r>
      <w:r w:rsidR="00B4561F" w:rsidRPr="00C61BF0">
        <w:rPr>
          <w:rFonts w:cs="Times New Roman"/>
          <w:szCs w:val="24"/>
        </w:rPr>
        <w:t xml:space="preserve"> </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Pensions</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Military action</w:t>
      </w:r>
      <w:r w:rsidR="00B4561F" w:rsidRPr="00C61BF0">
        <w:rPr>
          <w:rFonts w:cs="Times New Roman"/>
          <w:szCs w:val="24"/>
        </w:rPr>
        <w:t xml:space="preserve"> </w:t>
      </w:r>
    </w:p>
    <w:p w:rsidR="00736D1D" w:rsidRDefault="00DA6B25" w:rsidP="00736D1D">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Climate change</w:t>
      </w:r>
      <w:r w:rsidR="00B4561F" w:rsidRPr="00736D1D">
        <w:rPr>
          <w:rFonts w:cs="Times New Roman"/>
          <w:szCs w:val="24"/>
        </w:rPr>
        <w:t xml:space="preserve"> </w:t>
      </w:r>
    </w:p>
    <w:p w:rsidR="00736D1D" w:rsidRDefault="00DA6B25" w:rsidP="00736D1D">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Foreign aid</w:t>
      </w:r>
      <w:r w:rsidR="00B4561F" w:rsidRPr="00736D1D">
        <w:rPr>
          <w:rFonts w:cs="Times New Roman"/>
          <w:szCs w:val="24"/>
        </w:rPr>
        <w:t xml:space="preserve"> </w:t>
      </w:r>
    </w:p>
    <w:p w:rsidR="00736D1D" w:rsidRDefault="00DA6B25" w:rsidP="00736D1D">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Taxation</w:t>
      </w:r>
    </w:p>
    <w:p w:rsidR="00B4561F" w:rsidRPr="00736D1D" w:rsidRDefault="00B4561F" w:rsidP="00736D1D">
      <w:pPr>
        <w:pStyle w:val="ListParagraph"/>
        <w:numPr>
          <w:ilvl w:val="1"/>
          <w:numId w:val="7"/>
        </w:numPr>
        <w:autoSpaceDE w:val="0"/>
        <w:autoSpaceDN w:val="0"/>
        <w:adjustRightInd w:val="0"/>
        <w:spacing w:after="0" w:line="240" w:lineRule="auto"/>
        <w:rPr>
          <w:rFonts w:cs="Times New Roman"/>
          <w:szCs w:val="24"/>
        </w:rPr>
      </w:pPr>
      <w:r w:rsidRPr="00736D1D">
        <w:rPr>
          <w:rFonts w:cs="Times New Roman"/>
          <w:szCs w:val="24"/>
        </w:rPr>
        <w:t>Energy supply</w:t>
      </w:r>
    </w:p>
    <w:p w:rsidR="00666E6B" w:rsidRPr="00666E6B" w:rsidRDefault="00666E6B" w:rsidP="00666E6B">
      <w:pPr>
        <w:pStyle w:val="ListParagraph"/>
        <w:autoSpaceDE w:val="0"/>
        <w:autoSpaceDN w:val="0"/>
        <w:adjustRightInd w:val="0"/>
        <w:spacing w:after="0" w:line="240" w:lineRule="auto"/>
        <w:rPr>
          <w:rFonts w:cs="Times New Roman"/>
          <w:szCs w:val="24"/>
        </w:rPr>
      </w:pPr>
    </w:p>
    <w:p w:rsidR="00147A5D" w:rsidRPr="00147A5D" w:rsidRDefault="00147A5D" w:rsidP="00CC67C5">
      <w:pPr>
        <w:pStyle w:val="ListParagraph"/>
        <w:numPr>
          <w:ilvl w:val="0"/>
          <w:numId w:val="7"/>
        </w:numPr>
        <w:autoSpaceDE w:val="0"/>
        <w:autoSpaceDN w:val="0"/>
        <w:adjustRightInd w:val="0"/>
        <w:spacing w:after="0" w:line="240" w:lineRule="auto"/>
        <w:rPr>
          <w:rFonts w:cs="Times New Roman"/>
          <w:szCs w:val="24"/>
        </w:rPr>
      </w:pPr>
      <w:r>
        <w:rPr>
          <w:rFonts w:cs="Times New Roman"/>
          <w:i/>
          <w:szCs w:val="24"/>
        </w:rPr>
        <w:t>EU Veto Support</w:t>
      </w:r>
    </w:p>
    <w:p w:rsidR="00B02F71" w:rsidRPr="00BE1040" w:rsidRDefault="00147A5D" w:rsidP="00B02F71">
      <w:pPr>
        <w:pStyle w:val="ListParagraph"/>
        <w:autoSpaceDE w:val="0"/>
        <w:autoSpaceDN w:val="0"/>
        <w:adjustRightInd w:val="0"/>
        <w:spacing w:after="0" w:line="240" w:lineRule="auto"/>
        <w:rPr>
          <w:rFonts w:cs="Times New Roman"/>
          <w:szCs w:val="24"/>
        </w:rPr>
      </w:pPr>
      <w:r w:rsidRPr="00BE1040">
        <w:rPr>
          <w:rFonts w:cs="Times New Roman"/>
          <w:szCs w:val="24"/>
        </w:rPr>
        <w:t>M</w:t>
      </w:r>
      <w:r w:rsidR="00B4561F" w:rsidRPr="00BE1040">
        <w:rPr>
          <w:rFonts w:cs="Times New Roman"/>
          <w:szCs w:val="24"/>
        </w:rPr>
        <w:t xml:space="preserve">ean of </w:t>
      </w:r>
      <w:r w:rsidR="00B02F71" w:rsidRPr="00BE1040">
        <w:rPr>
          <w:rFonts w:cs="Times New Roman"/>
          <w:szCs w:val="24"/>
        </w:rPr>
        <w:t>the four items</w:t>
      </w:r>
      <w:r w:rsidR="00BE1040">
        <w:rPr>
          <w:rFonts w:cs="Times New Roman"/>
          <w:szCs w:val="24"/>
        </w:rPr>
        <w:t>.</w:t>
      </w:r>
    </w:p>
    <w:p w:rsidR="00AF1E10" w:rsidRDefault="00B4561F" w:rsidP="00AF1E10">
      <w:pPr>
        <w:autoSpaceDE w:val="0"/>
        <w:autoSpaceDN w:val="0"/>
        <w:adjustRightInd w:val="0"/>
        <w:spacing w:after="0" w:line="240" w:lineRule="auto"/>
        <w:ind w:left="720"/>
        <w:rPr>
          <w:rFonts w:cs="Times New Roman"/>
          <w:szCs w:val="24"/>
        </w:rPr>
      </w:pPr>
      <w:r w:rsidRPr="0057616B">
        <w:rPr>
          <w:rFonts w:cs="Times New Roman"/>
          <w:szCs w:val="24"/>
        </w:rPr>
        <w:t>Some people think all the</w:t>
      </w:r>
      <w:r w:rsidR="0057616B">
        <w:rPr>
          <w:rFonts w:cs="Times New Roman"/>
          <w:szCs w:val="24"/>
        </w:rPr>
        <w:t xml:space="preserve"> </w:t>
      </w:r>
      <w:r w:rsidRPr="0057616B">
        <w:rPr>
          <w:rFonts w:cs="Times New Roman"/>
          <w:szCs w:val="24"/>
        </w:rPr>
        <w:t>decisions made at the EU level should require only the agreement of a large majority of member states,</w:t>
      </w:r>
      <w:r w:rsidR="0057616B">
        <w:rPr>
          <w:rFonts w:cs="Times New Roman"/>
          <w:szCs w:val="24"/>
        </w:rPr>
        <w:t xml:space="preserve"> </w:t>
      </w:r>
      <w:r w:rsidRPr="0057616B">
        <w:rPr>
          <w:rFonts w:cs="Times New Roman"/>
          <w:szCs w:val="24"/>
        </w:rPr>
        <w:t>representing a large majority of the EU’s population. Suppose these people are at one end of a 0-to-10</w:t>
      </w:r>
      <w:r w:rsidR="0057616B">
        <w:rPr>
          <w:rFonts w:cs="Times New Roman"/>
          <w:szCs w:val="24"/>
        </w:rPr>
        <w:t xml:space="preserve"> </w:t>
      </w:r>
      <w:r w:rsidRPr="0057616B">
        <w:rPr>
          <w:rFonts w:cs="Times New Roman"/>
          <w:szCs w:val="24"/>
        </w:rPr>
        <w:t>scale, at point 0. Other people think all the decisions made at the EU level should require the unanimous</w:t>
      </w:r>
      <w:r w:rsidR="0057616B">
        <w:rPr>
          <w:rFonts w:cs="Times New Roman"/>
          <w:szCs w:val="24"/>
        </w:rPr>
        <w:t xml:space="preserve"> a</w:t>
      </w:r>
      <w:r w:rsidRPr="0057616B">
        <w:rPr>
          <w:rFonts w:cs="Times New Roman"/>
          <w:szCs w:val="24"/>
        </w:rPr>
        <w:t>greement of all the member states. Suppose these people are the other end of the scale, at point 10.</w:t>
      </w:r>
      <w:r w:rsidR="009D4F65">
        <w:rPr>
          <w:rFonts w:cs="Times New Roman"/>
          <w:szCs w:val="24"/>
        </w:rPr>
        <w:t xml:space="preserve"> </w:t>
      </w:r>
      <w:r w:rsidRPr="009D4F65">
        <w:rPr>
          <w:rFonts w:cs="Times New Roman"/>
          <w:szCs w:val="24"/>
        </w:rPr>
        <w:t>People who are exactly in-between are at point 5, and of course other people have opinions at other points</w:t>
      </w:r>
      <w:r w:rsidR="009D4F65">
        <w:rPr>
          <w:rFonts w:cs="Times New Roman"/>
          <w:szCs w:val="24"/>
        </w:rPr>
        <w:t xml:space="preserve"> </w:t>
      </w:r>
      <w:r w:rsidRPr="009D4F65">
        <w:rPr>
          <w:rFonts w:cs="Times New Roman"/>
          <w:szCs w:val="24"/>
        </w:rPr>
        <w:t>between 0 and 10. Where would you place your views on t</w:t>
      </w:r>
      <w:r w:rsidR="00AF1E10">
        <w:rPr>
          <w:rFonts w:cs="Times New Roman"/>
          <w:szCs w:val="24"/>
        </w:rPr>
        <w:t>his scale, when it comes to</w:t>
      </w:r>
      <w:proofErr w:type="gramStart"/>
      <w:r w:rsidR="00AF1E10">
        <w:rPr>
          <w:rFonts w:cs="Times New Roman"/>
          <w:szCs w:val="24"/>
        </w:rPr>
        <w:t>…</w:t>
      </w:r>
      <w:proofErr w:type="gramEnd"/>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Taxation</w:t>
      </w:r>
      <w:r w:rsidR="00EA5E16">
        <w:rPr>
          <w:rFonts w:cs="Times New Roman"/>
          <w:szCs w:val="24"/>
        </w:rPr>
        <w:t xml:space="preserve"> </w:t>
      </w:r>
      <w:r w:rsidRPr="00EA5E16">
        <w:rPr>
          <w:rFonts w:cs="Times New Roman"/>
          <w:szCs w:val="24"/>
        </w:rPr>
        <w:t xml:space="preserve">decisions? </w:t>
      </w:r>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 xml:space="preserve">Social policy decisions? </w:t>
      </w:r>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 xml:space="preserve">Foreign policy decisions? </w:t>
      </w:r>
    </w:p>
    <w:p w:rsidR="00226275" w:rsidRP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Defense decisions?</w:t>
      </w:r>
      <w:r w:rsidR="002313C2">
        <w:rPr>
          <w:rFonts w:hint="eastAsia"/>
        </w:rPr>
        <w:t xml:space="preserve">     </w:t>
      </w:r>
    </w:p>
    <w:p w:rsidR="002313C2" w:rsidRDefault="002313C2" w:rsidP="00B64088"/>
    <w:p w:rsidR="002313C2" w:rsidRDefault="002313C2" w:rsidP="00226275">
      <w:pPr>
        <w:rPr>
          <w:b/>
        </w:rPr>
      </w:pPr>
      <w:r w:rsidRPr="00226275">
        <w:rPr>
          <w:rFonts w:hint="eastAsia"/>
          <w:b/>
        </w:rPr>
        <w:t>New Haven</w:t>
      </w:r>
      <w:r w:rsidR="00B02FE0">
        <w:rPr>
          <w:b/>
        </w:rPr>
        <w:t>, CT</w:t>
      </w:r>
    </w:p>
    <w:p w:rsidR="0063363A" w:rsidRPr="0063363A" w:rsidRDefault="0063363A" w:rsidP="00226275">
      <w:r>
        <w:rPr>
          <w:rFonts w:hint="eastAsia"/>
        </w:rPr>
        <w:t xml:space="preserve">Number of Indices: </w:t>
      </w:r>
      <w:r w:rsidR="007673EB">
        <w:t>2</w:t>
      </w:r>
    </w:p>
    <w:p w:rsidR="003C3E9E" w:rsidRPr="00193A47" w:rsidRDefault="003C3E9E" w:rsidP="003C3E9E">
      <w:pPr>
        <w:pStyle w:val="ListParagraph"/>
        <w:numPr>
          <w:ilvl w:val="0"/>
          <w:numId w:val="1"/>
        </w:numPr>
        <w:rPr>
          <w:i/>
        </w:rPr>
      </w:pPr>
      <w:r w:rsidRPr="00193A47">
        <w:rPr>
          <w:i/>
        </w:rPr>
        <w:t>Mandatory vs. Voluntary Revenue Sharing</w:t>
      </w:r>
    </w:p>
    <w:p w:rsidR="00D93A60" w:rsidRDefault="00A27B63" w:rsidP="00D93A60">
      <w:pPr>
        <w:pStyle w:val="ListParagraph"/>
        <w:numPr>
          <w:ilvl w:val="1"/>
          <w:numId w:val="1"/>
        </w:numPr>
      </w:pPr>
      <w:r w:rsidRPr="00554E62">
        <w:rPr>
          <w:u w:val="single"/>
        </w:rPr>
        <w:lastRenderedPageBreak/>
        <w:t>Local Control</w:t>
      </w:r>
      <w:r>
        <w:t xml:space="preserve">: </w:t>
      </w:r>
      <w:r w:rsidR="00B67AA3">
        <w:t>My town should maintain local control over all of its ta</w:t>
      </w:r>
      <w:r w:rsidR="00071FB6">
        <w:t xml:space="preserve">x revenues </w:t>
      </w:r>
      <w:r w:rsidR="00B67AA3">
        <w:t>from</w:t>
      </w:r>
      <w:r w:rsidR="00D93A60">
        <w:t xml:space="preserve"> new businesses and industries—A</w:t>
      </w:r>
      <w:r w:rsidR="00D93A60" w:rsidRPr="00D93A60">
        <w:t>gree</w:t>
      </w:r>
      <w:r w:rsidR="00D93A60" w:rsidRPr="00D93A60">
        <w:tab/>
        <w:t xml:space="preserve">strongly, </w:t>
      </w:r>
      <w:r w:rsidR="006633F3">
        <w:t xml:space="preserve"> Agree somewhat, Neither agree nor Disagree, somewhat </w:t>
      </w:r>
      <w:r w:rsidR="00D93A60" w:rsidRPr="00D93A60">
        <w:t>Disagree, Disagree strongly,</w:t>
      </w:r>
      <w:r w:rsidR="00D93A60" w:rsidRPr="00D93A60">
        <w:tab/>
        <w:t>Don’t know</w:t>
      </w:r>
    </w:p>
    <w:p w:rsidR="00B67AA3" w:rsidRDefault="00B67AA3" w:rsidP="00A27B63">
      <w:pPr>
        <w:pStyle w:val="ListParagraph"/>
        <w:numPr>
          <w:ilvl w:val="1"/>
          <w:numId w:val="1"/>
        </w:numPr>
      </w:pPr>
      <w:r w:rsidRPr="00554E62">
        <w:rPr>
          <w:u w:val="single"/>
        </w:rPr>
        <w:t>Voluntary Sharing</w:t>
      </w:r>
      <w:r w:rsidR="00452F94">
        <w:t xml:space="preserve">: </w:t>
      </w:r>
      <w:r>
        <w:t>My town should try for a voluntary agreement with other towns</w:t>
      </w:r>
      <w:r w:rsidR="00A27B63">
        <w:t xml:space="preserve"> </w:t>
      </w:r>
      <w:r>
        <w:t>in the region to share some of the tax revenues from</w:t>
      </w:r>
      <w:r w:rsidR="000F2A35">
        <w:t xml:space="preserve"> new businesses and industries—A</w:t>
      </w:r>
      <w:r w:rsidR="00400C03">
        <w:t xml:space="preserve">gree </w:t>
      </w:r>
      <w:r w:rsidR="000F2A35" w:rsidRPr="00D93A60">
        <w:t xml:space="preserve">strongly, </w:t>
      </w:r>
      <w:r w:rsidR="000F2A35">
        <w:t xml:space="preserve"> Agree somewhat, Neither agree nor Disagree, somewhat </w:t>
      </w:r>
      <w:r w:rsidR="000F2A35" w:rsidRPr="00D93A60">
        <w:t>Disagre</w:t>
      </w:r>
      <w:r w:rsidR="00400C03">
        <w:t xml:space="preserve">e, Disagree strongly, </w:t>
      </w:r>
      <w:r w:rsidR="000F2A35" w:rsidRPr="00D93A60">
        <w:t>Don’t know</w:t>
      </w:r>
    </w:p>
    <w:p w:rsidR="00A27B63" w:rsidRDefault="00B67AA3" w:rsidP="00A27B63">
      <w:pPr>
        <w:pStyle w:val="ListParagraph"/>
        <w:numPr>
          <w:ilvl w:val="1"/>
          <w:numId w:val="1"/>
        </w:numPr>
      </w:pPr>
      <w:r w:rsidRPr="00554E62">
        <w:rPr>
          <w:u w:val="single"/>
        </w:rPr>
        <w:t>State-encouraged Sharing</w:t>
      </w:r>
      <w:r>
        <w:t>: The state should provide inc</w:t>
      </w:r>
      <w:r w:rsidR="00071FB6">
        <w:t xml:space="preserve">entives for towns in the region </w:t>
      </w:r>
      <w:r>
        <w:t>to share some tax revenues from</w:t>
      </w:r>
      <w:r w:rsidR="00452F94">
        <w:t xml:space="preserve"> new businesses and industries</w:t>
      </w:r>
      <w:r w:rsidR="0020660F">
        <w:t>—A</w:t>
      </w:r>
      <w:r w:rsidR="00AF3B2D">
        <w:t xml:space="preserve">gree </w:t>
      </w:r>
      <w:r w:rsidR="0020660F" w:rsidRPr="00D93A60">
        <w:t xml:space="preserve">strongly, </w:t>
      </w:r>
      <w:r w:rsidR="0020660F">
        <w:t xml:space="preserve"> Agree somewhat, Neither agree nor Disagree, somewhat </w:t>
      </w:r>
      <w:r w:rsidR="0020660F" w:rsidRPr="00D93A60">
        <w:t>Disagre</w:t>
      </w:r>
      <w:r w:rsidR="008841E2">
        <w:t xml:space="preserve">e, Disagree strongly, </w:t>
      </w:r>
      <w:r w:rsidR="0020660F" w:rsidRPr="00D93A60">
        <w:t>Don’t know</w:t>
      </w:r>
    </w:p>
    <w:p w:rsidR="001C20D8" w:rsidRPr="00B21F52" w:rsidRDefault="00B67AA3" w:rsidP="00A27B63">
      <w:pPr>
        <w:pStyle w:val="ListParagraph"/>
        <w:numPr>
          <w:ilvl w:val="1"/>
          <w:numId w:val="1"/>
        </w:numPr>
      </w:pPr>
      <w:r w:rsidRPr="00554E62">
        <w:rPr>
          <w:u w:val="single"/>
        </w:rPr>
        <w:t>Mandatory Sharing</w:t>
      </w:r>
      <w:r w:rsidR="00452F94">
        <w:t xml:space="preserve">: </w:t>
      </w:r>
      <w:r>
        <w:t xml:space="preserve">The state should require towns </w:t>
      </w:r>
      <w:r w:rsidR="00071FB6">
        <w:t xml:space="preserve">in the region to share some tax </w:t>
      </w:r>
      <w:r>
        <w:t>revenues from</w:t>
      </w:r>
      <w:r w:rsidR="007F1A1B">
        <w:t xml:space="preserve"> new businesses and industries—A</w:t>
      </w:r>
      <w:r w:rsidR="005A32DF">
        <w:t xml:space="preserve">gree </w:t>
      </w:r>
      <w:r w:rsidR="007F1A1B" w:rsidRPr="00D93A60">
        <w:t xml:space="preserve">strongly, </w:t>
      </w:r>
      <w:r w:rsidR="007F1A1B">
        <w:t xml:space="preserve"> Agree somewhat, Neither agree nor Disagree, somewhat </w:t>
      </w:r>
      <w:r w:rsidR="007F1A1B" w:rsidRPr="00D93A60">
        <w:t>Disagre</w:t>
      </w:r>
      <w:r w:rsidR="0038506A">
        <w:t xml:space="preserve">e, Disagree strongly, </w:t>
      </w:r>
      <w:r w:rsidR="007F1A1B" w:rsidRPr="00D93A60">
        <w:t>Don’t know</w:t>
      </w:r>
    </w:p>
    <w:p w:rsidR="00F46C1B" w:rsidRPr="00193A47" w:rsidRDefault="003C3E9E" w:rsidP="003C3E9E">
      <w:pPr>
        <w:pStyle w:val="ListParagraph"/>
        <w:numPr>
          <w:ilvl w:val="0"/>
          <w:numId w:val="1"/>
        </w:numPr>
        <w:rPr>
          <w:i/>
        </w:rPr>
      </w:pPr>
      <w:r w:rsidRPr="00193A47">
        <w:rPr>
          <w:i/>
        </w:rPr>
        <w:t>Expanding vs. Ending Airport Service</w:t>
      </w:r>
    </w:p>
    <w:p w:rsidR="00A8007E" w:rsidRDefault="00A8007E" w:rsidP="008D1429">
      <w:pPr>
        <w:pStyle w:val="ListParagraph"/>
        <w:numPr>
          <w:ilvl w:val="1"/>
          <w:numId w:val="1"/>
        </w:numPr>
      </w:pPr>
      <w:r w:rsidRPr="00D77CEC">
        <w:rPr>
          <w:u w:val="single"/>
        </w:rPr>
        <w:t>Maintaining</w:t>
      </w:r>
      <w:r w:rsidR="00452F94">
        <w:t xml:space="preserve">: </w:t>
      </w:r>
      <w:r>
        <w:t>Commercial passenger service to nearby cities should be maintained but not exp</w:t>
      </w:r>
      <w:r w:rsidR="00452F94">
        <w:t>anded to serve a larger market</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p>
    <w:p w:rsidR="00A8007E" w:rsidRDefault="00A8007E" w:rsidP="008D1429">
      <w:pPr>
        <w:pStyle w:val="ListParagraph"/>
        <w:numPr>
          <w:ilvl w:val="1"/>
          <w:numId w:val="1"/>
        </w:numPr>
      </w:pPr>
      <w:r w:rsidRPr="00D77CEC">
        <w:rPr>
          <w:u w:val="single"/>
        </w:rPr>
        <w:t>Expanding</w:t>
      </w:r>
      <w:r w:rsidR="00452F94">
        <w:t xml:space="preserve">: </w:t>
      </w:r>
      <w:r>
        <w:t>Commercial passenger service should be expanded to provi</w:t>
      </w:r>
      <w:r w:rsidR="00452F94">
        <w:t>de more flights to more places</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r>
        <w:t xml:space="preserve"> </w:t>
      </w:r>
    </w:p>
    <w:p w:rsidR="001C20D8" w:rsidRPr="00B21F52" w:rsidRDefault="00A8007E" w:rsidP="008D1429">
      <w:pPr>
        <w:pStyle w:val="ListParagraph"/>
        <w:numPr>
          <w:ilvl w:val="1"/>
          <w:numId w:val="1"/>
        </w:numPr>
      </w:pPr>
      <w:r w:rsidRPr="00D77CEC">
        <w:rPr>
          <w:u w:val="single"/>
        </w:rPr>
        <w:t>Ending</w:t>
      </w:r>
      <w:r w:rsidR="00452F94">
        <w:t xml:space="preserve">: </w:t>
      </w:r>
      <w:r>
        <w:t>Commercial passenger service should be ended, leaving only</w:t>
      </w:r>
      <w:r w:rsidR="00452F94">
        <w:t xml:space="preserve"> service for private airplanes</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p>
    <w:p w:rsidR="009C11D5" w:rsidRDefault="00FC728B" w:rsidP="00226275">
      <w:r>
        <w:rPr>
          <w:b/>
        </w:rPr>
        <w:t>By the People</w:t>
      </w:r>
      <w:r w:rsidR="00BE7933">
        <w:rPr>
          <w:b/>
        </w:rPr>
        <w:t>:</w:t>
      </w:r>
      <w:r>
        <w:rPr>
          <w:b/>
        </w:rPr>
        <w:t xml:space="preserve"> National</w:t>
      </w:r>
      <w:r w:rsidR="00FC227C">
        <w:rPr>
          <w:b/>
        </w:rPr>
        <w:t xml:space="preserve">, </w:t>
      </w:r>
      <w:r w:rsidR="002313C2" w:rsidRPr="00226275">
        <w:rPr>
          <w:rFonts w:hint="eastAsia"/>
          <w:b/>
        </w:rPr>
        <w:t>N</w:t>
      </w:r>
      <w:r w:rsidR="00691036">
        <w:rPr>
          <w:b/>
        </w:rPr>
        <w:t xml:space="preserve">ational </w:t>
      </w:r>
      <w:r w:rsidR="002313C2" w:rsidRPr="00226275">
        <w:rPr>
          <w:rFonts w:hint="eastAsia"/>
          <w:b/>
        </w:rPr>
        <w:t>I</w:t>
      </w:r>
      <w:r w:rsidR="00691036">
        <w:rPr>
          <w:b/>
        </w:rPr>
        <w:t xml:space="preserve">ssues </w:t>
      </w:r>
      <w:r w:rsidR="002313C2" w:rsidRPr="00226275">
        <w:rPr>
          <w:rFonts w:hint="eastAsia"/>
          <w:b/>
        </w:rPr>
        <w:t>C</w:t>
      </w:r>
      <w:r w:rsidR="00691036">
        <w:rPr>
          <w:b/>
        </w:rPr>
        <w:t>onvention</w:t>
      </w:r>
      <w:r w:rsidR="002313C2" w:rsidRPr="00226275">
        <w:rPr>
          <w:rFonts w:hint="eastAsia"/>
          <w:b/>
        </w:rPr>
        <w:t xml:space="preserve"> 2</w:t>
      </w:r>
      <w:r w:rsidR="002313C2">
        <w:rPr>
          <w:rFonts w:hint="eastAsia"/>
        </w:rPr>
        <w:tab/>
      </w:r>
    </w:p>
    <w:p w:rsidR="00DF132E" w:rsidRDefault="002313C2" w:rsidP="00DF132E">
      <w:r>
        <w:rPr>
          <w:rFonts w:hint="eastAsia"/>
        </w:rPr>
        <w:t xml:space="preserve">Number of Indices: 9 </w:t>
      </w:r>
    </w:p>
    <w:p w:rsidR="0075099C" w:rsidRDefault="00DF132E" w:rsidP="0075099C">
      <w:pPr>
        <w:pStyle w:val="ListParagraph"/>
        <w:numPr>
          <w:ilvl w:val="0"/>
          <w:numId w:val="1"/>
        </w:numPr>
        <w:rPr>
          <w:i/>
        </w:rPr>
      </w:pPr>
      <w:r w:rsidRPr="005800C7">
        <w:rPr>
          <w:i/>
        </w:rPr>
        <w:t>Protecting the Environment</w:t>
      </w:r>
    </w:p>
    <w:p w:rsidR="006A596E" w:rsidRPr="0075099C" w:rsidRDefault="0025443F" w:rsidP="0075099C">
      <w:pPr>
        <w:pStyle w:val="ListParagraph"/>
        <w:rPr>
          <w:i/>
        </w:rPr>
      </w:pPr>
      <w:r>
        <w:t>Average of</w:t>
      </w:r>
      <w:r>
        <w:t xml:space="preserve"> </w:t>
      </w:r>
      <w:r w:rsidR="006A596E">
        <w:t>two items asking whether the respondent supports or opposes “requiring higher mileage from automobiles even if that means less powerful automobile engines” and “requiring cleaner production of electricity, even if that means higher electricity rates” as ways of reducing greenhouse gases, then averages that with items asking what priority, on a scale from 0 to 10, should be accorded “protecting the global environment” as “as a long range foreign policy goal” and to what extent “global warming is not really a problem so there is no need to do anything about it” versus “a serious problem [about which] we need to act now (both init</w:t>
      </w:r>
      <w:r w:rsidR="0075099C">
        <w:t>ially on 0 to 10 scales</w:t>
      </w:r>
      <w:r>
        <w:t>).</w:t>
      </w:r>
      <w:del w:id="15" w:author="gaurav sood" w:date="2015-06-05T14:45:00Z">
        <w:r w:rsidR="0075099C" w:rsidDel="0025443F">
          <w:delText xml:space="preserve">  </w:delText>
        </w:r>
      </w:del>
    </w:p>
    <w:p w:rsidR="005800C7" w:rsidRDefault="005800C7" w:rsidP="005800C7">
      <w:pPr>
        <w:pStyle w:val="ListParagraph"/>
        <w:ind w:left="1440"/>
        <w:rPr>
          <w:i/>
        </w:rPr>
      </w:pPr>
    </w:p>
    <w:p w:rsidR="0075099C" w:rsidRDefault="00822C74" w:rsidP="0075099C">
      <w:pPr>
        <w:pStyle w:val="ListParagraph"/>
        <w:numPr>
          <w:ilvl w:val="0"/>
          <w:numId w:val="1"/>
        </w:numPr>
        <w:rPr>
          <w:i/>
        </w:rPr>
      </w:pPr>
      <w:r w:rsidRPr="005800C7">
        <w:rPr>
          <w:i/>
        </w:rPr>
        <w:t>Fighting Terrorism</w:t>
      </w:r>
    </w:p>
    <w:p w:rsidR="0075099C" w:rsidRDefault="0025443F" w:rsidP="0075099C">
      <w:pPr>
        <w:pStyle w:val="ListParagraph"/>
      </w:pPr>
      <w:r>
        <w:lastRenderedPageBreak/>
        <w:t>Average of</w:t>
      </w:r>
      <w:r w:rsidR="006A596E">
        <w:t xml:space="preserve"> four items asking how much importance should the U.S. place on “encouraging more democracy in Middle East countries like Egypt and Saudi Arabia,” “increased foreign aid to countries that may be breeding grounds for terrorism,” “working with other countries to identify and combat terrorism,” and “building up our intelligence capabilities” as “ways of reducing future terrorism directed against the U.S.”  The remaining ingredients are items asking what priority, again on a scale from 0 to 10, should be accorded “preventing the spread of weapons of mass destruction,” “fighting terrorism,” and “protecting the U.S. from attack” as “long range foreign policy goal[s]” and to “discouraging countries from trying to develop nuclear weapons” as a reason for “</w:t>
      </w:r>
      <w:proofErr w:type="spellStart"/>
      <w:r w:rsidR="006A596E">
        <w:t>provid</w:t>
      </w:r>
      <w:proofErr w:type="spellEnd"/>
      <w:r w:rsidR="006A596E">
        <w:t>[</w:t>
      </w:r>
      <w:proofErr w:type="spellStart"/>
      <w:r w:rsidR="006A596E">
        <w:t>ing</w:t>
      </w:r>
      <w:proofErr w:type="spellEnd"/>
      <w:r w:rsidR="006A596E">
        <w:t xml:space="preserve">] foreign aid to other countries.”  </w:t>
      </w:r>
    </w:p>
    <w:p w:rsidR="004946AB" w:rsidRDefault="004946AB" w:rsidP="0075099C">
      <w:pPr>
        <w:pStyle w:val="ListParagraph"/>
      </w:pPr>
    </w:p>
    <w:p w:rsidR="0075099C" w:rsidRDefault="00F43C66" w:rsidP="0075099C">
      <w:pPr>
        <w:pStyle w:val="ListParagraph"/>
        <w:numPr>
          <w:ilvl w:val="0"/>
          <w:numId w:val="1"/>
        </w:numPr>
        <w:rPr>
          <w:i/>
        </w:rPr>
      </w:pPr>
      <w:r w:rsidRPr="0075099C">
        <w:rPr>
          <w:i/>
        </w:rPr>
        <w:t>Increasing Foreign Aid</w:t>
      </w:r>
    </w:p>
    <w:p w:rsidR="006A596E" w:rsidRPr="0075099C" w:rsidRDefault="006A596E" w:rsidP="0075099C">
      <w:pPr>
        <w:pStyle w:val="ListParagraph"/>
        <w:rPr>
          <w:i/>
        </w:rPr>
      </w:pPr>
      <w:r>
        <w:t xml:space="preserve">[Single Item] This is a single item asking whether “the amount of money the U.S. is now devoting to foreign aid should be increased, reduced, or kept about the same.”  Some of the items in the next index may also be thought relevant, but empirically this item, with its explicit reference to spending and silence about purposes, stands apart.  </w:t>
      </w:r>
    </w:p>
    <w:p w:rsidR="009C11D5" w:rsidRDefault="009C11D5" w:rsidP="009C11D5">
      <w:pPr>
        <w:pStyle w:val="ListParagraph"/>
        <w:ind w:left="1440"/>
        <w:rPr>
          <w:i/>
        </w:rPr>
      </w:pPr>
    </w:p>
    <w:p w:rsidR="0075099C" w:rsidRDefault="002A4A62" w:rsidP="0075099C">
      <w:pPr>
        <w:pStyle w:val="ListParagraph"/>
        <w:numPr>
          <w:ilvl w:val="0"/>
          <w:numId w:val="1"/>
        </w:numPr>
        <w:rPr>
          <w:i/>
        </w:rPr>
      </w:pPr>
      <w:r w:rsidRPr="006B4E67">
        <w:rPr>
          <w:i/>
        </w:rPr>
        <w:t>Internationalism</w:t>
      </w:r>
    </w:p>
    <w:p w:rsidR="006A596E" w:rsidRPr="0075099C" w:rsidRDefault="006A596E" w:rsidP="0075099C">
      <w:pPr>
        <w:pStyle w:val="ListParagraph"/>
        <w:rPr>
          <w:i/>
        </w:rPr>
      </w:pPr>
      <w:r>
        <w:t>[Single Item] Here too we have only a single item, in this case asking how much one agrees or disagrees that “this country would be better off if we just stayed home and did not concern ourselves with problems in other areas of the world.”</w:t>
      </w:r>
    </w:p>
    <w:p w:rsidR="009C11D5" w:rsidRDefault="009C11D5" w:rsidP="009C11D5">
      <w:pPr>
        <w:pStyle w:val="ListParagraph"/>
        <w:ind w:left="1440"/>
        <w:rPr>
          <w:i/>
        </w:rPr>
      </w:pPr>
    </w:p>
    <w:p w:rsidR="0075099C" w:rsidRDefault="00EF457E" w:rsidP="0075099C">
      <w:pPr>
        <w:pStyle w:val="ListParagraph"/>
        <w:numPr>
          <w:ilvl w:val="0"/>
          <w:numId w:val="1"/>
        </w:numPr>
        <w:rPr>
          <w:i/>
        </w:rPr>
      </w:pPr>
      <w:r w:rsidRPr="006B4E67">
        <w:rPr>
          <w:i/>
        </w:rPr>
        <w:t xml:space="preserve">Multilateralism </w:t>
      </w:r>
    </w:p>
    <w:p w:rsidR="006A596E" w:rsidRPr="0075099C" w:rsidRDefault="006A596E" w:rsidP="0075099C">
      <w:pPr>
        <w:pStyle w:val="ListParagraph"/>
        <w:rPr>
          <w:i/>
        </w:rPr>
      </w:pPr>
      <w:r>
        <w:t>Two of this index’s ingredients are the differences between the strength with which the respondent supports or opposes American military action “with United Nations support” versus “acting alone” to “prevent mass killings in foreign countries” and to “prevent the spread of weapons of mass destruction to countries that might use them.”  These differences then averaged with the responses to questions asking how strongly the respondent agrees or disagrees that “the only way to solve environmental problems like global warming is through international agreements, requiring countries to work together;” how important it is to “work with other countries to identify and combat terrorism”; whether it is best to “work with groups of countries through international institutions like the World Trade Organization,” “to work with other countries one by one to establish agreements,” or “to leave things as they are” in dealing with international trade;  and whether “the U.S. acting by itself,” “the U.S. acting with close allies like NATO,” “the U.S. &amp; its close allies acting through the United Nations,” “the United Nations,” or “nobody” should “take the lead” in “trying to resolve international conflicts” and in “providing foreign assistance to other countries.”</w:t>
      </w:r>
    </w:p>
    <w:p w:rsidR="009C11D5" w:rsidRDefault="009C11D5" w:rsidP="009C11D5">
      <w:pPr>
        <w:pStyle w:val="ListParagraph"/>
        <w:ind w:left="1440"/>
        <w:rPr>
          <w:i/>
        </w:rPr>
      </w:pPr>
    </w:p>
    <w:p w:rsidR="0075099C" w:rsidRDefault="0070012E" w:rsidP="0075099C">
      <w:pPr>
        <w:pStyle w:val="ListParagraph"/>
        <w:numPr>
          <w:ilvl w:val="0"/>
          <w:numId w:val="1"/>
        </w:numPr>
        <w:rPr>
          <w:i/>
        </w:rPr>
      </w:pPr>
      <w:r w:rsidRPr="006B4E67">
        <w:rPr>
          <w:i/>
        </w:rPr>
        <w:t>Promoting Democracy</w:t>
      </w:r>
    </w:p>
    <w:p w:rsidR="006A596E" w:rsidRPr="0075099C" w:rsidRDefault="006A596E" w:rsidP="0075099C">
      <w:pPr>
        <w:pStyle w:val="ListParagraph"/>
        <w:rPr>
          <w:i/>
        </w:rPr>
      </w:pPr>
      <w:r>
        <w:lastRenderedPageBreak/>
        <w:t>This index averages items asking whether the respondent agrees more that “the U.S. should be promoting democracy in other countries” or that “how other countries are governed is not our concern,” the priority that should be given to “helping newly democratic countries develop their democratic institutions” as a reason for “</w:t>
      </w:r>
      <w:proofErr w:type="spellStart"/>
      <w:r>
        <w:t>provid</w:t>
      </w:r>
      <w:proofErr w:type="spellEnd"/>
      <w:r>
        <w:t>[</w:t>
      </w:r>
      <w:proofErr w:type="spellStart"/>
      <w:r>
        <w:t>ing</w:t>
      </w:r>
      <w:proofErr w:type="spellEnd"/>
      <w:r>
        <w:t>] foreign aid to other countries,” and the pre-average of the importance that should be placed each of six “possible ways the U.S. might promote democracy outside of the U.S.” (“help[</w:t>
      </w:r>
      <w:proofErr w:type="spellStart"/>
      <w:r>
        <w:t>ing</w:t>
      </w:r>
      <w:proofErr w:type="spellEnd"/>
      <w:r>
        <w:t>] with building democratic institutions,” “increasing trade,” “trade penalties for human rights violations,” “foreign aid,” “</w:t>
      </w:r>
      <w:proofErr w:type="spellStart"/>
      <w:r>
        <w:t>provid</w:t>
      </w:r>
      <w:proofErr w:type="spellEnd"/>
      <w:r>
        <w:t>[</w:t>
      </w:r>
      <w:proofErr w:type="spellStart"/>
      <w:r>
        <w:t>ing</w:t>
      </w:r>
      <w:proofErr w:type="spellEnd"/>
      <w:r>
        <w:t xml:space="preserve">] U.S. troops to help keep the peace,” and “increased support for organizations like the Peace Corps that send Americans abroad to help other countries”).  </w:t>
      </w:r>
    </w:p>
    <w:p w:rsidR="009C11D5" w:rsidRDefault="009C11D5" w:rsidP="009C11D5">
      <w:pPr>
        <w:pStyle w:val="ListParagraph"/>
        <w:ind w:left="1440"/>
        <w:rPr>
          <w:i/>
        </w:rPr>
      </w:pPr>
    </w:p>
    <w:p w:rsidR="0075099C" w:rsidRDefault="005450E6" w:rsidP="0075099C">
      <w:pPr>
        <w:pStyle w:val="ListParagraph"/>
        <w:numPr>
          <w:ilvl w:val="0"/>
          <w:numId w:val="1"/>
        </w:numPr>
        <w:rPr>
          <w:i/>
        </w:rPr>
      </w:pPr>
      <w:r w:rsidRPr="006B4E67">
        <w:rPr>
          <w:i/>
        </w:rPr>
        <w:t>Fighting Poverty and Suffering</w:t>
      </w:r>
    </w:p>
    <w:p w:rsidR="006A596E" w:rsidRPr="0075099C" w:rsidRDefault="006A596E" w:rsidP="0075099C">
      <w:pPr>
        <w:pStyle w:val="ListParagraph"/>
        <w:rPr>
          <w:i/>
        </w:rPr>
      </w:pPr>
      <w:r>
        <w:t>This variable specifically concerns foreign aid for food, medicine, and the alleviation of poverty.  The index averages the priorities given to “providing food and medical help to poor countries” and “reducing world poverty” as “long range foreign policy goal[s],” and then pre-averages (a) the priorities given to “reducing hunger and disease in poor countries” and “helping poor countries develop their economies” as reasons for “</w:t>
      </w:r>
      <w:proofErr w:type="spellStart"/>
      <w:r>
        <w:t>provid</w:t>
      </w:r>
      <w:proofErr w:type="spellEnd"/>
      <w:r>
        <w:t>[</w:t>
      </w:r>
      <w:proofErr w:type="spellStart"/>
      <w:r>
        <w:t>ing</w:t>
      </w:r>
      <w:proofErr w:type="spellEnd"/>
      <w:r>
        <w:t>] foreign aid to other countries” and (b) the responses to questions asking whether the U.S., “as a global leader,” should spend more money to help fight world hunger in developing countries” and “to help fight the AIDS epidemic in developing countries” versus “concentrate[</w:t>
      </w:r>
      <w:proofErr w:type="spellStart"/>
      <w:r>
        <w:t>ing</w:t>
      </w:r>
      <w:proofErr w:type="spellEnd"/>
      <w:r>
        <w:t xml:space="preserve">] on dealing with problems at home first.”  </w:t>
      </w:r>
    </w:p>
    <w:p w:rsidR="009C11D5" w:rsidRDefault="009C11D5" w:rsidP="009C11D5">
      <w:pPr>
        <w:pStyle w:val="ListParagraph"/>
        <w:ind w:left="1440"/>
        <w:rPr>
          <w:i/>
        </w:rPr>
      </w:pPr>
    </w:p>
    <w:p w:rsidR="0075099C" w:rsidRDefault="004F4638" w:rsidP="0075099C">
      <w:pPr>
        <w:pStyle w:val="ListParagraph"/>
        <w:numPr>
          <w:ilvl w:val="0"/>
          <w:numId w:val="1"/>
        </w:numPr>
        <w:rPr>
          <w:i/>
        </w:rPr>
      </w:pPr>
      <w:r w:rsidRPr="006B4E67">
        <w:rPr>
          <w:i/>
        </w:rPr>
        <w:t>Human Rights</w:t>
      </w:r>
    </w:p>
    <w:p w:rsidR="006A596E" w:rsidRPr="0075099C" w:rsidRDefault="006A596E" w:rsidP="0075099C">
      <w:pPr>
        <w:pStyle w:val="ListParagraph"/>
        <w:rPr>
          <w:i/>
        </w:rPr>
      </w:pPr>
      <w:r>
        <w:t xml:space="preserve">This is a single item asking what priority should be given to “protecting human rights in other countries.” </w:t>
      </w:r>
    </w:p>
    <w:p w:rsidR="009C11D5" w:rsidRDefault="009C11D5" w:rsidP="009C11D5">
      <w:pPr>
        <w:pStyle w:val="ListParagraph"/>
        <w:ind w:left="1440"/>
      </w:pPr>
    </w:p>
    <w:p w:rsidR="0075099C" w:rsidRDefault="00C82EF9" w:rsidP="0075099C">
      <w:pPr>
        <w:pStyle w:val="ListParagraph"/>
        <w:numPr>
          <w:ilvl w:val="0"/>
          <w:numId w:val="1"/>
        </w:numPr>
        <w:rPr>
          <w:i/>
        </w:rPr>
      </w:pPr>
      <w:r w:rsidRPr="009C11D5">
        <w:rPr>
          <w:i/>
        </w:rPr>
        <w:t>Liberalizing Trade</w:t>
      </w:r>
    </w:p>
    <w:p w:rsidR="00C75ED2" w:rsidRPr="0075099C" w:rsidRDefault="006A596E" w:rsidP="0075099C">
      <w:pPr>
        <w:pStyle w:val="ListParagraph"/>
        <w:rPr>
          <w:i/>
        </w:rPr>
      </w:pPr>
      <w:r>
        <w:t>[Single Item] This is a single item asking whether the U.S. should “repeal the North American Free Trade Agreement, called NAFTA,” “leave NAFTA the way it is,” “adopt agreements like NAFTA but with more Latin American countries.”</w:t>
      </w:r>
    </w:p>
    <w:p w:rsidR="002313C2" w:rsidRDefault="002313C2" w:rsidP="00386200">
      <w:pPr>
        <w:pStyle w:val="ListParagraph"/>
      </w:pPr>
    </w:p>
    <w:p w:rsidR="00CC3D2C" w:rsidRDefault="00F2171D" w:rsidP="00137B66">
      <w:r w:rsidRPr="00F2171D">
        <w:rPr>
          <w:b/>
        </w:rPr>
        <w:t>By the People 2004 U.S Presidential Primaries</w:t>
      </w:r>
      <w:r>
        <w:rPr>
          <w:b/>
        </w:rPr>
        <w:t xml:space="preserve">, </w:t>
      </w:r>
      <w:r w:rsidR="002313C2" w:rsidRPr="00137B66">
        <w:rPr>
          <w:rFonts w:hint="eastAsia"/>
          <w:b/>
        </w:rPr>
        <w:t>B</w:t>
      </w:r>
      <w:r w:rsidR="0029629A">
        <w:rPr>
          <w:b/>
        </w:rPr>
        <w:t xml:space="preserve">y </w:t>
      </w:r>
      <w:proofErr w:type="gramStart"/>
      <w:r w:rsidR="002313C2" w:rsidRPr="00137B66">
        <w:rPr>
          <w:rFonts w:hint="eastAsia"/>
          <w:b/>
        </w:rPr>
        <w:t>T</w:t>
      </w:r>
      <w:r w:rsidR="0029629A">
        <w:rPr>
          <w:b/>
        </w:rPr>
        <w:t>he</w:t>
      </w:r>
      <w:proofErr w:type="gramEnd"/>
      <w:r w:rsidR="0029629A">
        <w:rPr>
          <w:b/>
        </w:rPr>
        <w:t xml:space="preserve"> </w:t>
      </w:r>
      <w:r w:rsidR="002313C2" w:rsidRPr="00137B66">
        <w:rPr>
          <w:rFonts w:hint="eastAsia"/>
          <w:b/>
        </w:rPr>
        <w:t>P</w:t>
      </w:r>
      <w:r w:rsidR="0029629A">
        <w:rPr>
          <w:b/>
        </w:rPr>
        <w:t>eople</w:t>
      </w:r>
      <w:r w:rsidR="002313C2" w:rsidRPr="00137B66">
        <w:rPr>
          <w:rFonts w:hint="eastAsia"/>
          <w:b/>
        </w:rPr>
        <w:t xml:space="preserve"> 2004 </w:t>
      </w:r>
      <w:r w:rsidR="00F149BF">
        <w:rPr>
          <w:b/>
        </w:rPr>
        <w:t xml:space="preserve">U.S. </w:t>
      </w:r>
      <w:r w:rsidR="002313C2" w:rsidRPr="00137B66">
        <w:rPr>
          <w:rFonts w:hint="eastAsia"/>
          <w:b/>
        </w:rPr>
        <w:t>G</w:t>
      </w:r>
      <w:r w:rsidR="00F149BF">
        <w:rPr>
          <w:b/>
        </w:rPr>
        <w:t xml:space="preserve">eneral </w:t>
      </w:r>
      <w:r w:rsidR="002313C2" w:rsidRPr="00137B66">
        <w:rPr>
          <w:rFonts w:hint="eastAsia"/>
          <w:b/>
        </w:rPr>
        <w:t>E</w:t>
      </w:r>
      <w:r w:rsidR="00F149BF">
        <w:rPr>
          <w:b/>
        </w:rPr>
        <w:t>lection</w:t>
      </w:r>
      <w:r w:rsidR="002313C2">
        <w:rPr>
          <w:rFonts w:hint="eastAsia"/>
        </w:rPr>
        <w:tab/>
      </w:r>
      <w:r w:rsidR="002313C2">
        <w:rPr>
          <w:rFonts w:hint="eastAsia"/>
        </w:rPr>
        <w:tab/>
      </w:r>
    </w:p>
    <w:p w:rsidR="002313C2" w:rsidRDefault="002313C2" w:rsidP="00137B66">
      <w:r>
        <w:rPr>
          <w:rFonts w:hint="eastAsia"/>
        </w:rPr>
        <w:t>Number of Indices: 6</w:t>
      </w:r>
    </w:p>
    <w:tbl>
      <w:tblPr>
        <w:tblW w:w="9390" w:type="dxa"/>
        <w:tblInd w:w="93" w:type="dxa"/>
        <w:tblLook w:val="04A0" w:firstRow="1" w:lastRow="0" w:firstColumn="1" w:lastColumn="0" w:noHBand="0" w:noVBand="1"/>
      </w:tblPr>
      <w:tblGrid>
        <w:gridCol w:w="9390"/>
      </w:tblGrid>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More services / Higher taxes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 xml:space="preserve">[Single Item] Some people think the federal government should lower taxes, even if that means providing fewer services like health care and education. Suppose these people are at one end of a scale, at point 1. Other people think the federal government should provide more services like health care and education, even if even that means </w:t>
            </w:r>
            <w:proofErr w:type="gramStart"/>
            <w:r w:rsidRPr="0075099C">
              <w:rPr>
                <w:rFonts w:eastAsia="Times New Roman" w:cs="Times New Roman"/>
                <w:szCs w:val="24"/>
              </w:rPr>
              <w:lastRenderedPageBreak/>
              <w:t>raising</w:t>
            </w:r>
            <w:proofErr w:type="gramEnd"/>
            <w:r w:rsidRPr="0075099C">
              <w:rPr>
                <w:rFonts w:eastAsia="Times New Roman" w:cs="Times New Roman"/>
                <w:szCs w:val="24"/>
              </w:rPr>
              <w:t xml:space="preserve"> taxes. Suppose these people are at the other end, at point 7.  People who are exactly in the middle are at point 4, and of course other people have positions at points 2, 3, 5, or 6.  Where would you place yourself on this scale,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Multilateralism (intervene with UN approval)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[Single Item] Here's the next issue.  Some people feel the United States should intervene militarily when its interests are threatened without working through international organizations such as the U.N and NATO.  Suppose these people are at point 1. Other people feel that we should not intervene without first obtaining international approval and cooperation.  Suppose these people are at point 7.  Using the scale shown below, where would you place yourself, or haven't you thought much about this?</w:t>
            </w: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Free trade vs. Protectionism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[Single Item] Here's the next one.  Some people feel that we should pursue free trade even if that means some current American jobs are lost to companies abroad. Other people feel that we should protect American industries even if that means we lose markets for our goods abroad. And of course, other people fall somewhere in between. Where would you place yourself on this issue,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Constitutional rights vs. Find every</w:t>
            </w:r>
            <w:r>
              <w:rPr>
                <w:rFonts w:eastAsia="Times New Roman" w:cs="Times New Roman"/>
                <w:i/>
                <w:szCs w:val="24"/>
              </w:rPr>
              <w:t xml:space="preserve"> </w:t>
            </w:r>
            <w:r w:rsidRPr="00A170D4">
              <w:rPr>
                <w:rFonts w:eastAsia="Times New Roman" w:cs="Times New Roman"/>
                <w:i/>
                <w:szCs w:val="24"/>
              </w:rPr>
              <w:t xml:space="preserve">potential terrorist </w:t>
            </w:r>
          </w:p>
          <w:p w:rsidR="00431FE9" w:rsidRDefault="00431FE9" w:rsidP="001162EA">
            <w:pPr>
              <w:pStyle w:val="ListParagraph"/>
              <w:spacing w:after="0" w:line="240" w:lineRule="auto"/>
              <w:rPr>
                <w:rFonts w:eastAsia="Times New Roman" w:cs="Times New Roman"/>
                <w:szCs w:val="24"/>
              </w:rPr>
            </w:pPr>
            <w:r w:rsidRPr="0075099C">
              <w:rPr>
                <w:rFonts w:eastAsia="Times New Roman" w:cs="Times New Roman"/>
                <w:szCs w:val="24"/>
              </w:rPr>
              <w:t>[Single Item] When it comes to protecting the country from terrorism, some people say it is important to ensure people’s constitutional rights, even if it means that some suspected terrorists aren’t found.  Suppose these people are at point 1. Others say it</w:t>
            </w:r>
            <w:r w:rsidR="00E25D5B">
              <w:rPr>
                <w:rFonts w:eastAsia="Times New Roman" w:cs="Times New Roman"/>
                <w:szCs w:val="24"/>
              </w:rPr>
              <w:t>’</w:t>
            </w:r>
            <w:r w:rsidRPr="0075099C">
              <w:rPr>
                <w:rFonts w:eastAsia="Times New Roman" w:cs="Times New Roman"/>
                <w:szCs w:val="24"/>
              </w:rPr>
              <w:t>s important to find every potential terrorist, even if some innocent people are falsely accused, interrogated, or imprisoned.  Suppose these people are at point 7. Where would you place yourself on this scale, or haven't you thought much about this?</w:t>
            </w:r>
          </w:p>
          <w:p w:rsidR="004F0CC4" w:rsidRPr="0075099C" w:rsidRDefault="004F0CC4" w:rsidP="001162EA">
            <w:pPr>
              <w:pStyle w:val="ListParagraph"/>
              <w:spacing w:after="0" w:line="240" w:lineRule="auto"/>
              <w:rPr>
                <w:rFonts w:eastAsia="Times New Roman" w:cs="Times New Roman"/>
                <w:szCs w:val="24"/>
              </w:rPr>
            </w:pP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8B7215" w:rsidRPr="008B7215" w:rsidRDefault="004F0CC4" w:rsidP="008B7215">
            <w:pPr>
              <w:pStyle w:val="ListParagraph"/>
              <w:numPr>
                <w:ilvl w:val="0"/>
                <w:numId w:val="1"/>
              </w:numPr>
              <w:spacing w:after="0" w:line="240" w:lineRule="auto"/>
              <w:rPr>
                <w:rFonts w:eastAsia="Times New Roman" w:cs="Times New Roman"/>
                <w:i/>
                <w:szCs w:val="24"/>
              </w:rPr>
            </w:pPr>
            <w:r>
              <w:rPr>
                <w:rFonts w:eastAsia="Times New Roman" w:cs="Times New Roman"/>
                <w:i/>
                <w:szCs w:val="24"/>
              </w:rPr>
              <w:t>Health insu</w:t>
            </w:r>
            <w:r w:rsidR="008B7215" w:rsidRPr="008B7215">
              <w:rPr>
                <w:rFonts w:eastAsia="Times New Roman" w:cs="Times New Roman"/>
                <w:i/>
                <w:szCs w:val="24"/>
              </w:rPr>
              <w:t>rance: Govt</w:t>
            </w:r>
            <w:ins w:id="16" w:author="gaurav sood" w:date="2015-06-05T14:47:00Z">
              <w:r w:rsidR="0025443F">
                <w:rPr>
                  <w:rFonts w:eastAsia="Times New Roman" w:cs="Times New Roman"/>
                  <w:i/>
                  <w:szCs w:val="24"/>
                </w:rPr>
                <w:t>.</w:t>
              </w:r>
            </w:ins>
            <w:r w:rsidR="008B7215" w:rsidRPr="008B7215">
              <w:rPr>
                <w:rFonts w:eastAsia="Times New Roman" w:cs="Times New Roman"/>
                <w:i/>
                <w:szCs w:val="24"/>
              </w:rPr>
              <w:t xml:space="preserve">  vs. Private </w:t>
            </w:r>
          </w:p>
          <w:p w:rsidR="00431FE9" w:rsidRDefault="00431FE9" w:rsidP="008B7215">
            <w:pPr>
              <w:pStyle w:val="ListParagraph"/>
              <w:spacing w:after="0" w:line="240" w:lineRule="auto"/>
              <w:rPr>
                <w:rFonts w:eastAsia="Times New Roman" w:cs="Times New Roman"/>
                <w:szCs w:val="24"/>
              </w:rPr>
            </w:pPr>
            <w:r w:rsidRPr="0075099C">
              <w:rPr>
                <w:rFonts w:eastAsia="Times New Roman" w:cs="Times New Roman"/>
                <w:szCs w:val="24"/>
              </w:rPr>
              <w:t xml:space="preserve">[Single Item] Some people feel that the federal government should make sure that everyone has adequate </w:t>
            </w:r>
            <w:r w:rsidR="00E25D5B" w:rsidRPr="0075099C">
              <w:rPr>
                <w:rFonts w:eastAsia="Times New Roman" w:cs="Times New Roman"/>
                <w:szCs w:val="24"/>
              </w:rPr>
              <w:t>health insurance</w:t>
            </w:r>
            <w:r w:rsidRPr="0075099C">
              <w:rPr>
                <w:rFonts w:eastAsia="Times New Roman" w:cs="Times New Roman"/>
                <w:szCs w:val="24"/>
              </w:rPr>
              <w:t>. Suppose these people are at one end of a scale, at point 1. Other people feel that health insurance should be left up to individuals and their employers.  Suppose these people are at point 7. Where would you place yourself on this scale, or haven't you thought much about this?</w:t>
            </w:r>
          </w:p>
          <w:p w:rsidR="004F0CC4" w:rsidRPr="0075099C" w:rsidRDefault="004F0CC4" w:rsidP="008B7215">
            <w:pPr>
              <w:pStyle w:val="ListParagraph"/>
              <w:spacing w:after="0" w:line="240" w:lineRule="auto"/>
              <w:rPr>
                <w:rFonts w:eastAsia="Times New Roman" w:cs="Times New Roman"/>
                <w:szCs w:val="24"/>
              </w:rPr>
            </w:pPr>
          </w:p>
        </w:tc>
      </w:tr>
    </w:tbl>
    <w:p w:rsidR="00E8490B" w:rsidRDefault="004F0CC4" w:rsidP="00E8490B">
      <w:pPr>
        <w:pStyle w:val="ListParagraph"/>
        <w:numPr>
          <w:ilvl w:val="0"/>
          <w:numId w:val="1"/>
        </w:numPr>
        <w:rPr>
          <w:i/>
        </w:rPr>
      </w:pPr>
      <w:r w:rsidRPr="004F0CC4">
        <w:rPr>
          <w:i/>
        </w:rPr>
        <w:t>G</w:t>
      </w:r>
      <w:r w:rsidR="009F5FBB" w:rsidRPr="004F0CC4">
        <w:rPr>
          <w:i/>
        </w:rPr>
        <w:t>ay marriage: Allow marriage vs. Constitutional amendment to ban gay marriage</w:t>
      </w:r>
    </w:p>
    <w:p w:rsidR="00231021" w:rsidRPr="00E8490B" w:rsidRDefault="008A636E" w:rsidP="005409D3">
      <w:pPr>
        <w:pStyle w:val="ListParagraph"/>
        <w:rPr>
          <w:i/>
        </w:rPr>
      </w:pPr>
      <w:r w:rsidRPr="005409D3">
        <w:t>[</w:t>
      </w:r>
      <w:r w:rsidR="00231021" w:rsidRPr="008A636E">
        <w:t>Single Item] Finally, some people believe that two people of the same sex should be able to marry just like anyone else.  Suppose these people are at point 1. Other people think there should be a constitutional amendment to prohibit gay marriage.  Suppose these people are at point 7. Where would you place yourself on this scale, or haven't you thought much about this?</w:t>
      </w:r>
    </w:p>
    <w:p w:rsidR="002313C2" w:rsidRDefault="002313C2" w:rsidP="00137B66">
      <w:pPr>
        <w:rPr>
          <w:b/>
        </w:rPr>
      </w:pPr>
      <w:r w:rsidRPr="00137B66">
        <w:rPr>
          <w:rFonts w:hint="eastAsia"/>
          <w:b/>
        </w:rPr>
        <w:t>B</w:t>
      </w:r>
      <w:r w:rsidR="005839EB">
        <w:rPr>
          <w:b/>
        </w:rPr>
        <w:t xml:space="preserve">y </w:t>
      </w:r>
      <w:r w:rsidRPr="00137B66">
        <w:rPr>
          <w:rFonts w:hint="eastAsia"/>
          <w:b/>
        </w:rPr>
        <w:t>T</w:t>
      </w:r>
      <w:r w:rsidR="005839EB">
        <w:rPr>
          <w:b/>
        </w:rPr>
        <w:t xml:space="preserve">he </w:t>
      </w:r>
      <w:r w:rsidRPr="00137B66">
        <w:rPr>
          <w:rFonts w:hint="eastAsia"/>
          <w:b/>
        </w:rPr>
        <w:t>P</w:t>
      </w:r>
      <w:r w:rsidR="005839EB">
        <w:rPr>
          <w:b/>
        </w:rPr>
        <w:t>eople</w:t>
      </w:r>
      <w:r w:rsidRPr="00137B66">
        <w:rPr>
          <w:rFonts w:hint="eastAsia"/>
          <w:b/>
        </w:rPr>
        <w:t xml:space="preserve"> 2005</w:t>
      </w:r>
    </w:p>
    <w:p w:rsidR="00A12E62" w:rsidRPr="00A12E62" w:rsidRDefault="00A12E62" w:rsidP="00137B66">
      <w:r>
        <w:rPr>
          <w:rFonts w:hint="eastAsia"/>
        </w:rPr>
        <w:t xml:space="preserve">Number of Indices: </w:t>
      </w:r>
      <w:r w:rsidR="0028046B">
        <w:t>11</w:t>
      </w:r>
    </w:p>
    <w:p w:rsidR="007D7B69" w:rsidRPr="0029629A" w:rsidRDefault="00257091" w:rsidP="007D7B69">
      <w:pPr>
        <w:pStyle w:val="ListParagraph"/>
        <w:numPr>
          <w:ilvl w:val="0"/>
          <w:numId w:val="1"/>
        </w:numPr>
        <w:rPr>
          <w:i/>
        </w:rPr>
      </w:pPr>
      <w:r w:rsidRPr="0029629A">
        <w:rPr>
          <w:i/>
          <w:color w:val="000000"/>
        </w:rPr>
        <w:lastRenderedPageBreak/>
        <w:t>Reforming education</w:t>
      </w:r>
    </w:p>
    <w:p w:rsidR="00241867" w:rsidRDefault="00241867" w:rsidP="00241867">
      <w:pPr>
        <w:pStyle w:val="ListParagraph"/>
      </w:pPr>
      <w:r w:rsidRPr="00241867">
        <w:t>[Single Item]  "In order to improve public education in America, some people think the focus should be on reforming the existing public school system. Others believe the focus should be on finding an alternative to the existing public school system. Which approach do you think is preferable? (0 = Finding an alternative system; 1 = Reforming the existing system)"</w:t>
      </w:r>
    </w:p>
    <w:p w:rsidR="00231DFD" w:rsidRDefault="00231DFD" w:rsidP="00231DFD">
      <w:pPr>
        <w:pStyle w:val="ListParagraph"/>
        <w:rPr>
          <w:i/>
        </w:rPr>
      </w:pPr>
    </w:p>
    <w:p w:rsidR="007D7B69" w:rsidRPr="0029629A" w:rsidRDefault="00882A07" w:rsidP="007D7B69">
      <w:pPr>
        <w:pStyle w:val="ListParagraph"/>
        <w:numPr>
          <w:ilvl w:val="0"/>
          <w:numId w:val="1"/>
        </w:numPr>
        <w:rPr>
          <w:i/>
        </w:rPr>
      </w:pPr>
      <w:r w:rsidRPr="0029629A">
        <w:rPr>
          <w:i/>
          <w:color w:val="000000"/>
        </w:rPr>
        <w:t xml:space="preserve">Charter Schools </w:t>
      </w:r>
      <w:r w:rsidR="00745840" w:rsidRPr="0029629A">
        <w:rPr>
          <w:i/>
          <w:color w:val="000000"/>
        </w:rPr>
        <w:t>vs.</w:t>
      </w:r>
      <w:r w:rsidRPr="0029629A">
        <w:rPr>
          <w:i/>
          <w:color w:val="000000"/>
        </w:rPr>
        <w:t xml:space="preserve"> Vouchers</w:t>
      </w:r>
    </w:p>
    <w:p w:rsidR="00FA7DB7" w:rsidRPr="00FA7DB7" w:rsidRDefault="00FA7DB7" w:rsidP="00FA7DB7">
      <w:pPr>
        <w:pStyle w:val="ListParagraph"/>
      </w:pPr>
      <w:r w:rsidRPr="00FA7DB7">
        <w:t>"Fund more charter schools with money from the public school system (1=</w:t>
      </w:r>
      <w:proofErr w:type="gramStart"/>
      <w:r w:rsidRPr="00FA7DB7">
        <w:t>Strongly</w:t>
      </w:r>
      <w:proofErr w:type="gramEnd"/>
      <w:r w:rsidRPr="00FA7DB7">
        <w:t xml:space="preserve"> agree)"; "Provide vouchers to pay some or all of the cost of private schools with money from the public school system (1=Strongly agree)"</w:t>
      </w:r>
    </w:p>
    <w:p w:rsidR="00FA7DB7" w:rsidRPr="00103B8A" w:rsidRDefault="00FA7DB7" w:rsidP="00231DFD">
      <w:pPr>
        <w:pStyle w:val="ListParagraph"/>
        <w:rPr>
          <w:i/>
        </w:rPr>
      </w:pPr>
    </w:p>
    <w:p w:rsidR="007D7B69" w:rsidRPr="0029629A" w:rsidRDefault="00830DB6" w:rsidP="007D7B69">
      <w:pPr>
        <w:pStyle w:val="ListParagraph"/>
        <w:numPr>
          <w:ilvl w:val="0"/>
          <w:numId w:val="1"/>
        </w:numPr>
        <w:rPr>
          <w:i/>
        </w:rPr>
      </w:pPr>
      <w:r w:rsidRPr="0029629A">
        <w:rPr>
          <w:i/>
          <w:color w:val="000000"/>
        </w:rPr>
        <w:t>Tax Money to Public Schools</w:t>
      </w:r>
    </w:p>
    <w:p w:rsidR="007D6555" w:rsidRDefault="00CC0475" w:rsidP="007D6555">
      <w:pPr>
        <w:pStyle w:val="ListParagraph"/>
      </w:pPr>
      <w:r w:rsidRPr="00CC0475">
        <w:t>"Provide more money for the most troubled public schools even if this means raising taxes (1=Strongly support)"; "Provide more money for public schools to pay for smaller class sizes even if this means raising taxes (1=Strongly support)"; "Provide more money for public schools to pay for new technology even if this means raising taxes (1=Strongly support)"; "Provide more money for public schools to pay teachers even if this means raising taxes (1=Strongly support)"; "How important would you say it is that the nation's schools focus on improving the following?: Funding (1=Extremely important)"</w:t>
      </w:r>
    </w:p>
    <w:p w:rsidR="00036FD2" w:rsidRDefault="00036FD2" w:rsidP="00036FD2">
      <w:pPr>
        <w:pStyle w:val="ListParagraph"/>
      </w:pPr>
    </w:p>
    <w:p w:rsidR="007D7B69" w:rsidRPr="0029629A" w:rsidRDefault="0024054C" w:rsidP="007D7B69">
      <w:pPr>
        <w:pStyle w:val="ListParagraph"/>
        <w:numPr>
          <w:ilvl w:val="0"/>
          <w:numId w:val="1"/>
        </w:numPr>
        <w:rPr>
          <w:i/>
        </w:rPr>
      </w:pPr>
      <w:r w:rsidRPr="0029629A">
        <w:rPr>
          <w:i/>
          <w:color w:val="000000"/>
        </w:rPr>
        <w:t>Standardized Testing</w:t>
      </w:r>
    </w:p>
    <w:p w:rsidR="00036FD2" w:rsidRDefault="00067A81" w:rsidP="00036FD2">
      <w:pPr>
        <w:pStyle w:val="ListParagraph"/>
      </w:pPr>
      <w:r w:rsidRPr="00067A81">
        <w:t>"In your opinion is there too much emphasis on standardized testing in the public schools in your community, about the right amount, or not enough emphasis? (0 = Too much, .5 = About the right amount, 1 = Not enough)"; "Some people think increased use of standardized tests in the public schools is good because it helps evaluate the performance of students and schools. Some people think it is bad because it forces teachers to emphasize only what is measured in the tests. Indicate whether you think it would be bad or good to increase the use of standardized tests in the public schools."</w:t>
      </w:r>
    </w:p>
    <w:p w:rsidR="002F549E" w:rsidRDefault="002F549E" w:rsidP="00036FD2">
      <w:pPr>
        <w:pStyle w:val="ListParagraph"/>
      </w:pPr>
    </w:p>
    <w:p w:rsidR="007D7B69" w:rsidRPr="00A12E62" w:rsidRDefault="007F0B29" w:rsidP="007D7B69">
      <w:pPr>
        <w:pStyle w:val="ListParagraph"/>
        <w:numPr>
          <w:ilvl w:val="0"/>
          <w:numId w:val="1"/>
        </w:numPr>
        <w:rPr>
          <w:i/>
        </w:rPr>
      </w:pPr>
      <w:r>
        <w:rPr>
          <w:i/>
        </w:rPr>
        <w:t xml:space="preserve">Control </w:t>
      </w:r>
      <w:r>
        <w:rPr>
          <w:i/>
        </w:rPr>
        <w:t xml:space="preserve">of </w:t>
      </w:r>
      <w:r>
        <w:rPr>
          <w:i/>
        </w:rPr>
        <w:t>Educational Testing</w:t>
      </w:r>
      <w:r>
        <w:rPr>
          <w:i/>
        </w:rPr>
        <w:t xml:space="preserve">: Local Boards vs. States </w:t>
      </w:r>
    </w:p>
    <w:p w:rsidR="00036FD2" w:rsidRDefault="002E77AC" w:rsidP="00036FD2">
      <w:pPr>
        <w:pStyle w:val="ListParagraph"/>
      </w:pPr>
      <w:r w:rsidRPr="002E77AC">
        <w:t>[Single Item] "Some people think that tests for student achievement should be set at the state level and applied in the same way to all students in the state. Others think that local school boards should make these decisions in each community. Which do you think? (0 = Decisions about testing should be made at the state level; 1 = Decisions should be made by local school boards in each community)"</w:t>
      </w:r>
    </w:p>
    <w:p w:rsidR="002E77AC" w:rsidRDefault="002E77AC" w:rsidP="00036FD2">
      <w:pPr>
        <w:pStyle w:val="ListParagraph"/>
      </w:pPr>
    </w:p>
    <w:p w:rsidR="007D7B69" w:rsidRPr="00A12E62" w:rsidRDefault="00A66714" w:rsidP="007D7B69">
      <w:pPr>
        <w:pStyle w:val="ListParagraph"/>
        <w:numPr>
          <w:ilvl w:val="0"/>
          <w:numId w:val="1"/>
        </w:numPr>
        <w:rPr>
          <w:i/>
        </w:rPr>
      </w:pPr>
      <w:r>
        <w:rPr>
          <w:i/>
        </w:rPr>
        <w:t>No Child Left Behind</w:t>
      </w:r>
    </w:p>
    <w:p w:rsidR="00036FD2" w:rsidRDefault="006748EC" w:rsidP="00036FD2">
      <w:pPr>
        <w:pStyle w:val="ListParagraph"/>
      </w:pPr>
      <w:r w:rsidRPr="006748EC">
        <w:lastRenderedPageBreak/>
        <w:t xml:space="preserve">[Single Item] "From what you know or have heard about the No Child Left </w:t>
      </w:r>
      <w:proofErr w:type="gramStart"/>
      <w:r w:rsidRPr="006748EC">
        <w:t>Behind</w:t>
      </w:r>
      <w:proofErr w:type="gramEnd"/>
      <w:r w:rsidRPr="006748EC">
        <w:t xml:space="preserve"> Act, do you approve or disapprove of it or couldn't you say? (5-pt scale; 0 = strongly approve, 1 = strongly disapprove)"</w:t>
      </w:r>
    </w:p>
    <w:p w:rsidR="006748EC" w:rsidRDefault="006748EC" w:rsidP="00036FD2">
      <w:pPr>
        <w:pStyle w:val="ListParagraph"/>
      </w:pPr>
    </w:p>
    <w:p w:rsidR="007D7B69" w:rsidRPr="00A12E62" w:rsidRDefault="002B6793" w:rsidP="007D7B69">
      <w:pPr>
        <w:pStyle w:val="ListParagraph"/>
        <w:numPr>
          <w:ilvl w:val="0"/>
          <w:numId w:val="1"/>
        </w:numPr>
        <w:rPr>
          <w:i/>
        </w:rPr>
      </w:pPr>
      <w:r>
        <w:rPr>
          <w:i/>
        </w:rPr>
        <w:t>Willing to Pay More For Better</w:t>
      </w:r>
      <w:r w:rsidR="000A5E17">
        <w:rPr>
          <w:i/>
        </w:rPr>
        <w:t xml:space="preserve"> Health</w:t>
      </w:r>
      <w:r>
        <w:rPr>
          <w:i/>
        </w:rPr>
        <w:t xml:space="preserve"> Coverage</w:t>
      </w:r>
    </w:p>
    <w:p w:rsidR="00FD76E7" w:rsidRDefault="00FD76E7" w:rsidP="00FD76E7">
      <w:pPr>
        <w:pStyle w:val="ListParagraph"/>
      </w:pPr>
      <w:r>
        <w:t xml:space="preserve">"The cost of health insurance (0=completely unimportant; 1=extremely important)"; </w:t>
      </w:r>
    </w:p>
    <w:p w:rsidR="00036FD2" w:rsidRDefault="00FD76E7" w:rsidP="00FD76E7">
      <w:pPr>
        <w:pStyle w:val="ListParagraph"/>
      </w:pPr>
      <w:r>
        <w:t>"The number of Americans without health insurance (0=completely unimportant; 1=extremely important)"; "The cost of prescription drugs (0=completely unimportant; 1=extremely important)"; "Would you be willing to pay more than you do now for health care if this meant that many more Americans would have health insurance coverage? (0 = No; .5 = Yes, at least slightly more; 1 = Yes, significantly more)"</w:t>
      </w:r>
    </w:p>
    <w:p w:rsidR="00FD76E7" w:rsidRDefault="00FD76E7" w:rsidP="00FD76E7">
      <w:pPr>
        <w:pStyle w:val="ListParagraph"/>
      </w:pPr>
    </w:p>
    <w:p w:rsidR="007D7B69" w:rsidRPr="00A12E62" w:rsidRDefault="002B0E6F" w:rsidP="007D7B69">
      <w:pPr>
        <w:pStyle w:val="ListParagraph"/>
        <w:numPr>
          <w:ilvl w:val="0"/>
          <w:numId w:val="1"/>
        </w:numPr>
        <w:rPr>
          <w:i/>
        </w:rPr>
      </w:pPr>
      <w:r>
        <w:rPr>
          <w:i/>
        </w:rPr>
        <w:t xml:space="preserve">Role of </w:t>
      </w:r>
      <w:r w:rsidR="007D7B69" w:rsidRPr="00A12E62">
        <w:rPr>
          <w:i/>
        </w:rPr>
        <w:t xml:space="preserve">Government </w:t>
      </w:r>
      <w:r>
        <w:rPr>
          <w:i/>
        </w:rPr>
        <w:t>in Healthcare</w:t>
      </w:r>
    </w:p>
    <w:p w:rsidR="00036FD2" w:rsidRDefault="005D454F" w:rsidP="00036FD2">
      <w:pPr>
        <w:pStyle w:val="ListParagraph"/>
      </w:pPr>
      <w:r w:rsidRPr="005D454F">
        <w:t>"The US should adopt a single-payer system, where a government entity accepts all healthcare fees and pays out all healthcare costs for everyone. (5-pt scale; 1 = strongly agree, 0 = strongly disagree)"; "The US should increase funding for Medicare and Medicaid even if this means increases in taxes. (5-pt scale; 1 = strongly agree, 0 = strongly disagree)"</w:t>
      </w:r>
    </w:p>
    <w:p w:rsidR="005D454F" w:rsidRDefault="005D454F" w:rsidP="00036FD2">
      <w:pPr>
        <w:pStyle w:val="ListParagraph"/>
      </w:pPr>
    </w:p>
    <w:p w:rsidR="007D7B69" w:rsidRPr="00A12E62" w:rsidRDefault="002B0E6F" w:rsidP="007D7B69">
      <w:pPr>
        <w:pStyle w:val="ListParagraph"/>
        <w:numPr>
          <w:ilvl w:val="0"/>
          <w:numId w:val="1"/>
        </w:numPr>
        <w:rPr>
          <w:i/>
        </w:rPr>
      </w:pPr>
      <w:r>
        <w:rPr>
          <w:i/>
        </w:rPr>
        <w:t>Quality of Medical Care</w:t>
      </w:r>
    </w:p>
    <w:p w:rsidR="0058157E" w:rsidRDefault="0058157E" w:rsidP="0058157E">
      <w:pPr>
        <w:pStyle w:val="ListParagraph"/>
      </w:pPr>
      <w:r>
        <w:t xml:space="preserve">"Medical errors or mistakes (0=completely unimportant; 1=extremely important)"; </w:t>
      </w:r>
    </w:p>
    <w:p w:rsidR="00036FD2" w:rsidRDefault="0058157E" w:rsidP="0058157E">
      <w:pPr>
        <w:pStyle w:val="ListParagraph"/>
      </w:pPr>
      <w:r>
        <w:t>"The medical malpractice system (0=completely unimportant; 1=extremely important)"; "Quality of health care provided to those with insurance (0=completely unimportant; 1=extremely important)"</w:t>
      </w:r>
    </w:p>
    <w:p w:rsidR="0058157E" w:rsidRDefault="0058157E" w:rsidP="0058157E">
      <w:pPr>
        <w:pStyle w:val="ListParagraph"/>
      </w:pPr>
    </w:p>
    <w:p w:rsidR="007D7B69" w:rsidRPr="00A12E62" w:rsidRDefault="003C5435" w:rsidP="007D7B69">
      <w:pPr>
        <w:pStyle w:val="ListParagraph"/>
        <w:numPr>
          <w:ilvl w:val="0"/>
          <w:numId w:val="1"/>
        </w:numPr>
        <w:rPr>
          <w:i/>
        </w:rPr>
      </w:pPr>
      <w:r>
        <w:rPr>
          <w:i/>
        </w:rPr>
        <w:t>Employers Must Provide Health Insurance</w:t>
      </w:r>
    </w:p>
    <w:p w:rsidR="00036FD2" w:rsidRDefault="00262F06" w:rsidP="00036FD2">
      <w:pPr>
        <w:pStyle w:val="ListParagraph"/>
      </w:pPr>
      <w:r w:rsidRPr="00262F06">
        <w:t>[Single Item] "The US should require employer coverage of health care, where every employer must provide insurance for all workers. (5-pt scale; 1</w:t>
      </w:r>
      <w:r w:rsidR="00D37E2C">
        <w:t xml:space="preserve"> = strongly agree, 0 = strongly</w:t>
      </w:r>
      <w:r w:rsidRPr="00262F06">
        <w:t>"</w:t>
      </w:r>
    </w:p>
    <w:p w:rsidR="00262F06" w:rsidRDefault="00262F06" w:rsidP="00036FD2">
      <w:pPr>
        <w:pStyle w:val="ListParagraph"/>
      </w:pPr>
    </w:p>
    <w:p w:rsidR="005027C3" w:rsidRPr="00A12E62" w:rsidRDefault="003C5435" w:rsidP="005027C3">
      <w:pPr>
        <w:pStyle w:val="ListParagraph"/>
        <w:numPr>
          <w:ilvl w:val="0"/>
          <w:numId w:val="1"/>
        </w:numPr>
        <w:rPr>
          <w:i/>
        </w:rPr>
      </w:pPr>
      <w:r>
        <w:rPr>
          <w:i/>
        </w:rPr>
        <w:t>Individuals Must Buy Health Insurance</w:t>
      </w:r>
      <w:r w:rsidR="002313C2" w:rsidRPr="00A12E62">
        <w:rPr>
          <w:rFonts w:hint="eastAsia"/>
          <w:i/>
        </w:rPr>
        <w:t xml:space="preserve"> </w:t>
      </w:r>
    </w:p>
    <w:p w:rsidR="005027C3" w:rsidRDefault="005027C3" w:rsidP="005027C3">
      <w:pPr>
        <w:pStyle w:val="ListParagraph"/>
      </w:pPr>
      <w:r w:rsidRPr="005027C3">
        <w:t>[Single Item] "The US should require individual coverage, where individuals must buy minimal coverage, perhaps funded by a tax credit. (5-pt scale; 1 = strongly agree, 0 = strongly disagree)"</w:t>
      </w:r>
    </w:p>
    <w:p w:rsidR="002313C2" w:rsidRPr="00137B66" w:rsidRDefault="002313C2" w:rsidP="00137B66">
      <w:pPr>
        <w:rPr>
          <w:b/>
        </w:rPr>
      </w:pPr>
      <w:r w:rsidRPr="00137B66">
        <w:rPr>
          <w:rFonts w:hint="eastAsia"/>
          <w:b/>
        </w:rPr>
        <w:t>San Mateo</w:t>
      </w:r>
      <w:r w:rsidR="00CC1B4F">
        <w:rPr>
          <w:b/>
        </w:rPr>
        <w:t>, CA</w:t>
      </w:r>
    </w:p>
    <w:p w:rsidR="00F62F01" w:rsidRDefault="00C01D18" w:rsidP="000220B9">
      <w:r>
        <w:rPr>
          <w:rFonts w:hint="eastAsia"/>
        </w:rPr>
        <w:t xml:space="preserve">Number of Indices: </w:t>
      </w:r>
      <w:r w:rsidR="00EE3AF8">
        <w:t>7</w:t>
      </w:r>
    </w:p>
    <w:p w:rsidR="003F765B" w:rsidRPr="009E2D4E" w:rsidRDefault="003F765B" w:rsidP="003F765B">
      <w:pPr>
        <w:pStyle w:val="ListParagraph"/>
        <w:numPr>
          <w:ilvl w:val="0"/>
          <w:numId w:val="1"/>
        </w:numPr>
        <w:rPr>
          <w:i/>
        </w:rPr>
      </w:pPr>
      <w:r w:rsidRPr="009E2D4E">
        <w:rPr>
          <w:i/>
        </w:rPr>
        <w:t xml:space="preserve">Create more housing </w:t>
      </w:r>
    </w:p>
    <w:p w:rsidR="009311FA" w:rsidRDefault="009311FA" w:rsidP="003F765B">
      <w:pPr>
        <w:pStyle w:val="ListParagraph"/>
      </w:pPr>
      <w:r>
        <w:lastRenderedPageBreak/>
        <w:t>[Single Item] Some people think we should create more housing in the county.    Suppose people who believe this are at one end of a scale, at point 1.  Other people think we should restrict housing growth in the county. Suppose people who believe this are at the other end, at point 7.  People who are exactly in the middle are at point 4, and of course other people are at points 2, 3, 5, or 6.  Where would you place yourself on this scale, or haven't you thought much about this? (</w:t>
      </w:r>
      <w:proofErr w:type="gramStart"/>
      <w:r>
        <w:t>reverse</w:t>
      </w:r>
      <w:proofErr w:type="gramEnd"/>
      <w:r>
        <w:t xml:space="preserve"> coded)</w:t>
      </w:r>
    </w:p>
    <w:p w:rsidR="009E2D4E" w:rsidRDefault="009E2D4E" w:rsidP="009E2D4E">
      <w:pPr>
        <w:pStyle w:val="ListParagraph"/>
        <w:rPr>
          <w:i/>
        </w:rPr>
      </w:pPr>
    </w:p>
    <w:p w:rsidR="000F4BE9" w:rsidRPr="009E2D4E" w:rsidRDefault="000F4BE9" w:rsidP="000F4BE9">
      <w:pPr>
        <w:pStyle w:val="ListParagraph"/>
        <w:numPr>
          <w:ilvl w:val="0"/>
          <w:numId w:val="1"/>
        </w:numPr>
        <w:rPr>
          <w:i/>
        </w:rPr>
      </w:pPr>
      <w:r w:rsidRPr="009E2D4E">
        <w:rPr>
          <w:i/>
        </w:rPr>
        <w:t xml:space="preserve">Require some homes to be sold below market rate </w:t>
      </w:r>
    </w:p>
    <w:p w:rsidR="009311FA" w:rsidRDefault="009311FA" w:rsidP="00F81504">
      <w:pPr>
        <w:pStyle w:val="ListParagraph"/>
      </w:pPr>
      <w:r>
        <w:t>[Single Item] Some people think developers should be required to provide a certain portion of their homes at prices below the market rate.  Suppose people who believe this are at one end of a scale, at point 1. Other people think developers should be allowed to sell homes at whatever price the market will support.   Suppose people who believe this are at the other end, at point 7.  People who are exactly in the middle are at point 4.  Where would you place yourself on this scale, or haven't you thought much about this</w:t>
      </w:r>
      <w:proofErr w:type="gramStart"/>
      <w:r>
        <w:t>?(</w:t>
      </w:r>
      <w:proofErr w:type="gramEnd"/>
      <w:r>
        <w:t>reverse coded)</w:t>
      </w:r>
    </w:p>
    <w:p w:rsidR="009E2D4E" w:rsidRDefault="009E2D4E" w:rsidP="009E2D4E">
      <w:pPr>
        <w:pStyle w:val="ListParagraph"/>
      </w:pPr>
    </w:p>
    <w:p w:rsidR="00881CA4" w:rsidRPr="009E2D4E" w:rsidRDefault="00881CA4" w:rsidP="00881CA4">
      <w:pPr>
        <w:pStyle w:val="ListParagraph"/>
        <w:numPr>
          <w:ilvl w:val="0"/>
          <w:numId w:val="1"/>
        </w:numPr>
        <w:rPr>
          <w:i/>
        </w:rPr>
      </w:pPr>
      <w:r w:rsidRPr="009E2D4E">
        <w:rPr>
          <w:i/>
        </w:rPr>
        <w:t xml:space="preserve">Open space areas rezoned to allow housing </w:t>
      </w:r>
    </w:p>
    <w:p w:rsidR="009311FA" w:rsidRDefault="009311FA" w:rsidP="00B722D6">
      <w:pPr>
        <w:pStyle w:val="ListParagraph"/>
      </w:pPr>
      <w:r>
        <w:t>[Single Item] Some people think that any new housing should be located in already developed areas.  Suppose people who believe this are at one end of a scale, at point 1.  Other people think that any new housing should be located in currently protected open space areas rezoned to allow housing developments. Suppose people who believe this are at the other end, at point 7.  People who are exactly in the middle are at point 4, and of course other people are at points 2, 3, 5, or 6.  Where would you place yourself on this scale, or haven't you thought much about this?</w:t>
      </w:r>
    </w:p>
    <w:p w:rsidR="009E2D4E" w:rsidRDefault="009E2D4E" w:rsidP="00B722D6">
      <w:pPr>
        <w:pStyle w:val="ListParagraph"/>
      </w:pPr>
    </w:p>
    <w:p w:rsidR="00451505" w:rsidRPr="009E2D4E" w:rsidRDefault="00451505" w:rsidP="00451505">
      <w:pPr>
        <w:pStyle w:val="ListParagraph"/>
        <w:numPr>
          <w:ilvl w:val="0"/>
          <w:numId w:val="1"/>
        </w:numPr>
        <w:rPr>
          <w:i/>
        </w:rPr>
      </w:pPr>
      <w:r w:rsidRPr="009E2D4E">
        <w:rPr>
          <w:i/>
        </w:rPr>
        <w:t xml:space="preserve">Attract jobs v. Restrict commuters </w:t>
      </w:r>
    </w:p>
    <w:p w:rsidR="009311FA" w:rsidRDefault="009311FA" w:rsidP="00451505">
      <w:pPr>
        <w:pStyle w:val="ListParagraph"/>
      </w:pPr>
      <w:r>
        <w:t>[Single Item] If new housing is restricted, some people think we should still try to attract new jobs to the county, even if that increases the number of commuters.  Suppose people who believe this are at one end of a scale, at point 1.  Other people think we should try to minimize the number of commuters, even if that reduces job growth.  Suppose people who believe this are at the other end, at point 7.  People who are exactly in the middle are at point 4.  Where would you place yourself on this scale, or haven't you thought much about this?</w:t>
      </w:r>
    </w:p>
    <w:p w:rsidR="009E2D4E" w:rsidRDefault="009E2D4E" w:rsidP="00451505">
      <w:pPr>
        <w:pStyle w:val="ListParagraph"/>
      </w:pPr>
    </w:p>
    <w:p w:rsidR="00A56618" w:rsidRPr="009E2D4E" w:rsidRDefault="00A56618" w:rsidP="00A56618">
      <w:pPr>
        <w:pStyle w:val="ListParagraph"/>
        <w:numPr>
          <w:ilvl w:val="0"/>
          <w:numId w:val="1"/>
        </w:numPr>
        <w:rPr>
          <w:i/>
        </w:rPr>
      </w:pPr>
      <w:r w:rsidRPr="009E2D4E">
        <w:rPr>
          <w:i/>
        </w:rPr>
        <w:t xml:space="preserve">Increase public consultation </w:t>
      </w:r>
    </w:p>
    <w:p w:rsidR="009311FA" w:rsidRDefault="009311FA" w:rsidP="00A56618">
      <w:pPr>
        <w:pStyle w:val="ListParagraph"/>
      </w:pPr>
      <w:r>
        <w:t>[Single Item] On a scale of 0 to 10, where 0 is completely unimportant, 10 is extremely important, and 5 is exactly in the middle, how important would you say it is to increase public consultation in the planning and approval of new housing development?</w:t>
      </w:r>
    </w:p>
    <w:p w:rsidR="009E2D4E" w:rsidRDefault="009E2D4E" w:rsidP="00A56618">
      <w:pPr>
        <w:pStyle w:val="ListParagraph"/>
      </w:pPr>
    </w:p>
    <w:p w:rsidR="00F12D4B" w:rsidRPr="009E2D4E" w:rsidRDefault="0065379C" w:rsidP="0065379C">
      <w:pPr>
        <w:pStyle w:val="ListParagraph"/>
        <w:numPr>
          <w:ilvl w:val="0"/>
          <w:numId w:val="1"/>
        </w:numPr>
        <w:rPr>
          <w:i/>
        </w:rPr>
      </w:pPr>
      <w:r w:rsidRPr="009E2D4E">
        <w:rPr>
          <w:i/>
        </w:rPr>
        <w:t xml:space="preserve">Land use: Local control v. regional coordination within county </w:t>
      </w:r>
    </w:p>
    <w:p w:rsidR="009311FA" w:rsidRDefault="009311FA" w:rsidP="00F12D4B">
      <w:pPr>
        <w:pStyle w:val="ListParagraph"/>
      </w:pPr>
      <w:r>
        <w:lastRenderedPageBreak/>
        <w:t>[Single Item] Some people think local communities should retain control over land use.  Suppose people who believe this are at one end of a scale, at point 1.  Other people think land use policies should be coordinated countywide.  Suppose people who believe this are at the other end, at point 7.  People who are exactly in the middle are at point 4.  Where would you place yourself on this scale, or haven't you thought much about this?</w:t>
      </w:r>
    </w:p>
    <w:p w:rsidR="001D67D2" w:rsidRDefault="001D67D2" w:rsidP="001D67D2">
      <w:pPr>
        <w:pStyle w:val="ListParagraph"/>
      </w:pPr>
    </w:p>
    <w:p w:rsidR="001D67D2" w:rsidRPr="009E2D4E" w:rsidRDefault="001D67D2" w:rsidP="001D67D2">
      <w:pPr>
        <w:pStyle w:val="ListParagraph"/>
        <w:numPr>
          <w:ilvl w:val="0"/>
          <w:numId w:val="1"/>
        </w:numPr>
        <w:rPr>
          <w:i/>
        </w:rPr>
      </w:pPr>
      <w:r w:rsidRPr="009E2D4E">
        <w:rPr>
          <w:i/>
        </w:rPr>
        <w:t xml:space="preserve">Housing issue: County level v. state-level </w:t>
      </w:r>
    </w:p>
    <w:p w:rsidR="00FB11EE" w:rsidRDefault="009311FA" w:rsidP="001D67D2">
      <w:pPr>
        <w:pStyle w:val="ListParagraph"/>
      </w:pPr>
      <w:r>
        <w:t>[Single Item] Some people think housing is a county-level issue.  Suppose people who believe this are at one end of a scale, at point 1.  Other people think housing is a broader, state-level issue.  Suppose people who believe this are at the other end, at point 7.  People who are exactly in the middle are at point 4.  Where would you place yourself on this scale, or haven't you thought much about this? (</w:t>
      </w:r>
      <w:proofErr w:type="gramStart"/>
      <w:r>
        <w:t>reverse</w:t>
      </w:r>
      <w:proofErr w:type="gramEnd"/>
      <w:r>
        <w:t xml:space="preserve"> coded)</w:t>
      </w:r>
    </w:p>
    <w:sectPr w:rsidR="00FB11EE">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Fishkin, James" w:date="2015-05-10T13:19:00Z" w:initials="FJ">
    <w:p w:rsidR="00043444" w:rsidRDefault="00043444">
      <w:pPr>
        <w:pStyle w:val="CommentText"/>
      </w:pPr>
      <w:r>
        <w:rPr>
          <w:rStyle w:val="CommentReference"/>
        </w:rPr>
        <w:annotationRef/>
      </w:r>
      <w:r>
        <w:t>Drop “does have”</w:t>
      </w:r>
    </w:p>
  </w:comment>
  <w:comment w:id="3" w:author="Fishkin, James" w:date="2015-05-10T13:19:00Z" w:initials="FJ">
    <w:p w:rsidR="00043444" w:rsidRDefault="00043444">
      <w:pPr>
        <w:pStyle w:val="CommentText"/>
      </w:pPr>
      <w:r>
        <w:rPr>
          <w:rStyle w:val="CommentReference"/>
        </w:rPr>
        <w:annotationRef/>
      </w:r>
      <w:r>
        <w:t>Drop since it is about ‘does have” not “should have</w:t>
      </w:r>
    </w:p>
  </w:comment>
  <w:comment w:id="11" w:author="Fishkin, James" w:date="2015-05-10T13:33:00Z" w:initials="FJ">
    <w:p w:rsidR="00B95DF0" w:rsidRDefault="00B95DF0">
      <w:pPr>
        <w:pStyle w:val="CommentText"/>
      </w:pPr>
      <w:r>
        <w:rPr>
          <w:rStyle w:val="CommentReference"/>
        </w:rPr>
        <w:annotationRef/>
      </w:r>
      <w:proofErr w:type="gramStart"/>
      <w:r>
        <w:t>drop</w:t>
      </w:r>
      <w:proofErr w:type="gramEnd"/>
      <w:r>
        <w:t xml:space="preserve"> as empirical premise</w:t>
      </w:r>
    </w:p>
  </w:comment>
  <w:comment w:id="12" w:author="Fishkin, James" w:date="2015-05-10T13:34:00Z" w:initials="FJ">
    <w:p w:rsidR="00B95DF0" w:rsidRDefault="00B95DF0">
      <w:pPr>
        <w:pStyle w:val="CommentText"/>
      </w:pPr>
      <w:r>
        <w:rPr>
          <w:rStyle w:val="CommentReference"/>
        </w:rPr>
        <w:annotationRef/>
      </w:r>
      <w:proofErr w:type="gramStart"/>
      <w:r>
        <w:t>on</w:t>
      </w:r>
      <w:proofErr w:type="gramEnd"/>
      <w:r>
        <w:t xml:space="preserve"> balance I would keep this but note it for discussion….it is implicitly a policy attitude</w:t>
      </w:r>
    </w:p>
  </w:comment>
  <w:comment w:id="13" w:author="Fishkin, James" w:date="2015-05-10T14:18:00Z" w:initials="FJ">
    <w:p w:rsidR="00B95DF0" w:rsidRDefault="00B95DF0">
      <w:pPr>
        <w:pStyle w:val="CommentText"/>
      </w:pPr>
      <w:r>
        <w:rPr>
          <w:rStyle w:val="CommentReference"/>
        </w:rPr>
        <w:annotationRef/>
      </w:r>
      <w:proofErr w:type="gramStart"/>
      <w:r>
        <w:t>probably</w:t>
      </w:r>
      <w:proofErr w:type="gramEnd"/>
      <w:r>
        <w:t xml:space="preserve"> ok as a policy attitude…. Do you favor or oppose it for the given </w:t>
      </w:r>
      <w:proofErr w:type="spellStart"/>
      <w:r>
        <w:t>reason</w:t>
      </w:r>
      <w:proofErr w:type="gramStart"/>
      <w:r w:rsidR="00B72445">
        <w:t>..so</w:t>
      </w:r>
      <w:proofErr w:type="spellEnd"/>
      <w:proofErr w:type="gramEnd"/>
      <w:r w:rsidR="00B72445">
        <w:t xml:space="preserve"> </w:t>
      </w:r>
      <w:proofErr w:type="spellStart"/>
      <w:r w:rsidR="00B72445">
        <w:t>lets</w:t>
      </w:r>
      <w:proofErr w:type="spellEnd"/>
      <w:r w:rsidR="00B72445">
        <w:t xml:space="preserve"> keep</w:t>
      </w:r>
    </w:p>
  </w:comment>
  <w:comment w:id="14" w:author="Fishkin, James" w:date="2015-05-10T14:18:00Z" w:initials="FJ">
    <w:p w:rsidR="00B72445" w:rsidRDefault="00B72445">
      <w:pPr>
        <w:pStyle w:val="CommentText"/>
      </w:pPr>
      <w:r>
        <w:rPr>
          <w:rStyle w:val="CommentReference"/>
        </w:rPr>
        <w:annotationRef/>
      </w:r>
      <w:proofErr w:type="gramStart"/>
      <w:r>
        <w:t>same</w:t>
      </w:r>
      <w:proofErr w:type="gram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2B2B" w:rsidRDefault="00282B2B" w:rsidP="00F523F2">
      <w:pPr>
        <w:spacing w:after="0" w:line="240" w:lineRule="auto"/>
      </w:pPr>
      <w:r>
        <w:separator/>
      </w:r>
    </w:p>
  </w:endnote>
  <w:endnote w:type="continuationSeparator" w:id="0">
    <w:p w:rsidR="00282B2B" w:rsidRDefault="00282B2B" w:rsidP="00F52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2B2B" w:rsidRDefault="00282B2B" w:rsidP="00F523F2">
      <w:pPr>
        <w:spacing w:after="0" w:line="240" w:lineRule="auto"/>
      </w:pPr>
      <w:r>
        <w:separator/>
      </w:r>
    </w:p>
  </w:footnote>
  <w:footnote w:type="continuationSeparator" w:id="0">
    <w:p w:rsidR="00282B2B" w:rsidRDefault="00282B2B" w:rsidP="00F523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0041614"/>
      <w:docPartObj>
        <w:docPartGallery w:val="Page Numbers (Top of Page)"/>
        <w:docPartUnique/>
      </w:docPartObj>
    </w:sdtPr>
    <w:sdtEndPr>
      <w:rPr>
        <w:noProof/>
      </w:rPr>
    </w:sdtEndPr>
    <w:sdtContent>
      <w:p w:rsidR="00F523F2" w:rsidRDefault="00F523F2">
        <w:pPr>
          <w:pStyle w:val="Header"/>
          <w:jc w:val="center"/>
        </w:pPr>
        <w:r>
          <w:fldChar w:fldCharType="begin"/>
        </w:r>
        <w:r>
          <w:instrText xml:space="preserve"> PAGE   \* MERGEFORMAT </w:instrText>
        </w:r>
        <w:r>
          <w:fldChar w:fldCharType="separate"/>
        </w:r>
        <w:r w:rsidR="001E24B8">
          <w:rPr>
            <w:noProof/>
          </w:rPr>
          <w:t>28</w:t>
        </w:r>
        <w:r>
          <w:rPr>
            <w:noProof/>
          </w:rPr>
          <w:fldChar w:fldCharType="end"/>
        </w:r>
      </w:p>
    </w:sdtContent>
  </w:sdt>
  <w:p w:rsidR="00F523F2" w:rsidRDefault="00F523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939EE"/>
    <w:multiLevelType w:val="hybridMultilevel"/>
    <w:tmpl w:val="FB1AB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0243CE"/>
    <w:multiLevelType w:val="hybridMultilevel"/>
    <w:tmpl w:val="9032457A"/>
    <w:lvl w:ilvl="0" w:tplc="29A89BC0">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3352D7D"/>
    <w:multiLevelType w:val="hybridMultilevel"/>
    <w:tmpl w:val="F4E45D90"/>
    <w:lvl w:ilvl="0" w:tplc="BBDA28F8">
      <w:start w:val="1"/>
      <w:numFmt w:val="decimal"/>
      <w:lvlText w:val="%1."/>
      <w:lvlJc w:val="left"/>
      <w:pPr>
        <w:ind w:left="1830" w:hanging="39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34C35272"/>
    <w:multiLevelType w:val="hybridMultilevel"/>
    <w:tmpl w:val="2A488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E7476B"/>
    <w:multiLevelType w:val="hybridMultilevel"/>
    <w:tmpl w:val="9DF66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9A1E07"/>
    <w:multiLevelType w:val="hybridMultilevel"/>
    <w:tmpl w:val="82C42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E9429EA"/>
    <w:multiLevelType w:val="hybridMultilevel"/>
    <w:tmpl w:val="2876B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11B71B0"/>
    <w:multiLevelType w:val="hybridMultilevel"/>
    <w:tmpl w:val="1EFC2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6336422"/>
    <w:multiLevelType w:val="hybridMultilevel"/>
    <w:tmpl w:val="CDF4B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CD00B4"/>
    <w:multiLevelType w:val="hybridMultilevel"/>
    <w:tmpl w:val="6590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0"/>
  </w:num>
  <w:num w:numId="4">
    <w:abstractNumId w:val="2"/>
  </w:num>
  <w:num w:numId="5">
    <w:abstractNumId w:val="1"/>
  </w:num>
  <w:num w:numId="6">
    <w:abstractNumId w:val="7"/>
  </w:num>
  <w:num w:numId="7">
    <w:abstractNumId w:val="5"/>
  </w:num>
  <w:num w:numId="8">
    <w:abstractNumId w:val="8"/>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185"/>
    <w:rsid w:val="000013F1"/>
    <w:rsid w:val="00001AA0"/>
    <w:rsid w:val="000047B2"/>
    <w:rsid w:val="00005D96"/>
    <w:rsid w:val="000075E9"/>
    <w:rsid w:val="000108A3"/>
    <w:rsid w:val="00011B16"/>
    <w:rsid w:val="0001236C"/>
    <w:rsid w:val="00017034"/>
    <w:rsid w:val="0002082A"/>
    <w:rsid w:val="000208C2"/>
    <w:rsid w:val="000220B9"/>
    <w:rsid w:val="00025076"/>
    <w:rsid w:val="00027152"/>
    <w:rsid w:val="0003149D"/>
    <w:rsid w:val="00031598"/>
    <w:rsid w:val="00033801"/>
    <w:rsid w:val="00033C6E"/>
    <w:rsid w:val="00035E77"/>
    <w:rsid w:val="00036FD2"/>
    <w:rsid w:val="00042C83"/>
    <w:rsid w:val="00043444"/>
    <w:rsid w:val="00045305"/>
    <w:rsid w:val="000502F9"/>
    <w:rsid w:val="0005176D"/>
    <w:rsid w:val="00062BB8"/>
    <w:rsid w:val="00063CB2"/>
    <w:rsid w:val="00064D6B"/>
    <w:rsid w:val="000668C3"/>
    <w:rsid w:val="00066A26"/>
    <w:rsid w:val="00066BCE"/>
    <w:rsid w:val="00066C60"/>
    <w:rsid w:val="000671EB"/>
    <w:rsid w:val="00067A81"/>
    <w:rsid w:val="00071FB6"/>
    <w:rsid w:val="00072216"/>
    <w:rsid w:val="0008594C"/>
    <w:rsid w:val="0008646D"/>
    <w:rsid w:val="000913DA"/>
    <w:rsid w:val="000913F5"/>
    <w:rsid w:val="000967BB"/>
    <w:rsid w:val="000970AC"/>
    <w:rsid w:val="000A5E17"/>
    <w:rsid w:val="000A68C7"/>
    <w:rsid w:val="000B01BB"/>
    <w:rsid w:val="000B0AF6"/>
    <w:rsid w:val="000B449E"/>
    <w:rsid w:val="000B5144"/>
    <w:rsid w:val="000C2590"/>
    <w:rsid w:val="000C2A15"/>
    <w:rsid w:val="000C2DBA"/>
    <w:rsid w:val="000C4FC8"/>
    <w:rsid w:val="000C50AE"/>
    <w:rsid w:val="000D0E9D"/>
    <w:rsid w:val="000D0F2A"/>
    <w:rsid w:val="000D1DF6"/>
    <w:rsid w:val="000D265C"/>
    <w:rsid w:val="000D48F1"/>
    <w:rsid w:val="000D775E"/>
    <w:rsid w:val="000E2185"/>
    <w:rsid w:val="000E2450"/>
    <w:rsid w:val="000E4583"/>
    <w:rsid w:val="000E5EDC"/>
    <w:rsid w:val="000F0B7D"/>
    <w:rsid w:val="000F0C96"/>
    <w:rsid w:val="000F26AA"/>
    <w:rsid w:val="000F2A35"/>
    <w:rsid w:val="000F3B6B"/>
    <w:rsid w:val="000F4BE9"/>
    <w:rsid w:val="000F78E6"/>
    <w:rsid w:val="000F7CC7"/>
    <w:rsid w:val="00102946"/>
    <w:rsid w:val="001030AA"/>
    <w:rsid w:val="00103400"/>
    <w:rsid w:val="00103B8A"/>
    <w:rsid w:val="0010619E"/>
    <w:rsid w:val="0010643A"/>
    <w:rsid w:val="00106A8A"/>
    <w:rsid w:val="00107E5E"/>
    <w:rsid w:val="001162EA"/>
    <w:rsid w:val="00120E1E"/>
    <w:rsid w:val="00126615"/>
    <w:rsid w:val="0012673A"/>
    <w:rsid w:val="00136A0A"/>
    <w:rsid w:val="00137B66"/>
    <w:rsid w:val="00142365"/>
    <w:rsid w:val="0014581D"/>
    <w:rsid w:val="00145D32"/>
    <w:rsid w:val="00147A5D"/>
    <w:rsid w:val="001525B7"/>
    <w:rsid w:val="00154733"/>
    <w:rsid w:val="001549CF"/>
    <w:rsid w:val="00154A75"/>
    <w:rsid w:val="00160243"/>
    <w:rsid w:val="0016528F"/>
    <w:rsid w:val="001808AC"/>
    <w:rsid w:val="001869D1"/>
    <w:rsid w:val="001907F5"/>
    <w:rsid w:val="00193A47"/>
    <w:rsid w:val="001953B2"/>
    <w:rsid w:val="00195D6B"/>
    <w:rsid w:val="00195D71"/>
    <w:rsid w:val="00196BF9"/>
    <w:rsid w:val="00197F68"/>
    <w:rsid w:val="001A0347"/>
    <w:rsid w:val="001A0F2E"/>
    <w:rsid w:val="001A5FF7"/>
    <w:rsid w:val="001A69DE"/>
    <w:rsid w:val="001B3120"/>
    <w:rsid w:val="001C20D8"/>
    <w:rsid w:val="001C4264"/>
    <w:rsid w:val="001C7CD7"/>
    <w:rsid w:val="001D67D2"/>
    <w:rsid w:val="001E0882"/>
    <w:rsid w:val="001E11DC"/>
    <w:rsid w:val="001E24B8"/>
    <w:rsid w:val="001E3C61"/>
    <w:rsid w:val="001E3FC5"/>
    <w:rsid w:val="001E71CC"/>
    <w:rsid w:val="001F47A8"/>
    <w:rsid w:val="001F4A01"/>
    <w:rsid w:val="00205F1A"/>
    <w:rsid w:val="00206092"/>
    <w:rsid w:val="0020660F"/>
    <w:rsid w:val="00213E10"/>
    <w:rsid w:val="00221524"/>
    <w:rsid w:val="00223B1F"/>
    <w:rsid w:val="00224287"/>
    <w:rsid w:val="00226275"/>
    <w:rsid w:val="00231021"/>
    <w:rsid w:val="002313C2"/>
    <w:rsid w:val="00231DFD"/>
    <w:rsid w:val="00234ACB"/>
    <w:rsid w:val="0024054C"/>
    <w:rsid w:val="00241867"/>
    <w:rsid w:val="0024230F"/>
    <w:rsid w:val="00242525"/>
    <w:rsid w:val="0024455E"/>
    <w:rsid w:val="002449CE"/>
    <w:rsid w:val="0025262A"/>
    <w:rsid w:val="0025443F"/>
    <w:rsid w:val="002561FF"/>
    <w:rsid w:val="00257091"/>
    <w:rsid w:val="00261B07"/>
    <w:rsid w:val="00262F06"/>
    <w:rsid w:val="00270A28"/>
    <w:rsid w:val="00270F15"/>
    <w:rsid w:val="002715AD"/>
    <w:rsid w:val="00276E53"/>
    <w:rsid w:val="00277FB1"/>
    <w:rsid w:val="0028046B"/>
    <w:rsid w:val="00280CE4"/>
    <w:rsid w:val="0028170A"/>
    <w:rsid w:val="002819C1"/>
    <w:rsid w:val="00282B2B"/>
    <w:rsid w:val="00283306"/>
    <w:rsid w:val="002902B6"/>
    <w:rsid w:val="0029629A"/>
    <w:rsid w:val="002966C3"/>
    <w:rsid w:val="002972F6"/>
    <w:rsid w:val="002975EA"/>
    <w:rsid w:val="002A06DE"/>
    <w:rsid w:val="002A260C"/>
    <w:rsid w:val="002A4A62"/>
    <w:rsid w:val="002A6ABA"/>
    <w:rsid w:val="002A714B"/>
    <w:rsid w:val="002A7455"/>
    <w:rsid w:val="002B08B0"/>
    <w:rsid w:val="002B0E6F"/>
    <w:rsid w:val="002B6793"/>
    <w:rsid w:val="002C6EB7"/>
    <w:rsid w:val="002D1FA5"/>
    <w:rsid w:val="002D2282"/>
    <w:rsid w:val="002D22FA"/>
    <w:rsid w:val="002D5ED7"/>
    <w:rsid w:val="002D6EA4"/>
    <w:rsid w:val="002E77AC"/>
    <w:rsid w:val="002F1C43"/>
    <w:rsid w:val="002F232C"/>
    <w:rsid w:val="002F2520"/>
    <w:rsid w:val="002F549E"/>
    <w:rsid w:val="003012DA"/>
    <w:rsid w:val="00307931"/>
    <w:rsid w:val="00311048"/>
    <w:rsid w:val="003118DB"/>
    <w:rsid w:val="003126FB"/>
    <w:rsid w:val="003133AD"/>
    <w:rsid w:val="00315CF9"/>
    <w:rsid w:val="00320090"/>
    <w:rsid w:val="00320EB0"/>
    <w:rsid w:val="00321F47"/>
    <w:rsid w:val="0032514E"/>
    <w:rsid w:val="00325571"/>
    <w:rsid w:val="0033019B"/>
    <w:rsid w:val="00332A9E"/>
    <w:rsid w:val="003358FC"/>
    <w:rsid w:val="00335F2E"/>
    <w:rsid w:val="00337BCF"/>
    <w:rsid w:val="00341B84"/>
    <w:rsid w:val="003428CD"/>
    <w:rsid w:val="0034428B"/>
    <w:rsid w:val="003513BD"/>
    <w:rsid w:val="0035416E"/>
    <w:rsid w:val="00357DD1"/>
    <w:rsid w:val="00361D79"/>
    <w:rsid w:val="00363E0A"/>
    <w:rsid w:val="003644D4"/>
    <w:rsid w:val="00364D7E"/>
    <w:rsid w:val="0036723A"/>
    <w:rsid w:val="00371672"/>
    <w:rsid w:val="00374522"/>
    <w:rsid w:val="0038044C"/>
    <w:rsid w:val="0038107D"/>
    <w:rsid w:val="0038506A"/>
    <w:rsid w:val="00386200"/>
    <w:rsid w:val="00386DF9"/>
    <w:rsid w:val="00395951"/>
    <w:rsid w:val="003A04B2"/>
    <w:rsid w:val="003A30E0"/>
    <w:rsid w:val="003A5207"/>
    <w:rsid w:val="003A5648"/>
    <w:rsid w:val="003B238F"/>
    <w:rsid w:val="003B3F48"/>
    <w:rsid w:val="003B6285"/>
    <w:rsid w:val="003C115E"/>
    <w:rsid w:val="003C19A7"/>
    <w:rsid w:val="003C32E2"/>
    <w:rsid w:val="003C3E9E"/>
    <w:rsid w:val="003C465D"/>
    <w:rsid w:val="003C5435"/>
    <w:rsid w:val="003C5EE1"/>
    <w:rsid w:val="003D37BA"/>
    <w:rsid w:val="003D5FF7"/>
    <w:rsid w:val="003D7361"/>
    <w:rsid w:val="003E512E"/>
    <w:rsid w:val="003E51FD"/>
    <w:rsid w:val="003E5B9E"/>
    <w:rsid w:val="003E5E7D"/>
    <w:rsid w:val="003F2DBB"/>
    <w:rsid w:val="003F765B"/>
    <w:rsid w:val="00400C03"/>
    <w:rsid w:val="00403490"/>
    <w:rsid w:val="00404619"/>
    <w:rsid w:val="00405759"/>
    <w:rsid w:val="00406073"/>
    <w:rsid w:val="00411E7A"/>
    <w:rsid w:val="0041418A"/>
    <w:rsid w:val="00415C29"/>
    <w:rsid w:val="00422479"/>
    <w:rsid w:val="0042364E"/>
    <w:rsid w:val="00425A44"/>
    <w:rsid w:val="00431FE9"/>
    <w:rsid w:val="004352ED"/>
    <w:rsid w:val="00435C0A"/>
    <w:rsid w:val="00436F7D"/>
    <w:rsid w:val="004374D9"/>
    <w:rsid w:val="0044191F"/>
    <w:rsid w:val="00441D8C"/>
    <w:rsid w:val="00443839"/>
    <w:rsid w:val="00445501"/>
    <w:rsid w:val="00450DC7"/>
    <w:rsid w:val="00451505"/>
    <w:rsid w:val="00452F94"/>
    <w:rsid w:val="00454045"/>
    <w:rsid w:val="00456C8A"/>
    <w:rsid w:val="00463D7A"/>
    <w:rsid w:val="00470819"/>
    <w:rsid w:val="004725CD"/>
    <w:rsid w:val="00480BBA"/>
    <w:rsid w:val="0048501C"/>
    <w:rsid w:val="00485430"/>
    <w:rsid w:val="00490B16"/>
    <w:rsid w:val="004938E5"/>
    <w:rsid w:val="004946AB"/>
    <w:rsid w:val="0049677C"/>
    <w:rsid w:val="00497B1E"/>
    <w:rsid w:val="004A082C"/>
    <w:rsid w:val="004A3381"/>
    <w:rsid w:val="004A469D"/>
    <w:rsid w:val="004A6FA1"/>
    <w:rsid w:val="004A70C2"/>
    <w:rsid w:val="004B2004"/>
    <w:rsid w:val="004B4DF7"/>
    <w:rsid w:val="004C2861"/>
    <w:rsid w:val="004C3645"/>
    <w:rsid w:val="004C4AE4"/>
    <w:rsid w:val="004D2E1E"/>
    <w:rsid w:val="004D6B46"/>
    <w:rsid w:val="004E2E5B"/>
    <w:rsid w:val="004E44C3"/>
    <w:rsid w:val="004F0CC4"/>
    <w:rsid w:val="004F1D77"/>
    <w:rsid w:val="004F4638"/>
    <w:rsid w:val="004F6ABC"/>
    <w:rsid w:val="004F6C45"/>
    <w:rsid w:val="00501126"/>
    <w:rsid w:val="0050175D"/>
    <w:rsid w:val="005027C3"/>
    <w:rsid w:val="00504EC5"/>
    <w:rsid w:val="005051A9"/>
    <w:rsid w:val="005123EF"/>
    <w:rsid w:val="00516841"/>
    <w:rsid w:val="00521094"/>
    <w:rsid w:val="00522CA6"/>
    <w:rsid w:val="00523121"/>
    <w:rsid w:val="00525F97"/>
    <w:rsid w:val="00535610"/>
    <w:rsid w:val="00535CB0"/>
    <w:rsid w:val="005369A0"/>
    <w:rsid w:val="005409D3"/>
    <w:rsid w:val="005450E6"/>
    <w:rsid w:val="00545363"/>
    <w:rsid w:val="00546A83"/>
    <w:rsid w:val="00546E27"/>
    <w:rsid w:val="00550C1C"/>
    <w:rsid w:val="00553817"/>
    <w:rsid w:val="00554E62"/>
    <w:rsid w:val="00570806"/>
    <w:rsid w:val="00572F4E"/>
    <w:rsid w:val="00574035"/>
    <w:rsid w:val="0057591F"/>
    <w:rsid w:val="0057616B"/>
    <w:rsid w:val="00577A22"/>
    <w:rsid w:val="005800C7"/>
    <w:rsid w:val="0058157E"/>
    <w:rsid w:val="00581B1B"/>
    <w:rsid w:val="00581EAB"/>
    <w:rsid w:val="00582DD5"/>
    <w:rsid w:val="005839EB"/>
    <w:rsid w:val="00585004"/>
    <w:rsid w:val="00587FDA"/>
    <w:rsid w:val="00591625"/>
    <w:rsid w:val="00593202"/>
    <w:rsid w:val="005940A3"/>
    <w:rsid w:val="005A2819"/>
    <w:rsid w:val="005A32DF"/>
    <w:rsid w:val="005A5259"/>
    <w:rsid w:val="005A5751"/>
    <w:rsid w:val="005B3485"/>
    <w:rsid w:val="005B42C6"/>
    <w:rsid w:val="005C5374"/>
    <w:rsid w:val="005D09BA"/>
    <w:rsid w:val="005D127C"/>
    <w:rsid w:val="005D219C"/>
    <w:rsid w:val="005D3759"/>
    <w:rsid w:val="005D454F"/>
    <w:rsid w:val="005D5AEE"/>
    <w:rsid w:val="005E00DD"/>
    <w:rsid w:val="005E0D23"/>
    <w:rsid w:val="005E50BC"/>
    <w:rsid w:val="005F085F"/>
    <w:rsid w:val="005F0F50"/>
    <w:rsid w:val="005F1015"/>
    <w:rsid w:val="005F2E48"/>
    <w:rsid w:val="005F4A72"/>
    <w:rsid w:val="006000AC"/>
    <w:rsid w:val="00603C35"/>
    <w:rsid w:val="00603CE3"/>
    <w:rsid w:val="006049F3"/>
    <w:rsid w:val="00607062"/>
    <w:rsid w:val="00610C57"/>
    <w:rsid w:val="00633489"/>
    <w:rsid w:val="0063363A"/>
    <w:rsid w:val="00634975"/>
    <w:rsid w:val="00635FDC"/>
    <w:rsid w:val="00645248"/>
    <w:rsid w:val="006462E6"/>
    <w:rsid w:val="0065379C"/>
    <w:rsid w:val="00653C77"/>
    <w:rsid w:val="00657756"/>
    <w:rsid w:val="006633F3"/>
    <w:rsid w:val="0066472E"/>
    <w:rsid w:val="00666371"/>
    <w:rsid w:val="00666380"/>
    <w:rsid w:val="00666E6B"/>
    <w:rsid w:val="006679AA"/>
    <w:rsid w:val="0067186B"/>
    <w:rsid w:val="00671FE2"/>
    <w:rsid w:val="006739E8"/>
    <w:rsid w:val="006748EC"/>
    <w:rsid w:val="00675D21"/>
    <w:rsid w:val="0068322F"/>
    <w:rsid w:val="00684E4E"/>
    <w:rsid w:val="00691036"/>
    <w:rsid w:val="006A10D2"/>
    <w:rsid w:val="006A596E"/>
    <w:rsid w:val="006A691B"/>
    <w:rsid w:val="006B0C2D"/>
    <w:rsid w:val="006B11C8"/>
    <w:rsid w:val="006B3161"/>
    <w:rsid w:val="006B3225"/>
    <w:rsid w:val="006B44E1"/>
    <w:rsid w:val="006B4E67"/>
    <w:rsid w:val="006B7CA7"/>
    <w:rsid w:val="006C69F4"/>
    <w:rsid w:val="006C7337"/>
    <w:rsid w:val="006C7478"/>
    <w:rsid w:val="006C7F11"/>
    <w:rsid w:val="006D1170"/>
    <w:rsid w:val="006E0D12"/>
    <w:rsid w:val="006E0F46"/>
    <w:rsid w:val="006E1155"/>
    <w:rsid w:val="006E4992"/>
    <w:rsid w:val="006E6CBE"/>
    <w:rsid w:val="006E6EA7"/>
    <w:rsid w:val="006F4606"/>
    <w:rsid w:val="006F6E15"/>
    <w:rsid w:val="0070012E"/>
    <w:rsid w:val="00700CCD"/>
    <w:rsid w:val="007046CB"/>
    <w:rsid w:val="00704CB4"/>
    <w:rsid w:val="00705F0E"/>
    <w:rsid w:val="00707B42"/>
    <w:rsid w:val="007100AF"/>
    <w:rsid w:val="007140C9"/>
    <w:rsid w:val="00716E4F"/>
    <w:rsid w:val="00723113"/>
    <w:rsid w:val="00723A7B"/>
    <w:rsid w:val="00724C02"/>
    <w:rsid w:val="00725E3B"/>
    <w:rsid w:val="00730A2B"/>
    <w:rsid w:val="0073238A"/>
    <w:rsid w:val="007361BE"/>
    <w:rsid w:val="007368B1"/>
    <w:rsid w:val="00736D1D"/>
    <w:rsid w:val="007372CA"/>
    <w:rsid w:val="00745840"/>
    <w:rsid w:val="00746DAE"/>
    <w:rsid w:val="00747AD3"/>
    <w:rsid w:val="0075099C"/>
    <w:rsid w:val="00754548"/>
    <w:rsid w:val="0075626C"/>
    <w:rsid w:val="00757124"/>
    <w:rsid w:val="00757929"/>
    <w:rsid w:val="00760C53"/>
    <w:rsid w:val="00760DBE"/>
    <w:rsid w:val="0076620F"/>
    <w:rsid w:val="007673EB"/>
    <w:rsid w:val="00767E6A"/>
    <w:rsid w:val="00772131"/>
    <w:rsid w:val="00773CEB"/>
    <w:rsid w:val="00774A9C"/>
    <w:rsid w:val="00775CF8"/>
    <w:rsid w:val="00782C93"/>
    <w:rsid w:val="0078428D"/>
    <w:rsid w:val="00787C7A"/>
    <w:rsid w:val="00797F53"/>
    <w:rsid w:val="007A2541"/>
    <w:rsid w:val="007A67FC"/>
    <w:rsid w:val="007A6DE6"/>
    <w:rsid w:val="007B05AB"/>
    <w:rsid w:val="007B0CE8"/>
    <w:rsid w:val="007B2D8E"/>
    <w:rsid w:val="007B2EE7"/>
    <w:rsid w:val="007B3D75"/>
    <w:rsid w:val="007C50FF"/>
    <w:rsid w:val="007C6BE7"/>
    <w:rsid w:val="007D08D2"/>
    <w:rsid w:val="007D0D34"/>
    <w:rsid w:val="007D16EC"/>
    <w:rsid w:val="007D3AC7"/>
    <w:rsid w:val="007D524E"/>
    <w:rsid w:val="007D567C"/>
    <w:rsid w:val="007D58FC"/>
    <w:rsid w:val="007D6555"/>
    <w:rsid w:val="007D7B69"/>
    <w:rsid w:val="007E271E"/>
    <w:rsid w:val="007F05E5"/>
    <w:rsid w:val="007F0B29"/>
    <w:rsid w:val="007F1A1B"/>
    <w:rsid w:val="007F570C"/>
    <w:rsid w:val="007F6DBE"/>
    <w:rsid w:val="008034DC"/>
    <w:rsid w:val="00806CDC"/>
    <w:rsid w:val="008112BC"/>
    <w:rsid w:val="00812D5D"/>
    <w:rsid w:val="008144B2"/>
    <w:rsid w:val="00814787"/>
    <w:rsid w:val="0082193A"/>
    <w:rsid w:val="00822C74"/>
    <w:rsid w:val="00823CCF"/>
    <w:rsid w:val="0082422E"/>
    <w:rsid w:val="008244C9"/>
    <w:rsid w:val="00824D3F"/>
    <w:rsid w:val="00827D7F"/>
    <w:rsid w:val="00830DB6"/>
    <w:rsid w:val="008318CD"/>
    <w:rsid w:val="00834D25"/>
    <w:rsid w:val="008359DD"/>
    <w:rsid w:val="00836935"/>
    <w:rsid w:val="00840430"/>
    <w:rsid w:val="00845FB8"/>
    <w:rsid w:val="008475FE"/>
    <w:rsid w:val="008520BA"/>
    <w:rsid w:val="00853870"/>
    <w:rsid w:val="008610A2"/>
    <w:rsid w:val="00863368"/>
    <w:rsid w:val="00864D99"/>
    <w:rsid w:val="008655C2"/>
    <w:rsid w:val="0086659E"/>
    <w:rsid w:val="0086789C"/>
    <w:rsid w:val="00872FFC"/>
    <w:rsid w:val="00875FFE"/>
    <w:rsid w:val="00876E6A"/>
    <w:rsid w:val="00881CA4"/>
    <w:rsid w:val="00882A07"/>
    <w:rsid w:val="00883015"/>
    <w:rsid w:val="008841E2"/>
    <w:rsid w:val="0088758E"/>
    <w:rsid w:val="00890DBB"/>
    <w:rsid w:val="00891CDE"/>
    <w:rsid w:val="0089294B"/>
    <w:rsid w:val="008978C6"/>
    <w:rsid w:val="008A0386"/>
    <w:rsid w:val="008A2B06"/>
    <w:rsid w:val="008A5D61"/>
    <w:rsid w:val="008A636E"/>
    <w:rsid w:val="008B2B00"/>
    <w:rsid w:val="008B3CE7"/>
    <w:rsid w:val="008B7215"/>
    <w:rsid w:val="008C5103"/>
    <w:rsid w:val="008D063D"/>
    <w:rsid w:val="008D0CD6"/>
    <w:rsid w:val="008D1429"/>
    <w:rsid w:val="008D2AA9"/>
    <w:rsid w:val="008D30F6"/>
    <w:rsid w:val="008D7FDC"/>
    <w:rsid w:val="008E05AB"/>
    <w:rsid w:val="008E18FB"/>
    <w:rsid w:val="008E7B91"/>
    <w:rsid w:val="008F5559"/>
    <w:rsid w:val="008F7C28"/>
    <w:rsid w:val="00901E1B"/>
    <w:rsid w:val="00904E6C"/>
    <w:rsid w:val="00905207"/>
    <w:rsid w:val="009063C3"/>
    <w:rsid w:val="009100EB"/>
    <w:rsid w:val="00912431"/>
    <w:rsid w:val="00915566"/>
    <w:rsid w:val="009265B9"/>
    <w:rsid w:val="009311FA"/>
    <w:rsid w:val="00931650"/>
    <w:rsid w:val="00932A98"/>
    <w:rsid w:val="00933302"/>
    <w:rsid w:val="00937CDD"/>
    <w:rsid w:val="009413E0"/>
    <w:rsid w:val="00943016"/>
    <w:rsid w:val="009446A7"/>
    <w:rsid w:val="009463A8"/>
    <w:rsid w:val="00953097"/>
    <w:rsid w:val="00955165"/>
    <w:rsid w:val="00955B99"/>
    <w:rsid w:val="009639D1"/>
    <w:rsid w:val="00963AA2"/>
    <w:rsid w:val="00964179"/>
    <w:rsid w:val="009653F4"/>
    <w:rsid w:val="0096781B"/>
    <w:rsid w:val="009725A7"/>
    <w:rsid w:val="00972D50"/>
    <w:rsid w:val="00975D6B"/>
    <w:rsid w:val="00977EB5"/>
    <w:rsid w:val="00983A60"/>
    <w:rsid w:val="00984ADF"/>
    <w:rsid w:val="00986F27"/>
    <w:rsid w:val="00993BBB"/>
    <w:rsid w:val="009941ED"/>
    <w:rsid w:val="00994506"/>
    <w:rsid w:val="00994FB4"/>
    <w:rsid w:val="009A2CB0"/>
    <w:rsid w:val="009B0A8F"/>
    <w:rsid w:val="009B0C69"/>
    <w:rsid w:val="009B5F51"/>
    <w:rsid w:val="009B7C84"/>
    <w:rsid w:val="009C05A3"/>
    <w:rsid w:val="009C1106"/>
    <w:rsid w:val="009C11D5"/>
    <w:rsid w:val="009C1D81"/>
    <w:rsid w:val="009C6FF7"/>
    <w:rsid w:val="009D1862"/>
    <w:rsid w:val="009D221E"/>
    <w:rsid w:val="009D35BE"/>
    <w:rsid w:val="009D4F65"/>
    <w:rsid w:val="009D505F"/>
    <w:rsid w:val="009D5139"/>
    <w:rsid w:val="009E0B2B"/>
    <w:rsid w:val="009E151A"/>
    <w:rsid w:val="009E2D4E"/>
    <w:rsid w:val="009E6118"/>
    <w:rsid w:val="009F0476"/>
    <w:rsid w:val="009F0AD3"/>
    <w:rsid w:val="009F5FBB"/>
    <w:rsid w:val="009F61C9"/>
    <w:rsid w:val="00A10AD8"/>
    <w:rsid w:val="00A12CAF"/>
    <w:rsid w:val="00A12E62"/>
    <w:rsid w:val="00A1449D"/>
    <w:rsid w:val="00A14706"/>
    <w:rsid w:val="00A14901"/>
    <w:rsid w:val="00A15D6A"/>
    <w:rsid w:val="00A160B8"/>
    <w:rsid w:val="00A170D4"/>
    <w:rsid w:val="00A171C8"/>
    <w:rsid w:val="00A1759A"/>
    <w:rsid w:val="00A203C5"/>
    <w:rsid w:val="00A20E8E"/>
    <w:rsid w:val="00A2379B"/>
    <w:rsid w:val="00A23C68"/>
    <w:rsid w:val="00A26FAF"/>
    <w:rsid w:val="00A27B63"/>
    <w:rsid w:val="00A27C8C"/>
    <w:rsid w:val="00A27CEB"/>
    <w:rsid w:val="00A343AC"/>
    <w:rsid w:val="00A403EC"/>
    <w:rsid w:val="00A431EC"/>
    <w:rsid w:val="00A45817"/>
    <w:rsid w:val="00A53BD2"/>
    <w:rsid w:val="00A54D37"/>
    <w:rsid w:val="00A55EA8"/>
    <w:rsid w:val="00A56618"/>
    <w:rsid w:val="00A5740B"/>
    <w:rsid w:val="00A623EA"/>
    <w:rsid w:val="00A66714"/>
    <w:rsid w:val="00A7056D"/>
    <w:rsid w:val="00A711B2"/>
    <w:rsid w:val="00A76989"/>
    <w:rsid w:val="00A77AC7"/>
    <w:rsid w:val="00A8007E"/>
    <w:rsid w:val="00A80CE1"/>
    <w:rsid w:val="00A816DB"/>
    <w:rsid w:val="00A83256"/>
    <w:rsid w:val="00A83474"/>
    <w:rsid w:val="00A841A7"/>
    <w:rsid w:val="00A87924"/>
    <w:rsid w:val="00A90809"/>
    <w:rsid w:val="00A91409"/>
    <w:rsid w:val="00A916A2"/>
    <w:rsid w:val="00A93324"/>
    <w:rsid w:val="00A93DB8"/>
    <w:rsid w:val="00AA4CD1"/>
    <w:rsid w:val="00AA5854"/>
    <w:rsid w:val="00AC0391"/>
    <w:rsid w:val="00AD2755"/>
    <w:rsid w:val="00AD45F2"/>
    <w:rsid w:val="00AD4755"/>
    <w:rsid w:val="00AD57AA"/>
    <w:rsid w:val="00AD63C7"/>
    <w:rsid w:val="00AD7579"/>
    <w:rsid w:val="00AE129C"/>
    <w:rsid w:val="00AE4DA5"/>
    <w:rsid w:val="00AE5F52"/>
    <w:rsid w:val="00AF02D2"/>
    <w:rsid w:val="00AF1E10"/>
    <w:rsid w:val="00AF23A3"/>
    <w:rsid w:val="00AF3B2D"/>
    <w:rsid w:val="00AF54C2"/>
    <w:rsid w:val="00AF5A95"/>
    <w:rsid w:val="00B00DC0"/>
    <w:rsid w:val="00B021B1"/>
    <w:rsid w:val="00B02F71"/>
    <w:rsid w:val="00B02FE0"/>
    <w:rsid w:val="00B03DBF"/>
    <w:rsid w:val="00B05FAA"/>
    <w:rsid w:val="00B061DE"/>
    <w:rsid w:val="00B106E5"/>
    <w:rsid w:val="00B12EBA"/>
    <w:rsid w:val="00B142E5"/>
    <w:rsid w:val="00B21F52"/>
    <w:rsid w:val="00B23375"/>
    <w:rsid w:val="00B269E4"/>
    <w:rsid w:val="00B27C9D"/>
    <w:rsid w:val="00B31277"/>
    <w:rsid w:val="00B32188"/>
    <w:rsid w:val="00B35C8B"/>
    <w:rsid w:val="00B37B31"/>
    <w:rsid w:val="00B40734"/>
    <w:rsid w:val="00B44331"/>
    <w:rsid w:val="00B4561F"/>
    <w:rsid w:val="00B50647"/>
    <w:rsid w:val="00B50671"/>
    <w:rsid w:val="00B51E17"/>
    <w:rsid w:val="00B56E82"/>
    <w:rsid w:val="00B61CE0"/>
    <w:rsid w:val="00B62F09"/>
    <w:rsid w:val="00B635EA"/>
    <w:rsid w:val="00B63AE9"/>
    <w:rsid w:val="00B6407D"/>
    <w:rsid w:val="00B64088"/>
    <w:rsid w:val="00B64E36"/>
    <w:rsid w:val="00B67322"/>
    <w:rsid w:val="00B67AA3"/>
    <w:rsid w:val="00B67C8B"/>
    <w:rsid w:val="00B71A2E"/>
    <w:rsid w:val="00B722D6"/>
    <w:rsid w:val="00B72445"/>
    <w:rsid w:val="00B737DF"/>
    <w:rsid w:val="00B8119D"/>
    <w:rsid w:val="00B85218"/>
    <w:rsid w:val="00B86342"/>
    <w:rsid w:val="00B9075F"/>
    <w:rsid w:val="00B94C03"/>
    <w:rsid w:val="00B953B9"/>
    <w:rsid w:val="00B95654"/>
    <w:rsid w:val="00B95DF0"/>
    <w:rsid w:val="00BA474C"/>
    <w:rsid w:val="00BA4E65"/>
    <w:rsid w:val="00BB08D1"/>
    <w:rsid w:val="00BB2C34"/>
    <w:rsid w:val="00BB55FE"/>
    <w:rsid w:val="00BB7632"/>
    <w:rsid w:val="00BB788C"/>
    <w:rsid w:val="00BC00E2"/>
    <w:rsid w:val="00BC02BF"/>
    <w:rsid w:val="00BC1050"/>
    <w:rsid w:val="00BD536A"/>
    <w:rsid w:val="00BE04B3"/>
    <w:rsid w:val="00BE1040"/>
    <w:rsid w:val="00BE2773"/>
    <w:rsid w:val="00BE30CA"/>
    <w:rsid w:val="00BE5EA7"/>
    <w:rsid w:val="00BE6B8E"/>
    <w:rsid w:val="00BE77C2"/>
    <w:rsid w:val="00BE7933"/>
    <w:rsid w:val="00BF0D3F"/>
    <w:rsid w:val="00BF24A4"/>
    <w:rsid w:val="00BF4B75"/>
    <w:rsid w:val="00BF72FF"/>
    <w:rsid w:val="00C01D18"/>
    <w:rsid w:val="00C10BD5"/>
    <w:rsid w:val="00C11792"/>
    <w:rsid w:val="00C120F9"/>
    <w:rsid w:val="00C160F3"/>
    <w:rsid w:val="00C17133"/>
    <w:rsid w:val="00C20852"/>
    <w:rsid w:val="00C304CF"/>
    <w:rsid w:val="00C323D6"/>
    <w:rsid w:val="00C37C6C"/>
    <w:rsid w:val="00C40079"/>
    <w:rsid w:val="00C42BD2"/>
    <w:rsid w:val="00C4360A"/>
    <w:rsid w:val="00C50483"/>
    <w:rsid w:val="00C51815"/>
    <w:rsid w:val="00C53000"/>
    <w:rsid w:val="00C530BE"/>
    <w:rsid w:val="00C604DB"/>
    <w:rsid w:val="00C60921"/>
    <w:rsid w:val="00C61BF0"/>
    <w:rsid w:val="00C62DF0"/>
    <w:rsid w:val="00C63435"/>
    <w:rsid w:val="00C661E4"/>
    <w:rsid w:val="00C70C75"/>
    <w:rsid w:val="00C712E2"/>
    <w:rsid w:val="00C7184A"/>
    <w:rsid w:val="00C74380"/>
    <w:rsid w:val="00C75E4C"/>
    <w:rsid w:val="00C75ED2"/>
    <w:rsid w:val="00C77C92"/>
    <w:rsid w:val="00C809AC"/>
    <w:rsid w:val="00C828BE"/>
    <w:rsid w:val="00C82EF9"/>
    <w:rsid w:val="00C87985"/>
    <w:rsid w:val="00C94BDF"/>
    <w:rsid w:val="00CB234A"/>
    <w:rsid w:val="00CB5A1B"/>
    <w:rsid w:val="00CC0475"/>
    <w:rsid w:val="00CC1A2A"/>
    <w:rsid w:val="00CC1B4F"/>
    <w:rsid w:val="00CC3D2C"/>
    <w:rsid w:val="00CC67C5"/>
    <w:rsid w:val="00CD154C"/>
    <w:rsid w:val="00CD51B6"/>
    <w:rsid w:val="00CD54E3"/>
    <w:rsid w:val="00CD564B"/>
    <w:rsid w:val="00CD5E89"/>
    <w:rsid w:val="00CE0609"/>
    <w:rsid w:val="00CF055A"/>
    <w:rsid w:val="00CF0BC0"/>
    <w:rsid w:val="00CF2571"/>
    <w:rsid w:val="00CF5E9F"/>
    <w:rsid w:val="00CF79CE"/>
    <w:rsid w:val="00D00092"/>
    <w:rsid w:val="00D043B3"/>
    <w:rsid w:val="00D05B5D"/>
    <w:rsid w:val="00D05FCF"/>
    <w:rsid w:val="00D06534"/>
    <w:rsid w:val="00D1321A"/>
    <w:rsid w:val="00D15A53"/>
    <w:rsid w:val="00D16292"/>
    <w:rsid w:val="00D21317"/>
    <w:rsid w:val="00D21769"/>
    <w:rsid w:val="00D217F1"/>
    <w:rsid w:val="00D26606"/>
    <w:rsid w:val="00D306CF"/>
    <w:rsid w:val="00D31158"/>
    <w:rsid w:val="00D3257C"/>
    <w:rsid w:val="00D357A0"/>
    <w:rsid w:val="00D37CB8"/>
    <w:rsid w:val="00D37E2C"/>
    <w:rsid w:val="00D4757E"/>
    <w:rsid w:val="00D50FEE"/>
    <w:rsid w:val="00D52F2C"/>
    <w:rsid w:val="00D5531C"/>
    <w:rsid w:val="00D553BC"/>
    <w:rsid w:val="00D620AC"/>
    <w:rsid w:val="00D71F54"/>
    <w:rsid w:val="00D74509"/>
    <w:rsid w:val="00D761AD"/>
    <w:rsid w:val="00D77CEC"/>
    <w:rsid w:val="00D8618E"/>
    <w:rsid w:val="00D87858"/>
    <w:rsid w:val="00D907C5"/>
    <w:rsid w:val="00D9142A"/>
    <w:rsid w:val="00D921E3"/>
    <w:rsid w:val="00D93908"/>
    <w:rsid w:val="00D93A60"/>
    <w:rsid w:val="00DA0DB4"/>
    <w:rsid w:val="00DA1D5B"/>
    <w:rsid w:val="00DA2D5E"/>
    <w:rsid w:val="00DA6B25"/>
    <w:rsid w:val="00DB0354"/>
    <w:rsid w:val="00DB1468"/>
    <w:rsid w:val="00DB1617"/>
    <w:rsid w:val="00DB1A14"/>
    <w:rsid w:val="00DB56A5"/>
    <w:rsid w:val="00DC7580"/>
    <w:rsid w:val="00DD4E57"/>
    <w:rsid w:val="00DE066F"/>
    <w:rsid w:val="00DE0CD9"/>
    <w:rsid w:val="00DE1428"/>
    <w:rsid w:val="00DE2BDB"/>
    <w:rsid w:val="00DE36F3"/>
    <w:rsid w:val="00DE47DD"/>
    <w:rsid w:val="00DE6DCB"/>
    <w:rsid w:val="00DF0BEC"/>
    <w:rsid w:val="00DF132E"/>
    <w:rsid w:val="00DF22C0"/>
    <w:rsid w:val="00DF4D46"/>
    <w:rsid w:val="00DF7DC9"/>
    <w:rsid w:val="00E1144A"/>
    <w:rsid w:val="00E11DCE"/>
    <w:rsid w:val="00E124F5"/>
    <w:rsid w:val="00E13618"/>
    <w:rsid w:val="00E1579C"/>
    <w:rsid w:val="00E166BA"/>
    <w:rsid w:val="00E21C52"/>
    <w:rsid w:val="00E22115"/>
    <w:rsid w:val="00E23CB9"/>
    <w:rsid w:val="00E24169"/>
    <w:rsid w:val="00E24D8A"/>
    <w:rsid w:val="00E25D5B"/>
    <w:rsid w:val="00E276A4"/>
    <w:rsid w:val="00E334F1"/>
    <w:rsid w:val="00E358F7"/>
    <w:rsid w:val="00E41438"/>
    <w:rsid w:val="00E4261C"/>
    <w:rsid w:val="00E44743"/>
    <w:rsid w:val="00E45B03"/>
    <w:rsid w:val="00E46485"/>
    <w:rsid w:val="00E54235"/>
    <w:rsid w:val="00E54BB0"/>
    <w:rsid w:val="00E577BF"/>
    <w:rsid w:val="00E64FBC"/>
    <w:rsid w:val="00E740E4"/>
    <w:rsid w:val="00E74AB3"/>
    <w:rsid w:val="00E801B4"/>
    <w:rsid w:val="00E811F6"/>
    <w:rsid w:val="00E812F0"/>
    <w:rsid w:val="00E8490B"/>
    <w:rsid w:val="00E86752"/>
    <w:rsid w:val="00E921F3"/>
    <w:rsid w:val="00E96599"/>
    <w:rsid w:val="00E96630"/>
    <w:rsid w:val="00EA020F"/>
    <w:rsid w:val="00EA5E16"/>
    <w:rsid w:val="00EA77BA"/>
    <w:rsid w:val="00EB0CF6"/>
    <w:rsid w:val="00EB23F1"/>
    <w:rsid w:val="00EC0015"/>
    <w:rsid w:val="00EC0A74"/>
    <w:rsid w:val="00EC2248"/>
    <w:rsid w:val="00EC3052"/>
    <w:rsid w:val="00EC523C"/>
    <w:rsid w:val="00EC6676"/>
    <w:rsid w:val="00ED0527"/>
    <w:rsid w:val="00ED0A7F"/>
    <w:rsid w:val="00ED2F5A"/>
    <w:rsid w:val="00ED36D1"/>
    <w:rsid w:val="00EE2526"/>
    <w:rsid w:val="00EE3AF8"/>
    <w:rsid w:val="00EE75C2"/>
    <w:rsid w:val="00EF16BE"/>
    <w:rsid w:val="00EF457E"/>
    <w:rsid w:val="00F06FBB"/>
    <w:rsid w:val="00F07B3E"/>
    <w:rsid w:val="00F127A0"/>
    <w:rsid w:val="00F12C12"/>
    <w:rsid w:val="00F12D4B"/>
    <w:rsid w:val="00F149BF"/>
    <w:rsid w:val="00F1696B"/>
    <w:rsid w:val="00F17F56"/>
    <w:rsid w:val="00F2171D"/>
    <w:rsid w:val="00F3039F"/>
    <w:rsid w:val="00F31E36"/>
    <w:rsid w:val="00F36DC9"/>
    <w:rsid w:val="00F37662"/>
    <w:rsid w:val="00F4046D"/>
    <w:rsid w:val="00F409DD"/>
    <w:rsid w:val="00F42DB5"/>
    <w:rsid w:val="00F43C66"/>
    <w:rsid w:val="00F44A70"/>
    <w:rsid w:val="00F46C1B"/>
    <w:rsid w:val="00F50F2A"/>
    <w:rsid w:val="00F523F2"/>
    <w:rsid w:val="00F52415"/>
    <w:rsid w:val="00F62F01"/>
    <w:rsid w:val="00F653BA"/>
    <w:rsid w:val="00F710F1"/>
    <w:rsid w:val="00F732BB"/>
    <w:rsid w:val="00F7380D"/>
    <w:rsid w:val="00F75171"/>
    <w:rsid w:val="00F803C3"/>
    <w:rsid w:val="00F808A9"/>
    <w:rsid w:val="00F81504"/>
    <w:rsid w:val="00F81D06"/>
    <w:rsid w:val="00F83D32"/>
    <w:rsid w:val="00F854BB"/>
    <w:rsid w:val="00F860AB"/>
    <w:rsid w:val="00F8613F"/>
    <w:rsid w:val="00F94CF1"/>
    <w:rsid w:val="00F94EC3"/>
    <w:rsid w:val="00FA0BA9"/>
    <w:rsid w:val="00FA1EDC"/>
    <w:rsid w:val="00FA3F76"/>
    <w:rsid w:val="00FA470B"/>
    <w:rsid w:val="00FA7DB7"/>
    <w:rsid w:val="00FB10F4"/>
    <w:rsid w:val="00FB11EE"/>
    <w:rsid w:val="00FC0C0F"/>
    <w:rsid w:val="00FC1A44"/>
    <w:rsid w:val="00FC227C"/>
    <w:rsid w:val="00FC5187"/>
    <w:rsid w:val="00FC5E59"/>
    <w:rsid w:val="00FC728B"/>
    <w:rsid w:val="00FD1456"/>
    <w:rsid w:val="00FD2620"/>
    <w:rsid w:val="00FD76E7"/>
    <w:rsid w:val="00FE4C0C"/>
    <w:rsid w:val="00FF3438"/>
    <w:rsid w:val="00FF4792"/>
    <w:rsid w:val="00FF5A18"/>
    <w:rsid w:val="00FF70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 w:type="paragraph" w:styleId="NoSpacing">
    <w:name w:val="No Spacing"/>
    <w:uiPriority w:val="1"/>
    <w:qFormat/>
    <w:rsid w:val="00456C8A"/>
    <w:pPr>
      <w:spacing w:after="0" w:line="240" w:lineRule="auto"/>
    </w:pPr>
  </w:style>
  <w:style w:type="character" w:styleId="CommentReference">
    <w:name w:val="annotation reference"/>
    <w:basedOn w:val="DefaultParagraphFont"/>
    <w:uiPriority w:val="99"/>
    <w:semiHidden/>
    <w:unhideWhenUsed/>
    <w:rsid w:val="00043444"/>
    <w:rPr>
      <w:sz w:val="16"/>
      <w:szCs w:val="16"/>
    </w:rPr>
  </w:style>
  <w:style w:type="paragraph" w:styleId="CommentText">
    <w:name w:val="annotation text"/>
    <w:basedOn w:val="Normal"/>
    <w:link w:val="CommentTextChar"/>
    <w:uiPriority w:val="99"/>
    <w:semiHidden/>
    <w:unhideWhenUsed/>
    <w:rsid w:val="00043444"/>
    <w:pPr>
      <w:spacing w:line="240" w:lineRule="auto"/>
    </w:pPr>
    <w:rPr>
      <w:sz w:val="20"/>
      <w:szCs w:val="20"/>
    </w:rPr>
  </w:style>
  <w:style w:type="character" w:customStyle="1" w:styleId="CommentTextChar">
    <w:name w:val="Comment Text Char"/>
    <w:basedOn w:val="DefaultParagraphFont"/>
    <w:link w:val="CommentText"/>
    <w:uiPriority w:val="99"/>
    <w:semiHidden/>
    <w:rsid w:val="00043444"/>
    <w:rPr>
      <w:sz w:val="20"/>
      <w:szCs w:val="20"/>
    </w:rPr>
  </w:style>
  <w:style w:type="paragraph" w:styleId="CommentSubject">
    <w:name w:val="annotation subject"/>
    <w:basedOn w:val="CommentText"/>
    <w:next w:val="CommentText"/>
    <w:link w:val="CommentSubjectChar"/>
    <w:uiPriority w:val="99"/>
    <w:semiHidden/>
    <w:unhideWhenUsed/>
    <w:rsid w:val="00043444"/>
    <w:rPr>
      <w:b/>
      <w:bCs/>
    </w:rPr>
  </w:style>
  <w:style w:type="character" w:customStyle="1" w:styleId="CommentSubjectChar">
    <w:name w:val="Comment Subject Char"/>
    <w:basedOn w:val="CommentTextChar"/>
    <w:link w:val="CommentSubject"/>
    <w:uiPriority w:val="99"/>
    <w:semiHidden/>
    <w:rsid w:val="00043444"/>
    <w:rPr>
      <w:b/>
      <w:bCs/>
      <w:sz w:val="20"/>
      <w:szCs w:val="20"/>
    </w:rPr>
  </w:style>
  <w:style w:type="paragraph" w:styleId="BalloonText">
    <w:name w:val="Balloon Text"/>
    <w:basedOn w:val="Normal"/>
    <w:link w:val="BalloonTextChar"/>
    <w:uiPriority w:val="99"/>
    <w:semiHidden/>
    <w:unhideWhenUsed/>
    <w:rsid w:val="000434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3444"/>
    <w:rPr>
      <w:rFonts w:ascii="Tahoma" w:hAnsi="Tahoma" w:cs="Tahoma"/>
      <w:sz w:val="16"/>
      <w:szCs w:val="16"/>
    </w:rPr>
  </w:style>
  <w:style w:type="paragraph" w:styleId="BodyTextIndent">
    <w:name w:val="Body Text Indent"/>
    <w:basedOn w:val="Normal"/>
    <w:link w:val="BodyTextIndentChar"/>
    <w:uiPriority w:val="99"/>
    <w:semiHidden/>
    <w:unhideWhenUsed/>
    <w:rsid w:val="00BE1040"/>
    <w:pPr>
      <w:spacing w:after="120"/>
      <w:ind w:left="360"/>
    </w:pPr>
  </w:style>
  <w:style w:type="character" w:customStyle="1" w:styleId="BodyTextIndentChar">
    <w:name w:val="Body Text Indent Char"/>
    <w:basedOn w:val="DefaultParagraphFont"/>
    <w:link w:val="BodyTextIndent"/>
    <w:uiPriority w:val="99"/>
    <w:semiHidden/>
    <w:rsid w:val="00BE1040"/>
  </w:style>
  <w:style w:type="paragraph" w:customStyle="1" w:styleId="Default">
    <w:name w:val="Default"/>
    <w:rsid w:val="00582DD5"/>
    <w:pPr>
      <w:autoSpaceDE w:val="0"/>
      <w:autoSpaceDN w:val="0"/>
      <w:adjustRightInd w:val="0"/>
      <w:spacing w:after="0" w:line="240" w:lineRule="auto"/>
    </w:pPr>
    <w:rPr>
      <w:rFonts w:cs="Times New Roman"/>
      <w:color w:val="00000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 w:type="paragraph" w:styleId="NoSpacing">
    <w:name w:val="No Spacing"/>
    <w:uiPriority w:val="1"/>
    <w:qFormat/>
    <w:rsid w:val="00456C8A"/>
    <w:pPr>
      <w:spacing w:after="0" w:line="240" w:lineRule="auto"/>
    </w:pPr>
  </w:style>
  <w:style w:type="character" w:styleId="CommentReference">
    <w:name w:val="annotation reference"/>
    <w:basedOn w:val="DefaultParagraphFont"/>
    <w:uiPriority w:val="99"/>
    <w:semiHidden/>
    <w:unhideWhenUsed/>
    <w:rsid w:val="00043444"/>
    <w:rPr>
      <w:sz w:val="16"/>
      <w:szCs w:val="16"/>
    </w:rPr>
  </w:style>
  <w:style w:type="paragraph" w:styleId="CommentText">
    <w:name w:val="annotation text"/>
    <w:basedOn w:val="Normal"/>
    <w:link w:val="CommentTextChar"/>
    <w:uiPriority w:val="99"/>
    <w:semiHidden/>
    <w:unhideWhenUsed/>
    <w:rsid w:val="00043444"/>
    <w:pPr>
      <w:spacing w:line="240" w:lineRule="auto"/>
    </w:pPr>
    <w:rPr>
      <w:sz w:val="20"/>
      <w:szCs w:val="20"/>
    </w:rPr>
  </w:style>
  <w:style w:type="character" w:customStyle="1" w:styleId="CommentTextChar">
    <w:name w:val="Comment Text Char"/>
    <w:basedOn w:val="DefaultParagraphFont"/>
    <w:link w:val="CommentText"/>
    <w:uiPriority w:val="99"/>
    <w:semiHidden/>
    <w:rsid w:val="00043444"/>
    <w:rPr>
      <w:sz w:val="20"/>
      <w:szCs w:val="20"/>
    </w:rPr>
  </w:style>
  <w:style w:type="paragraph" w:styleId="CommentSubject">
    <w:name w:val="annotation subject"/>
    <w:basedOn w:val="CommentText"/>
    <w:next w:val="CommentText"/>
    <w:link w:val="CommentSubjectChar"/>
    <w:uiPriority w:val="99"/>
    <w:semiHidden/>
    <w:unhideWhenUsed/>
    <w:rsid w:val="00043444"/>
    <w:rPr>
      <w:b/>
      <w:bCs/>
    </w:rPr>
  </w:style>
  <w:style w:type="character" w:customStyle="1" w:styleId="CommentSubjectChar">
    <w:name w:val="Comment Subject Char"/>
    <w:basedOn w:val="CommentTextChar"/>
    <w:link w:val="CommentSubject"/>
    <w:uiPriority w:val="99"/>
    <w:semiHidden/>
    <w:rsid w:val="00043444"/>
    <w:rPr>
      <w:b/>
      <w:bCs/>
      <w:sz w:val="20"/>
      <w:szCs w:val="20"/>
    </w:rPr>
  </w:style>
  <w:style w:type="paragraph" w:styleId="BalloonText">
    <w:name w:val="Balloon Text"/>
    <w:basedOn w:val="Normal"/>
    <w:link w:val="BalloonTextChar"/>
    <w:uiPriority w:val="99"/>
    <w:semiHidden/>
    <w:unhideWhenUsed/>
    <w:rsid w:val="000434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3444"/>
    <w:rPr>
      <w:rFonts w:ascii="Tahoma" w:hAnsi="Tahoma" w:cs="Tahoma"/>
      <w:sz w:val="16"/>
      <w:szCs w:val="16"/>
    </w:rPr>
  </w:style>
  <w:style w:type="paragraph" w:styleId="BodyTextIndent">
    <w:name w:val="Body Text Indent"/>
    <w:basedOn w:val="Normal"/>
    <w:link w:val="BodyTextIndentChar"/>
    <w:uiPriority w:val="99"/>
    <w:semiHidden/>
    <w:unhideWhenUsed/>
    <w:rsid w:val="00BE1040"/>
    <w:pPr>
      <w:spacing w:after="120"/>
      <w:ind w:left="360"/>
    </w:pPr>
  </w:style>
  <w:style w:type="character" w:customStyle="1" w:styleId="BodyTextIndentChar">
    <w:name w:val="Body Text Indent Char"/>
    <w:basedOn w:val="DefaultParagraphFont"/>
    <w:link w:val="BodyTextIndent"/>
    <w:uiPriority w:val="99"/>
    <w:semiHidden/>
    <w:rsid w:val="00BE1040"/>
  </w:style>
  <w:style w:type="paragraph" w:customStyle="1" w:styleId="Default">
    <w:name w:val="Default"/>
    <w:rsid w:val="00582DD5"/>
    <w:pPr>
      <w:autoSpaceDE w:val="0"/>
      <w:autoSpaceDN w:val="0"/>
      <w:adjustRightInd w:val="0"/>
      <w:spacing w:after="0" w:line="240" w:lineRule="auto"/>
    </w:pPr>
    <w:rPr>
      <w:rFonts w:cs="Times New Roman"/>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69851">
      <w:bodyDiv w:val="1"/>
      <w:marLeft w:val="0"/>
      <w:marRight w:val="0"/>
      <w:marTop w:val="0"/>
      <w:marBottom w:val="0"/>
      <w:divBdr>
        <w:top w:val="none" w:sz="0" w:space="0" w:color="auto"/>
        <w:left w:val="none" w:sz="0" w:space="0" w:color="auto"/>
        <w:bottom w:val="none" w:sz="0" w:space="0" w:color="auto"/>
        <w:right w:val="none" w:sz="0" w:space="0" w:color="auto"/>
      </w:divBdr>
    </w:div>
    <w:div w:id="209802741">
      <w:bodyDiv w:val="1"/>
      <w:marLeft w:val="0"/>
      <w:marRight w:val="0"/>
      <w:marTop w:val="0"/>
      <w:marBottom w:val="0"/>
      <w:divBdr>
        <w:top w:val="none" w:sz="0" w:space="0" w:color="auto"/>
        <w:left w:val="none" w:sz="0" w:space="0" w:color="auto"/>
        <w:bottom w:val="none" w:sz="0" w:space="0" w:color="auto"/>
        <w:right w:val="none" w:sz="0" w:space="0" w:color="auto"/>
      </w:divBdr>
    </w:div>
    <w:div w:id="248975253">
      <w:bodyDiv w:val="1"/>
      <w:marLeft w:val="0"/>
      <w:marRight w:val="0"/>
      <w:marTop w:val="0"/>
      <w:marBottom w:val="0"/>
      <w:divBdr>
        <w:top w:val="none" w:sz="0" w:space="0" w:color="auto"/>
        <w:left w:val="none" w:sz="0" w:space="0" w:color="auto"/>
        <w:bottom w:val="none" w:sz="0" w:space="0" w:color="auto"/>
        <w:right w:val="none" w:sz="0" w:space="0" w:color="auto"/>
      </w:divBdr>
    </w:div>
    <w:div w:id="301887741">
      <w:bodyDiv w:val="1"/>
      <w:marLeft w:val="0"/>
      <w:marRight w:val="0"/>
      <w:marTop w:val="0"/>
      <w:marBottom w:val="0"/>
      <w:divBdr>
        <w:top w:val="none" w:sz="0" w:space="0" w:color="auto"/>
        <w:left w:val="none" w:sz="0" w:space="0" w:color="auto"/>
        <w:bottom w:val="none" w:sz="0" w:space="0" w:color="auto"/>
        <w:right w:val="none" w:sz="0" w:space="0" w:color="auto"/>
      </w:divBdr>
    </w:div>
    <w:div w:id="591813890">
      <w:bodyDiv w:val="1"/>
      <w:marLeft w:val="0"/>
      <w:marRight w:val="0"/>
      <w:marTop w:val="0"/>
      <w:marBottom w:val="0"/>
      <w:divBdr>
        <w:top w:val="none" w:sz="0" w:space="0" w:color="auto"/>
        <w:left w:val="none" w:sz="0" w:space="0" w:color="auto"/>
        <w:bottom w:val="none" w:sz="0" w:space="0" w:color="auto"/>
        <w:right w:val="none" w:sz="0" w:space="0" w:color="auto"/>
      </w:divBdr>
    </w:div>
    <w:div w:id="1320964640">
      <w:bodyDiv w:val="1"/>
      <w:marLeft w:val="0"/>
      <w:marRight w:val="0"/>
      <w:marTop w:val="0"/>
      <w:marBottom w:val="0"/>
      <w:divBdr>
        <w:top w:val="none" w:sz="0" w:space="0" w:color="auto"/>
        <w:left w:val="none" w:sz="0" w:space="0" w:color="auto"/>
        <w:bottom w:val="none" w:sz="0" w:space="0" w:color="auto"/>
        <w:right w:val="none" w:sz="0" w:space="0" w:color="auto"/>
      </w:divBdr>
    </w:div>
    <w:div w:id="1407654562">
      <w:bodyDiv w:val="1"/>
      <w:marLeft w:val="0"/>
      <w:marRight w:val="0"/>
      <w:marTop w:val="0"/>
      <w:marBottom w:val="0"/>
      <w:divBdr>
        <w:top w:val="none" w:sz="0" w:space="0" w:color="auto"/>
        <w:left w:val="none" w:sz="0" w:space="0" w:color="auto"/>
        <w:bottom w:val="none" w:sz="0" w:space="0" w:color="auto"/>
        <w:right w:val="none" w:sz="0" w:space="0" w:color="auto"/>
      </w:divBdr>
    </w:div>
    <w:div w:id="1434401533">
      <w:bodyDiv w:val="1"/>
      <w:marLeft w:val="0"/>
      <w:marRight w:val="0"/>
      <w:marTop w:val="0"/>
      <w:marBottom w:val="0"/>
      <w:divBdr>
        <w:top w:val="none" w:sz="0" w:space="0" w:color="auto"/>
        <w:left w:val="none" w:sz="0" w:space="0" w:color="auto"/>
        <w:bottom w:val="none" w:sz="0" w:space="0" w:color="auto"/>
        <w:right w:val="none" w:sz="0" w:space="0" w:color="auto"/>
      </w:divBdr>
    </w:div>
    <w:div w:id="1449735546">
      <w:bodyDiv w:val="1"/>
      <w:marLeft w:val="0"/>
      <w:marRight w:val="0"/>
      <w:marTop w:val="0"/>
      <w:marBottom w:val="0"/>
      <w:divBdr>
        <w:top w:val="none" w:sz="0" w:space="0" w:color="auto"/>
        <w:left w:val="none" w:sz="0" w:space="0" w:color="auto"/>
        <w:bottom w:val="none" w:sz="0" w:space="0" w:color="auto"/>
        <w:right w:val="none" w:sz="0" w:space="0" w:color="auto"/>
      </w:divBdr>
    </w:div>
    <w:div w:id="1779254869">
      <w:bodyDiv w:val="1"/>
      <w:marLeft w:val="0"/>
      <w:marRight w:val="0"/>
      <w:marTop w:val="0"/>
      <w:marBottom w:val="0"/>
      <w:divBdr>
        <w:top w:val="none" w:sz="0" w:space="0" w:color="auto"/>
        <w:left w:val="none" w:sz="0" w:space="0" w:color="auto"/>
        <w:bottom w:val="none" w:sz="0" w:space="0" w:color="auto"/>
        <w:right w:val="none" w:sz="0" w:space="0" w:color="auto"/>
      </w:divBdr>
    </w:div>
    <w:div w:id="1787115092">
      <w:bodyDiv w:val="1"/>
      <w:marLeft w:val="0"/>
      <w:marRight w:val="0"/>
      <w:marTop w:val="0"/>
      <w:marBottom w:val="0"/>
      <w:divBdr>
        <w:top w:val="none" w:sz="0" w:space="0" w:color="auto"/>
        <w:left w:val="none" w:sz="0" w:space="0" w:color="auto"/>
        <w:bottom w:val="none" w:sz="0" w:space="0" w:color="auto"/>
        <w:right w:val="none" w:sz="0" w:space="0" w:color="auto"/>
      </w:divBdr>
    </w:div>
    <w:div w:id="1831556786">
      <w:bodyDiv w:val="1"/>
      <w:marLeft w:val="0"/>
      <w:marRight w:val="0"/>
      <w:marTop w:val="0"/>
      <w:marBottom w:val="0"/>
      <w:divBdr>
        <w:top w:val="none" w:sz="0" w:space="0" w:color="auto"/>
        <w:left w:val="none" w:sz="0" w:space="0" w:color="auto"/>
        <w:bottom w:val="none" w:sz="0" w:space="0" w:color="auto"/>
        <w:right w:val="none" w:sz="0" w:space="0" w:color="auto"/>
      </w:divBdr>
    </w:div>
    <w:div w:id="1873809740">
      <w:bodyDiv w:val="1"/>
      <w:marLeft w:val="0"/>
      <w:marRight w:val="0"/>
      <w:marTop w:val="0"/>
      <w:marBottom w:val="0"/>
      <w:divBdr>
        <w:top w:val="none" w:sz="0" w:space="0" w:color="auto"/>
        <w:left w:val="none" w:sz="0" w:space="0" w:color="auto"/>
        <w:bottom w:val="none" w:sz="0" w:space="0" w:color="auto"/>
        <w:right w:val="none" w:sz="0" w:space="0" w:color="auto"/>
      </w:divBdr>
    </w:div>
    <w:div w:id="1896042338">
      <w:bodyDiv w:val="1"/>
      <w:marLeft w:val="0"/>
      <w:marRight w:val="0"/>
      <w:marTop w:val="0"/>
      <w:marBottom w:val="0"/>
      <w:divBdr>
        <w:top w:val="none" w:sz="0" w:space="0" w:color="auto"/>
        <w:left w:val="none" w:sz="0" w:space="0" w:color="auto"/>
        <w:bottom w:val="none" w:sz="0" w:space="0" w:color="auto"/>
        <w:right w:val="none" w:sz="0" w:space="0" w:color="auto"/>
      </w:divBdr>
    </w:div>
    <w:div w:id="206579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6B485F-4E70-4C21-B428-7151FF7D1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28</Pages>
  <Words>9551</Words>
  <Characters>54442</Characters>
  <Application>Microsoft Office Word</Application>
  <DocSecurity>0</DocSecurity>
  <Lines>453</Lines>
  <Paragraphs>127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63866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sood</dc:creator>
  <cp:lastModifiedBy>gaurav sood</cp:lastModifiedBy>
  <cp:revision>160</cp:revision>
  <dcterms:created xsi:type="dcterms:W3CDTF">2015-06-05T18:35:00Z</dcterms:created>
  <dcterms:modified xsi:type="dcterms:W3CDTF">2015-06-05T23:09:00Z</dcterms:modified>
</cp:coreProperties>
</file>