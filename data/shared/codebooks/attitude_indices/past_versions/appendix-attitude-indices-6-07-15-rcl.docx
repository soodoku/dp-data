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5D96" w:rsidRDefault="00845FB8" w:rsidP="00845FB8">
      <w:pPr>
        <w:jc w:val="center"/>
        <w:rPr>
          <w:b/>
        </w:rPr>
      </w:pPr>
      <w:r>
        <w:rPr>
          <w:b/>
        </w:rPr>
        <w:t>Appendix B</w:t>
      </w:r>
      <w:r w:rsidR="008B2B00">
        <w:rPr>
          <w:b/>
        </w:rPr>
        <w:t xml:space="preserve"> </w:t>
      </w:r>
    </w:p>
    <w:p w:rsidR="00845FB8" w:rsidRDefault="008B2B00" w:rsidP="00845FB8">
      <w:pPr>
        <w:jc w:val="center"/>
        <w:rPr>
          <w:b/>
        </w:rPr>
      </w:pPr>
      <w:r>
        <w:rPr>
          <w:b/>
        </w:rPr>
        <w:t>Details of Issue Indices</w:t>
      </w:r>
    </w:p>
    <w:p w:rsidR="00B61CE0" w:rsidRPr="00B61CE0" w:rsidRDefault="00B61CE0" w:rsidP="00A77AC7">
      <w:r>
        <w:t xml:space="preserve">All indices </w:t>
      </w:r>
      <w:r w:rsidR="006B11E9">
        <w:t>a</w:t>
      </w:r>
      <w:r w:rsidR="000208C2">
        <w:t xml:space="preserve">re </w:t>
      </w:r>
      <w:r w:rsidR="006B11E9">
        <w:t>linearly translated</w:t>
      </w:r>
      <w:r>
        <w:t xml:space="preserve"> to </w:t>
      </w:r>
      <w:r w:rsidR="006B11E9">
        <w:t>the [</w:t>
      </w:r>
      <w:r>
        <w:t>0</w:t>
      </w:r>
      <w:r w:rsidR="006B11E9">
        <w:t xml:space="preserve">, </w:t>
      </w:r>
      <w:r>
        <w:t>1</w:t>
      </w:r>
      <w:r w:rsidR="006B11E9">
        <w:t>] interval</w:t>
      </w:r>
      <w:r>
        <w:t>.</w:t>
      </w:r>
    </w:p>
    <w:p w:rsidR="005F1015" w:rsidRPr="006B11E9" w:rsidRDefault="007100AF" w:rsidP="00A77AC7">
      <w:pPr>
        <w:rPr>
          <w:b/>
        </w:rPr>
      </w:pPr>
      <w:r>
        <w:rPr>
          <w:b/>
        </w:rPr>
        <w:t>UK G</w:t>
      </w:r>
      <w:r w:rsidR="00C712E2">
        <w:rPr>
          <w:b/>
        </w:rPr>
        <w:t xml:space="preserve">eneral </w:t>
      </w:r>
      <w:r>
        <w:rPr>
          <w:b/>
        </w:rPr>
        <w:t>E</w:t>
      </w:r>
      <w:r w:rsidR="00C712E2">
        <w:rPr>
          <w:b/>
        </w:rPr>
        <w:t>lection</w:t>
      </w:r>
      <w:r w:rsidR="006B11E9">
        <w:rPr>
          <w:b/>
        </w:rPr>
        <w:t xml:space="preserve"> (4)</w:t>
      </w:r>
    </w:p>
    <w:p w:rsidR="00BA111C" w:rsidRDefault="00A77AC7" w:rsidP="00B03DBF">
      <w:pPr>
        <w:pStyle w:val="ListParagraph"/>
        <w:numPr>
          <w:ilvl w:val="0"/>
          <w:numId w:val="2"/>
        </w:numPr>
        <w:rPr>
          <w:rFonts w:cs="Times New Roman"/>
          <w:i/>
          <w:szCs w:val="24"/>
        </w:rPr>
      </w:pPr>
      <w:r w:rsidRPr="00767E6A">
        <w:rPr>
          <w:rFonts w:cs="Times New Roman"/>
          <w:i/>
          <w:szCs w:val="24"/>
        </w:rPr>
        <w:t>Redistribution</w:t>
      </w:r>
      <w:r w:rsidR="00BA111C" w:rsidRPr="00BA111C">
        <w:rPr>
          <w:rFonts w:cs="Times New Roman"/>
          <w:szCs w:val="24"/>
        </w:rPr>
        <w:t xml:space="preserve"> [1]</w:t>
      </w:r>
    </w:p>
    <w:p w:rsidR="00BA111C" w:rsidRDefault="00BA111C" w:rsidP="00BA111C">
      <w:pPr>
        <w:pStyle w:val="ListParagraph"/>
        <w:rPr>
          <w:rFonts w:cs="Times New Roman"/>
          <w:i/>
          <w:szCs w:val="24"/>
        </w:rPr>
      </w:pPr>
    </w:p>
    <w:p w:rsidR="00C661E4" w:rsidRPr="00BA111C" w:rsidRDefault="00A403EC" w:rsidP="00BA111C">
      <w:pPr>
        <w:pStyle w:val="ListParagraph"/>
        <w:numPr>
          <w:ilvl w:val="0"/>
          <w:numId w:val="11"/>
        </w:numPr>
        <w:rPr>
          <w:rFonts w:cs="Times New Roman"/>
          <w:i/>
          <w:szCs w:val="24"/>
        </w:rPr>
      </w:pPr>
      <w:r w:rsidRPr="00BA111C">
        <w:rPr>
          <w:rFonts w:cs="Times New Roman"/>
          <w:szCs w:val="24"/>
        </w:rPr>
        <w:t xml:space="preserve">Government should redistribute income from the better-off to those who </w:t>
      </w:r>
      <w:r w:rsidR="00BA111C">
        <w:rPr>
          <w:rFonts w:cs="Times New Roman"/>
          <w:szCs w:val="24"/>
        </w:rPr>
        <w:t xml:space="preserve">are less well off.  </w:t>
      </w:r>
      <w:r w:rsidR="007D0D34" w:rsidRPr="00BA111C">
        <w:rPr>
          <w:rFonts w:cs="Times New Roman"/>
          <w:szCs w:val="24"/>
        </w:rPr>
        <w:t xml:space="preserve">Disagree Strongly, Disagree, Neither Agree nor Disagree, Agree, Strongly Agree    </w:t>
      </w:r>
    </w:p>
    <w:p w:rsidR="00A403EC" w:rsidRPr="00767E6A" w:rsidRDefault="007D0D34" w:rsidP="00546E27">
      <w:pPr>
        <w:pStyle w:val="ListParagraph"/>
        <w:rPr>
          <w:rFonts w:cs="Times New Roman"/>
          <w:szCs w:val="24"/>
        </w:rPr>
      </w:pPr>
      <w:r w:rsidRPr="00767E6A">
        <w:rPr>
          <w:rFonts w:cs="Times New Roman"/>
          <w:szCs w:val="24"/>
        </w:rPr>
        <w:t xml:space="preserve">                </w:t>
      </w:r>
    </w:p>
    <w:p w:rsidR="00A77AC7" w:rsidRPr="00767E6A" w:rsidRDefault="00A77AC7" w:rsidP="00A77AC7">
      <w:pPr>
        <w:pStyle w:val="ListParagraph"/>
        <w:numPr>
          <w:ilvl w:val="0"/>
          <w:numId w:val="2"/>
        </w:numPr>
        <w:rPr>
          <w:rFonts w:cs="Times New Roman"/>
          <w:i/>
          <w:szCs w:val="24"/>
        </w:rPr>
      </w:pPr>
      <w:r w:rsidRPr="00767E6A">
        <w:rPr>
          <w:rFonts w:cs="Times New Roman"/>
          <w:i/>
          <w:szCs w:val="24"/>
        </w:rPr>
        <w:t>Tax</w:t>
      </w:r>
      <w:r w:rsidR="00BA111C" w:rsidRPr="00BA111C">
        <w:rPr>
          <w:rFonts w:cs="Times New Roman"/>
          <w:szCs w:val="24"/>
        </w:rPr>
        <w:t xml:space="preserve"> [1]</w:t>
      </w:r>
    </w:p>
    <w:p w:rsidR="00BA111C" w:rsidRDefault="00BA111C" w:rsidP="009063C3">
      <w:pPr>
        <w:pStyle w:val="ListParagraph"/>
        <w:rPr>
          <w:rFonts w:cs="Times New Roman"/>
          <w:szCs w:val="24"/>
        </w:rPr>
      </w:pPr>
    </w:p>
    <w:p w:rsidR="009063C3" w:rsidRPr="00767E6A" w:rsidRDefault="00BA111C" w:rsidP="00BA111C">
      <w:pPr>
        <w:pStyle w:val="ListParagraph"/>
        <w:numPr>
          <w:ilvl w:val="0"/>
          <w:numId w:val="11"/>
        </w:numPr>
        <w:rPr>
          <w:rFonts w:cs="Times New Roman"/>
          <w:szCs w:val="24"/>
        </w:rPr>
      </w:pPr>
      <w:r>
        <w:rPr>
          <w:rFonts w:cs="Times New Roman"/>
          <w:szCs w:val="24"/>
        </w:rPr>
        <w:t>P</w:t>
      </w:r>
      <w:r w:rsidR="009063C3" w:rsidRPr="00767E6A">
        <w:rPr>
          <w:rFonts w:cs="Times New Roman"/>
          <w:szCs w:val="24"/>
        </w:rPr>
        <w:t>eople earning around 50,000 pounds a year or more should</w:t>
      </w:r>
      <w:r>
        <w:rPr>
          <w:rFonts w:cs="Times New Roman"/>
          <w:szCs w:val="24"/>
        </w:rPr>
        <w:t xml:space="preserve"> pay higher income tax than now.  </w:t>
      </w:r>
      <w:r w:rsidR="00F653BA" w:rsidRPr="00767E6A">
        <w:rPr>
          <w:rFonts w:cs="Times New Roman"/>
          <w:szCs w:val="24"/>
        </w:rPr>
        <w:t>Disagree Strongly, Disagree, Neither Agree nor Disagree, Agree, Strongly Agree</w:t>
      </w:r>
    </w:p>
    <w:p w:rsidR="00C10BD5" w:rsidRPr="00767E6A" w:rsidRDefault="00C10BD5" w:rsidP="00C62DF0">
      <w:pPr>
        <w:pStyle w:val="ListParagraph"/>
        <w:rPr>
          <w:rFonts w:cs="Times New Roman"/>
          <w:i/>
          <w:szCs w:val="24"/>
        </w:rPr>
      </w:pPr>
    </w:p>
    <w:p w:rsidR="00A77AC7" w:rsidRPr="00BA111C" w:rsidRDefault="00A77AC7" w:rsidP="00A77AC7">
      <w:pPr>
        <w:pStyle w:val="ListParagraph"/>
        <w:numPr>
          <w:ilvl w:val="0"/>
          <w:numId w:val="2"/>
        </w:numPr>
        <w:rPr>
          <w:rFonts w:cs="Times New Roman"/>
          <w:i/>
          <w:szCs w:val="24"/>
          <w:highlight w:val="yellow"/>
        </w:rPr>
      </w:pPr>
      <w:r w:rsidRPr="006B11E9">
        <w:rPr>
          <w:rFonts w:cs="Times New Roman"/>
          <w:i/>
          <w:szCs w:val="24"/>
          <w:highlight w:val="yellow"/>
        </w:rPr>
        <w:t>Minimum Wage</w:t>
      </w:r>
      <w:r w:rsidR="00BA111C">
        <w:rPr>
          <w:rFonts w:cs="Times New Roman"/>
          <w:i/>
          <w:szCs w:val="24"/>
          <w:highlight w:val="yellow"/>
        </w:rPr>
        <w:t xml:space="preserve"> </w:t>
      </w:r>
      <w:r w:rsidR="00BA111C" w:rsidRPr="00BA111C">
        <w:rPr>
          <w:rFonts w:cs="Times New Roman"/>
          <w:b/>
          <w:szCs w:val="24"/>
          <w:highlight w:val="yellow"/>
        </w:rPr>
        <w:t>[Borderline EP]</w:t>
      </w:r>
      <w:r w:rsidR="00BA111C">
        <w:rPr>
          <w:rFonts w:cs="Times New Roman"/>
          <w:b/>
          <w:szCs w:val="24"/>
          <w:highlight w:val="yellow"/>
        </w:rPr>
        <w:t xml:space="preserve"> </w:t>
      </w:r>
      <w:r w:rsidR="00BA111C" w:rsidRPr="00BA111C">
        <w:rPr>
          <w:rFonts w:cs="Times New Roman"/>
          <w:szCs w:val="24"/>
          <w:highlight w:val="yellow"/>
        </w:rPr>
        <w:t>[1]</w:t>
      </w:r>
    </w:p>
    <w:p w:rsidR="00BA111C" w:rsidRPr="006B11E9" w:rsidRDefault="00BA111C" w:rsidP="00BA111C">
      <w:pPr>
        <w:pStyle w:val="ListParagraph"/>
        <w:rPr>
          <w:rFonts w:cs="Times New Roman"/>
          <w:i/>
          <w:szCs w:val="24"/>
          <w:highlight w:val="yellow"/>
        </w:rPr>
      </w:pPr>
    </w:p>
    <w:p w:rsidR="00E96599" w:rsidRPr="00767E6A" w:rsidRDefault="00574035" w:rsidP="00BA111C">
      <w:pPr>
        <w:pStyle w:val="ListParagraph"/>
        <w:numPr>
          <w:ilvl w:val="0"/>
          <w:numId w:val="11"/>
        </w:numPr>
        <w:rPr>
          <w:rFonts w:cs="Times New Roman"/>
          <w:szCs w:val="24"/>
        </w:rPr>
      </w:pPr>
      <w:r w:rsidRPr="006B11E9">
        <w:rPr>
          <w:rFonts w:cs="Times New Roman"/>
          <w:szCs w:val="24"/>
          <w:highlight w:val="yellow"/>
        </w:rPr>
        <w:t>Where do you stand on the minimum wage?  Are you in the top box, agreeing completely with the statement alongside it?  Or in the bottom box, agreeing completely with that statement?  Or in one of the other b</w:t>
      </w:r>
      <w:r w:rsidR="00404619" w:rsidRPr="006B11E9">
        <w:rPr>
          <w:rFonts w:cs="Times New Roman"/>
          <w:szCs w:val="24"/>
          <w:highlight w:val="yellow"/>
        </w:rPr>
        <w:t>o</w:t>
      </w:r>
      <w:r w:rsidRPr="006B11E9">
        <w:rPr>
          <w:rFonts w:cs="Times New Roman"/>
          <w:szCs w:val="24"/>
          <w:highlight w:val="yellow"/>
        </w:rPr>
        <w:t>xes somewhere in between?</w:t>
      </w:r>
      <w:r w:rsidR="00D37CB8" w:rsidRPr="006B11E9">
        <w:rPr>
          <w:rFonts w:cs="Times New Roman"/>
          <w:szCs w:val="24"/>
          <w:highlight w:val="yellow"/>
        </w:rPr>
        <w:t xml:space="preserve"> </w:t>
      </w:r>
      <w:proofErr w:type="gramStart"/>
      <w:r w:rsidRPr="006B11E9">
        <w:rPr>
          <w:rFonts w:cs="Times New Roman"/>
          <w:szCs w:val="24"/>
          <w:highlight w:val="yellow"/>
        </w:rPr>
        <w:t>Your</w:t>
      </w:r>
      <w:proofErr w:type="gramEnd"/>
      <w:r w:rsidRPr="006B11E9">
        <w:rPr>
          <w:rFonts w:cs="Times New Roman"/>
          <w:szCs w:val="24"/>
          <w:highlight w:val="yellow"/>
        </w:rPr>
        <w:t xml:space="preserve"> View?</w:t>
      </w:r>
      <w:r w:rsidR="00D37CB8" w:rsidRPr="006B11E9">
        <w:rPr>
          <w:rFonts w:cs="Times New Roman"/>
          <w:szCs w:val="24"/>
          <w:highlight w:val="yellow"/>
        </w:rPr>
        <w:t xml:space="preserve"> 1. </w:t>
      </w:r>
      <w:r w:rsidRPr="006B11E9">
        <w:rPr>
          <w:rFonts w:cs="Times New Roman"/>
          <w:szCs w:val="24"/>
          <w:highlight w:val="yellow"/>
        </w:rPr>
        <w:t>Government should definitely not introduce a minimum wage</w:t>
      </w:r>
      <w:r w:rsidR="001E11DC" w:rsidRPr="006B11E9">
        <w:rPr>
          <w:rFonts w:cs="Times New Roman"/>
          <w:szCs w:val="24"/>
          <w:highlight w:val="yellow"/>
        </w:rPr>
        <w:t xml:space="preserve"> </w:t>
      </w:r>
      <w:r w:rsidRPr="006B11E9">
        <w:rPr>
          <w:rFonts w:cs="Times New Roman"/>
          <w:szCs w:val="24"/>
          <w:highlight w:val="yellow"/>
        </w:rPr>
        <w:t>because too many low paid workers would then lose their jobs....</w:t>
      </w:r>
      <w:r w:rsidR="00653C77" w:rsidRPr="006B11E9">
        <w:rPr>
          <w:rFonts w:cs="Times New Roman"/>
          <w:szCs w:val="24"/>
          <w:highlight w:val="yellow"/>
        </w:rPr>
        <w:t>7.</w:t>
      </w:r>
      <w:r w:rsidRPr="006B11E9">
        <w:rPr>
          <w:rFonts w:cs="Times New Roman"/>
          <w:szCs w:val="24"/>
          <w:highlight w:val="yellow"/>
        </w:rPr>
        <w:t xml:space="preserve">  Government should definitely introduce a minimum wage so that</w:t>
      </w:r>
      <w:r w:rsidR="00EA020F" w:rsidRPr="006B11E9">
        <w:rPr>
          <w:rFonts w:cs="Times New Roman"/>
          <w:szCs w:val="24"/>
          <w:highlight w:val="yellow"/>
        </w:rPr>
        <w:t xml:space="preserve"> </w:t>
      </w:r>
      <w:r w:rsidRPr="006B11E9">
        <w:rPr>
          <w:rFonts w:cs="Times New Roman"/>
          <w:szCs w:val="24"/>
          <w:highlight w:val="yellow"/>
        </w:rPr>
        <w:t>no employer can pay their workers too little.</w:t>
      </w:r>
    </w:p>
    <w:p w:rsidR="007B05AB" w:rsidRPr="00767E6A" w:rsidRDefault="007B05AB" w:rsidP="007B05AB">
      <w:pPr>
        <w:pStyle w:val="ListParagraph"/>
        <w:rPr>
          <w:rFonts w:cs="Times New Roman"/>
          <w:i/>
          <w:szCs w:val="24"/>
        </w:rPr>
      </w:pPr>
    </w:p>
    <w:p w:rsidR="00DB0354" w:rsidRPr="00767E6A" w:rsidRDefault="00D357A0" w:rsidP="00D357A0">
      <w:pPr>
        <w:pStyle w:val="ListParagraph"/>
        <w:numPr>
          <w:ilvl w:val="0"/>
          <w:numId w:val="2"/>
        </w:numPr>
        <w:rPr>
          <w:rFonts w:cs="Times New Roman"/>
          <w:i/>
          <w:szCs w:val="24"/>
        </w:rPr>
      </w:pPr>
      <w:r w:rsidRPr="00767E6A">
        <w:rPr>
          <w:rFonts w:cs="Times New Roman"/>
          <w:i/>
          <w:szCs w:val="24"/>
        </w:rPr>
        <w:t>EU</w:t>
      </w:r>
      <w:r w:rsidR="00BA111C">
        <w:rPr>
          <w:rFonts w:cs="Times New Roman"/>
          <w:i/>
          <w:szCs w:val="24"/>
        </w:rPr>
        <w:t xml:space="preserve"> </w:t>
      </w:r>
      <w:r w:rsidR="00BA111C" w:rsidRPr="00BA111C">
        <w:rPr>
          <w:rFonts w:cs="Times New Roman"/>
          <w:szCs w:val="24"/>
        </w:rPr>
        <w:t>[1]</w:t>
      </w:r>
    </w:p>
    <w:p w:rsidR="00BA111C" w:rsidRDefault="00BA111C" w:rsidP="003513BD">
      <w:pPr>
        <w:pStyle w:val="ListParagraph"/>
      </w:pPr>
    </w:p>
    <w:p w:rsidR="00D357A0" w:rsidRPr="00767E6A" w:rsidRDefault="00D357A0" w:rsidP="00BA111C">
      <w:pPr>
        <w:pStyle w:val="ListParagraph"/>
        <w:numPr>
          <w:ilvl w:val="0"/>
          <w:numId w:val="11"/>
        </w:numPr>
        <w:rPr>
          <w:rFonts w:cs="Times New Roman"/>
          <w:i/>
          <w:szCs w:val="24"/>
        </w:rPr>
      </w:pPr>
      <w:r w:rsidRPr="00767E6A">
        <w:rPr>
          <w:rFonts w:cs="Times New Roman"/>
          <w:szCs w:val="24"/>
        </w:rPr>
        <w:t xml:space="preserve">Where do you stand on the European Union?  </w:t>
      </w:r>
      <w:r w:rsidR="003513BD">
        <w:rPr>
          <w:rFonts w:cs="Times New Roman"/>
          <w:szCs w:val="24"/>
        </w:rPr>
        <w:t xml:space="preserve">1. </w:t>
      </w:r>
      <w:r w:rsidRPr="00767E6A">
        <w:rPr>
          <w:rFonts w:cs="Times New Roman"/>
          <w:szCs w:val="24"/>
        </w:rPr>
        <w:t>Britain should do much more to keep its distance from the European Union....7.  Britain should do much more to unite fully with the European Union.</w:t>
      </w:r>
      <w:r w:rsidR="00BA111C">
        <w:rPr>
          <w:rFonts w:cs="Times New Roman"/>
          <w:szCs w:val="24"/>
        </w:rPr>
        <w:t xml:space="preserve"> [Or other positions in-between.] </w:t>
      </w:r>
    </w:p>
    <w:p w:rsidR="006B11E9" w:rsidRDefault="006B11E9" w:rsidP="00AD7579">
      <w:pPr>
        <w:rPr>
          <w:b/>
        </w:rPr>
      </w:pPr>
    </w:p>
    <w:p w:rsidR="00AD7579" w:rsidRPr="006B11E9" w:rsidRDefault="00AD7579" w:rsidP="00AD7579">
      <w:pPr>
        <w:rPr>
          <w:b/>
        </w:rPr>
      </w:pPr>
      <w:r w:rsidRPr="00226275">
        <w:rPr>
          <w:rFonts w:hint="eastAsia"/>
          <w:b/>
        </w:rPr>
        <w:t>UK Health</w:t>
      </w:r>
      <w:r w:rsidR="006B11E9" w:rsidRPr="006B11E9">
        <w:rPr>
          <w:b/>
        </w:rPr>
        <w:t xml:space="preserve"> (</w:t>
      </w:r>
      <w:r w:rsidR="00EB23F1" w:rsidRPr="006B11E9">
        <w:rPr>
          <w:b/>
        </w:rPr>
        <w:t>11</w:t>
      </w:r>
      <w:r w:rsidR="006B11E9" w:rsidRPr="006B11E9">
        <w:rPr>
          <w:b/>
        </w:rPr>
        <w:t>)</w:t>
      </w:r>
    </w:p>
    <w:p w:rsidR="006B11E9" w:rsidRDefault="00F4046D" w:rsidP="002D2282">
      <w:pPr>
        <w:pStyle w:val="ListParagraph"/>
        <w:numPr>
          <w:ilvl w:val="0"/>
          <w:numId w:val="1"/>
        </w:numPr>
        <w:rPr>
          <w:i/>
        </w:rPr>
      </w:pPr>
      <w:r>
        <w:rPr>
          <w:i/>
        </w:rPr>
        <w:t>Government Pay for Healt</w:t>
      </w:r>
      <w:r w:rsidR="009413E0">
        <w:rPr>
          <w:i/>
        </w:rPr>
        <w:t>h</w:t>
      </w:r>
      <w:r w:rsidR="002D2282">
        <w:rPr>
          <w:i/>
        </w:rPr>
        <w:t>care</w:t>
      </w:r>
      <w:r w:rsidR="00BA111C" w:rsidRPr="00BA111C">
        <w:t xml:space="preserve"> [1]</w:t>
      </w:r>
    </w:p>
    <w:p w:rsidR="006B11E9" w:rsidRDefault="006B11E9" w:rsidP="006B11E9">
      <w:pPr>
        <w:pStyle w:val="ListParagraph"/>
        <w:rPr>
          <w:i/>
        </w:rPr>
      </w:pPr>
    </w:p>
    <w:p w:rsidR="00F4046D" w:rsidRPr="006B11E9" w:rsidRDefault="00F4046D" w:rsidP="006B11E9">
      <w:pPr>
        <w:pStyle w:val="ListParagraph"/>
        <w:rPr>
          <w:i/>
        </w:rPr>
      </w:pPr>
      <w:r w:rsidRPr="009413E0">
        <w:lastRenderedPageBreak/>
        <w:t>Which of these three statements comes closest to your view?</w:t>
      </w:r>
      <w:r w:rsidR="00C53000" w:rsidRPr="00C53000">
        <w:t xml:space="preserve"> </w:t>
      </w:r>
      <w:r w:rsidR="00675D21">
        <w:t>G</w:t>
      </w:r>
      <w:r w:rsidR="00CF2571">
        <w:t>ov.</w:t>
      </w:r>
      <w:r w:rsidR="00675D21" w:rsidRPr="00675D21">
        <w:t xml:space="preserve"> </w:t>
      </w:r>
      <w:proofErr w:type="gramStart"/>
      <w:r w:rsidR="00675D21" w:rsidRPr="00675D21">
        <w:t>pay</w:t>
      </w:r>
      <w:proofErr w:type="gramEnd"/>
      <w:r w:rsidR="00675D21" w:rsidRPr="00675D21">
        <w:t xml:space="preserve"> for everyone</w:t>
      </w:r>
      <w:r w:rsidR="003644D4">
        <w:t xml:space="preserve">, </w:t>
      </w:r>
      <w:r w:rsidR="00CF2571">
        <w:t>Gov.</w:t>
      </w:r>
      <w:r w:rsidR="003644D4" w:rsidRPr="003644D4">
        <w:t xml:space="preserve"> pay for the poor</w:t>
      </w:r>
      <w:r w:rsidR="003644D4">
        <w:t xml:space="preserve">, </w:t>
      </w:r>
      <w:r w:rsidR="002D5ED7" w:rsidRPr="002D5ED7">
        <w:t>People pay own w/ insurance</w:t>
      </w:r>
    </w:p>
    <w:p w:rsidR="002D2282" w:rsidRDefault="002D2282" w:rsidP="002D2282">
      <w:pPr>
        <w:pStyle w:val="ListParagraph"/>
        <w:rPr>
          <w:i/>
        </w:rPr>
      </w:pPr>
    </w:p>
    <w:p w:rsidR="006B11E9" w:rsidRPr="006B11E9" w:rsidRDefault="00BA111C" w:rsidP="002D2282">
      <w:pPr>
        <w:pStyle w:val="ListParagraph"/>
        <w:numPr>
          <w:ilvl w:val="0"/>
          <w:numId w:val="1"/>
        </w:numPr>
        <w:rPr>
          <w:i/>
        </w:rPr>
      </w:pPr>
      <w:r>
        <w:rPr>
          <w:i/>
        </w:rPr>
        <w:t>Prioritizing the</w:t>
      </w:r>
      <w:r w:rsidR="00A431EC" w:rsidRPr="008A2B06">
        <w:rPr>
          <w:i/>
        </w:rPr>
        <w:t xml:space="preserve"> Poor</w:t>
      </w:r>
      <w:r w:rsidR="006B11E9">
        <w:rPr>
          <w:i/>
        </w:rPr>
        <w:t xml:space="preserve"> </w:t>
      </w:r>
      <w:r w:rsidR="000970F7">
        <w:t>[1</w:t>
      </w:r>
      <w:r w:rsidR="00497B1E">
        <w:t xml:space="preserve">] </w:t>
      </w:r>
    </w:p>
    <w:p w:rsidR="00CD51B6" w:rsidRPr="006B11E9" w:rsidRDefault="00CD51B6" w:rsidP="006B11E9">
      <w:pPr>
        <w:pStyle w:val="ListParagraph"/>
        <w:rPr>
          <w:i/>
        </w:rPr>
      </w:pPr>
      <w:r>
        <w:t>If the NHS had to ch</w:t>
      </w:r>
      <w:r w:rsidR="00103400">
        <w:t xml:space="preserve">oose, priority should be given </w:t>
      </w:r>
      <w:r>
        <w:t>to treating people who can't a</w:t>
      </w:r>
      <w:r w:rsidR="00BA111C">
        <w:t>fford private medical treatment.</w:t>
      </w:r>
      <w:r w:rsidR="00A10AD8" w:rsidRPr="00A10AD8">
        <w:t xml:space="preserve"> </w:t>
      </w:r>
      <w:r w:rsidR="00BA111C">
        <w:t xml:space="preserve"> </w:t>
      </w:r>
      <w:r w:rsidR="00A10AD8">
        <w:t>A</w:t>
      </w:r>
      <w:r w:rsidR="006B11E9">
        <w:t xml:space="preserve">gree </w:t>
      </w:r>
      <w:r w:rsidR="00A10AD8" w:rsidRPr="00D93A60">
        <w:t xml:space="preserve">strongly, </w:t>
      </w:r>
      <w:r w:rsidR="00A10AD8">
        <w:t xml:space="preserve">Agree somewhat, </w:t>
      </w:r>
      <w:proofErr w:type="gramStart"/>
      <w:r w:rsidR="00A10AD8">
        <w:t>Neither</w:t>
      </w:r>
      <w:proofErr w:type="gramEnd"/>
      <w:r w:rsidR="00A10AD8">
        <w:t xml:space="preserve"> agree nor Disagree, somewhat </w:t>
      </w:r>
      <w:r w:rsidR="006C7478">
        <w:t xml:space="preserve">Disagree, Disagree strongly, </w:t>
      </w:r>
      <w:r w:rsidR="00A10AD8" w:rsidRPr="00D93A60">
        <w:t>Don’t know</w:t>
      </w:r>
    </w:p>
    <w:p w:rsidR="00497B1E" w:rsidRPr="002D2282" w:rsidRDefault="00497B1E" w:rsidP="002D2282">
      <w:pPr>
        <w:pStyle w:val="ListParagraph"/>
        <w:rPr>
          <w:i/>
        </w:rPr>
      </w:pPr>
    </w:p>
    <w:p w:rsidR="006B11E9" w:rsidRPr="006B11E9" w:rsidRDefault="00BA111C" w:rsidP="00497B1E">
      <w:pPr>
        <w:pStyle w:val="ListParagraph"/>
        <w:numPr>
          <w:ilvl w:val="0"/>
          <w:numId w:val="1"/>
        </w:numPr>
        <w:rPr>
          <w:i/>
        </w:rPr>
      </w:pPr>
      <w:r>
        <w:rPr>
          <w:i/>
        </w:rPr>
        <w:t xml:space="preserve">Spending on the NHS </w:t>
      </w:r>
      <w:r w:rsidR="006B11E9">
        <w:rPr>
          <w:i/>
        </w:rPr>
        <w:t xml:space="preserve"> </w:t>
      </w:r>
      <w:r w:rsidR="000970F7">
        <w:t>[1</w:t>
      </w:r>
      <w:r w:rsidR="00497B1E">
        <w:t xml:space="preserve">] </w:t>
      </w:r>
    </w:p>
    <w:p w:rsidR="006B11E9" w:rsidRDefault="006B11E9" w:rsidP="006B11E9">
      <w:pPr>
        <w:pStyle w:val="ListParagraph"/>
      </w:pPr>
    </w:p>
    <w:p w:rsidR="000913F5" w:rsidRPr="006B11E9" w:rsidRDefault="00BA111C" w:rsidP="006B11E9">
      <w:pPr>
        <w:pStyle w:val="ListParagraph"/>
        <w:rPr>
          <w:i/>
        </w:rPr>
      </w:pPr>
      <w:r>
        <w:t>[Should the government] s</w:t>
      </w:r>
      <w:r w:rsidR="000913F5" w:rsidRPr="005369A0">
        <w:t>pend less on the NHS</w:t>
      </w:r>
      <w:r w:rsidR="000913F5">
        <w:t xml:space="preserve">, </w:t>
      </w:r>
      <w:r w:rsidR="000913F5" w:rsidRPr="00106A8A">
        <w:t>Keep spending on same level</w:t>
      </w:r>
      <w:r w:rsidR="000913F5">
        <w:t xml:space="preserve">, </w:t>
      </w:r>
      <w:proofErr w:type="gramStart"/>
      <w:r w:rsidR="000913F5">
        <w:t>Spend</w:t>
      </w:r>
      <w:proofErr w:type="gramEnd"/>
      <w:r w:rsidR="000913F5">
        <w:t xml:space="preserve"> more on the NHS</w:t>
      </w:r>
      <w:r>
        <w:t>?</w:t>
      </w:r>
    </w:p>
    <w:p w:rsidR="002D2282" w:rsidRDefault="002D2282" w:rsidP="002D2282">
      <w:pPr>
        <w:pStyle w:val="ListParagraph"/>
        <w:rPr>
          <w:i/>
        </w:rPr>
      </w:pPr>
    </w:p>
    <w:p w:rsidR="00A431EC" w:rsidRPr="000970F7" w:rsidRDefault="006B11E9" w:rsidP="00A431EC">
      <w:pPr>
        <w:pStyle w:val="ListParagraph"/>
        <w:numPr>
          <w:ilvl w:val="0"/>
          <w:numId w:val="1"/>
        </w:numPr>
        <w:rPr>
          <w:i/>
        </w:rPr>
      </w:pPr>
      <w:r>
        <w:rPr>
          <w:i/>
        </w:rPr>
        <w:t>Having the NHS charge more</w:t>
      </w:r>
      <w:r w:rsidR="00BA111C">
        <w:t xml:space="preserve"> [5]</w:t>
      </w:r>
    </w:p>
    <w:p w:rsidR="000970F7" w:rsidRPr="008A2B06" w:rsidRDefault="000970F7" w:rsidP="000970F7">
      <w:pPr>
        <w:pStyle w:val="ListParagraph"/>
        <w:rPr>
          <w:i/>
        </w:rPr>
      </w:pPr>
    </w:p>
    <w:p w:rsidR="006B3225" w:rsidRDefault="00A45817" w:rsidP="00A45817">
      <w:pPr>
        <w:pStyle w:val="ListParagraph"/>
        <w:numPr>
          <w:ilvl w:val="1"/>
          <w:numId w:val="1"/>
        </w:numPr>
      </w:pPr>
      <w:r>
        <w:t xml:space="preserve">One way of getting more money into the NHS is to charge people for certain things.  How much would you be in </w:t>
      </w:r>
      <w:proofErr w:type="spellStart"/>
      <w:r>
        <w:t>favour</w:t>
      </w:r>
      <w:proofErr w:type="spellEnd"/>
      <w:r>
        <w:t xml:space="preserve"> of or against introducing charges for visiting your GP?</w:t>
      </w:r>
      <w:r w:rsidR="00CB5A1B" w:rsidRPr="00CB5A1B">
        <w:t xml:space="preserve"> </w:t>
      </w:r>
      <w:r w:rsidR="00CB5A1B" w:rsidRPr="00E64FBC">
        <w:t>Strongly against</w:t>
      </w:r>
      <w:r w:rsidR="00CB5A1B">
        <w:t>,</w:t>
      </w:r>
      <w:r w:rsidR="00CB5A1B" w:rsidRPr="00E64FBC">
        <w:t xml:space="preserve"> Against</w:t>
      </w:r>
      <w:r w:rsidR="00CB5A1B">
        <w:t>,</w:t>
      </w:r>
      <w:r w:rsidR="00FD1456">
        <w:t xml:space="preserve"> </w:t>
      </w:r>
      <w:r w:rsidR="00CB5A1B" w:rsidRPr="00E64FBC">
        <w:t xml:space="preserve">Neither in </w:t>
      </w:r>
      <w:proofErr w:type="spellStart"/>
      <w:r w:rsidR="00CB5A1B" w:rsidRPr="00E64FBC">
        <w:t>favour</w:t>
      </w:r>
      <w:proofErr w:type="spellEnd"/>
      <w:r w:rsidR="00CB5A1B" w:rsidRPr="00E64FBC">
        <w:t xml:space="preserve"> nor against</w:t>
      </w:r>
      <w:r w:rsidR="00CB5A1B">
        <w:t>,</w:t>
      </w:r>
      <w:r w:rsidR="00CB5A1B" w:rsidRPr="00E64FBC">
        <w:t xml:space="preserve"> In </w:t>
      </w:r>
      <w:proofErr w:type="spellStart"/>
      <w:r w:rsidR="00CB5A1B" w:rsidRPr="00E64FBC">
        <w:t>favour</w:t>
      </w:r>
      <w:proofErr w:type="spellEnd"/>
      <w:r w:rsidR="00CB5A1B">
        <w:t>,</w:t>
      </w:r>
      <w:r w:rsidR="00CB5A1B" w:rsidRPr="00E64FBC">
        <w:t xml:space="preserve"> Strongly in </w:t>
      </w:r>
      <w:proofErr w:type="spellStart"/>
      <w:r w:rsidR="00CB5A1B" w:rsidRPr="00E64FBC">
        <w:t>favour</w:t>
      </w:r>
      <w:proofErr w:type="spellEnd"/>
    </w:p>
    <w:p w:rsidR="00B408BD" w:rsidRDefault="00B408BD" w:rsidP="00B408BD">
      <w:pPr>
        <w:pStyle w:val="ListParagraph"/>
        <w:ind w:left="1440"/>
      </w:pPr>
    </w:p>
    <w:p w:rsidR="00A45817" w:rsidRDefault="00B408BD" w:rsidP="007D3AC7">
      <w:pPr>
        <w:pStyle w:val="ListParagraph"/>
        <w:numPr>
          <w:ilvl w:val="1"/>
          <w:numId w:val="1"/>
        </w:numPr>
      </w:pPr>
      <w:r>
        <w:t>I</w:t>
      </w:r>
      <w:r w:rsidR="007D3AC7">
        <w:t>ntroducing charges for your GP visiting you at home?</w:t>
      </w:r>
      <w:r w:rsidR="00CB5A1B" w:rsidRPr="00CB5A1B">
        <w:t xml:space="preserve"> </w:t>
      </w:r>
      <w:r w:rsidR="00CB5A1B">
        <w:t xml:space="preserve"> </w:t>
      </w:r>
      <w:r w:rsidR="00CB5A1B" w:rsidRPr="00E64FBC">
        <w:t>Strongly against</w:t>
      </w:r>
      <w:r w:rsidR="00CB5A1B">
        <w:t>,</w:t>
      </w:r>
      <w:r w:rsidR="00CB5A1B" w:rsidRPr="00E64FBC">
        <w:t xml:space="preserve"> Against</w:t>
      </w:r>
      <w:r w:rsidR="00CB5A1B">
        <w:t>,</w:t>
      </w:r>
      <w:r w:rsidR="00CB5A1B" w:rsidRPr="00E64FBC">
        <w:t xml:space="preserve"> Neither in </w:t>
      </w:r>
      <w:proofErr w:type="spellStart"/>
      <w:r w:rsidR="00CB5A1B" w:rsidRPr="00E64FBC">
        <w:t>favour</w:t>
      </w:r>
      <w:proofErr w:type="spellEnd"/>
      <w:r w:rsidR="00CB5A1B" w:rsidRPr="00E64FBC">
        <w:t xml:space="preserve"> nor against</w:t>
      </w:r>
      <w:r w:rsidR="00CB5A1B">
        <w:t>,</w:t>
      </w:r>
      <w:r w:rsidR="00CB5A1B" w:rsidRPr="00E64FBC">
        <w:t xml:space="preserve"> In </w:t>
      </w:r>
      <w:proofErr w:type="spellStart"/>
      <w:r w:rsidR="00CB5A1B" w:rsidRPr="00E64FBC">
        <w:t>favour</w:t>
      </w:r>
      <w:proofErr w:type="spellEnd"/>
      <w:r w:rsidR="00CB5A1B">
        <w:t>,</w:t>
      </w:r>
      <w:r w:rsidR="00CB5A1B" w:rsidRPr="00E64FBC">
        <w:t xml:space="preserve"> Strongly in </w:t>
      </w:r>
      <w:proofErr w:type="spellStart"/>
      <w:r w:rsidR="00CB5A1B" w:rsidRPr="00E64FBC">
        <w:t>favour</w:t>
      </w:r>
      <w:proofErr w:type="spellEnd"/>
    </w:p>
    <w:p w:rsidR="00B408BD" w:rsidRDefault="00B408BD" w:rsidP="00B408BD">
      <w:pPr>
        <w:pStyle w:val="ListParagraph"/>
        <w:ind w:left="1440"/>
      </w:pPr>
    </w:p>
    <w:p w:rsidR="007D3AC7" w:rsidRDefault="00B408BD" w:rsidP="00585004">
      <w:pPr>
        <w:pStyle w:val="ListParagraph"/>
        <w:numPr>
          <w:ilvl w:val="1"/>
          <w:numId w:val="1"/>
        </w:numPr>
      </w:pPr>
      <w:r>
        <w:t>I</w:t>
      </w:r>
      <w:r w:rsidR="00984ADF">
        <w:t>ntroducing charges for the cost of your hospital meals when you are an inpatient?</w:t>
      </w:r>
      <w:r w:rsidR="00CB5A1B">
        <w:t xml:space="preserve"> </w:t>
      </w:r>
      <w:r w:rsidR="00CB5A1B" w:rsidRPr="00E64FBC">
        <w:t>Strongly against</w:t>
      </w:r>
      <w:r w:rsidR="00CB5A1B">
        <w:t>,</w:t>
      </w:r>
      <w:r w:rsidR="00CB5A1B" w:rsidRPr="00E64FBC">
        <w:t xml:space="preserve"> Against</w:t>
      </w:r>
      <w:r w:rsidR="00CB5A1B">
        <w:t>,</w:t>
      </w:r>
      <w:r w:rsidR="00824D3F">
        <w:t xml:space="preserve"> </w:t>
      </w:r>
      <w:r w:rsidR="00CB5A1B" w:rsidRPr="00E64FBC">
        <w:t xml:space="preserve">Neither in </w:t>
      </w:r>
      <w:proofErr w:type="spellStart"/>
      <w:r w:rsidR="00CB5A1B" w:rsidRPr="00E64FBC">
        <w:t>favour</w:t>
      </w:r>
      <w:proofErr w:type="spellEnd"/>
      <w:r w:rsidR="00CB5A1B" w:rsidRPr="00E64FBC">
        <w:t xml:space="preserve"> nor against</w:t>
      </w:r>
      <w:r w:rsidR="00CB5A1B">
        <w:t>,</w:t>
      </w:r>
      <w:r w:rsidR="00CB5A1B" w:rsidRPr="00E64FBC">
        <w:t xml:space="preserve"> In </w:t>
      </w:r>
      <w:proofErr w:type="spellStart"/>
      <w:r w:rsidR="00CB5A1B" w:rsidRPr="00E64FBC">
        <w:t>favour</w:t>
      </w:r>
      <w:proofErr w:type="spellEnd"/>
      <w:r w:rsidR="00CB5A1B">
        <w:t>,</w:t>
      </w:r>
      <w:r w:rsidR="00CB5A1B" w:rsidRPr="00E64FBC">
        <w:t xml:space="preserve"> Strongly in </w:t>
      </w:r>
      <w:proofErr w:type="spellStart"/>
      <w:r w:rsidR="00CB5A1B" w:rsidRPr="00E64FBC">
        <w:t>favour</w:t>
      </w:r>
      <w:proofErr w:type="spellEnd"/>
    </w:p>
    <w:p w:rsidR="00B408BD" w:rsidRDefault="00B408BD" w:rsidP="00B408BD">
      <w:pPr>
        <w:pStyle w:val="ListParagraph"/>
        <w:ind w:left="1440"/>
      </w:pPr>
    </w:p>
    <w:p w:rsidR="007F05E5" w:rsidRDefault="00B408BD" w:rsidP="00E64FBC">
      <w:pPr>
        <w:pStyle w:val="ListParagraph"/>
        <w:numPr>
          <w:ilvl w:val="1"/>
          <w:numId w:val="1"/>
        </w:numPr>
      </w:pPr>
      <w:r>
        <w:t>I</w:t>
      </w:r>
      <w:r w:rsidR="007F05E5">
        <w:t>ntroducing charges for the cost of accommodation while you are in hospital?</w:t>
      </w:r>
      <w:r w:rsidR="00E64FBC" w:rsidRPr="00E64FBC">
        <w:t xml:space="preserve"> Strongly against</w:t>
      </w:r>
      <w:r w:rsidR="00E64FBC">
        <w:t>,</w:t>
      </w:r>
      <w:r w:rsidR="00E64FBC" w:rsidRPr="00E64FBC">
        <w:t xml:space="preserve"> Against</w:t>
      </w:r>
      <w:r w:rsidR="00E64FBC">
        <w:t>,</w:t>
      </w:r>
      <w:r w:rsidR="00154A75">
        <w:t xml:space="preserve"> </w:t>
      </w:r>
      <w:r w:rsidR="00E64FBC" w:rsidRPr="00E64FBC">
        <w:t xml:space="preserve">Neither in </w:t>
      </w:r>
      <w:proofErr w:type="spellStart"/>
      <w:r w:rsidR="00E64FBC" w:rsidRPr="00E64FBC">
        <w:t>favour</w:t>
      </w:r>
      <w:proofErr w:type="spellEnd"/>
      <w:r w:rsidR="00E64FBC" w:rsidRPr="00E64FBC">
        <w:t xml:space="preserve"> nor against</w:t>
      </w:r>
      <w:r w:rsidR="00E64FBC">
        <w:t>,</w:t>
      </w:r>
      <w:r w:rsidR="00E64FBC" w:rsidRPr="00E64FBC">
        <w:t xml:space="preserve"> In </w:t>
      </w:r>
      <w:proofErr w:type="spellStart"/>
      <w:r w:rsidR="00E64FBC" w:rsidRPr="00E64FBC">
        <w:t>favour</w:t>
      </w:r>
      <w:proofErr w:type="spellEnd"/>
      <w:r w:rsidR="00E64FBC">
        <w:t>,</w:t>
      </w:r>
      <w:r w:rsidR="00E64FBC" w:rsidRPr="00E64FBC">
        <w:t xml:space="preserve"> Strongly in </w:t>
      </w:r>
      <w:proofErr w:type="spellStart"/>
      <w:r w:rsidR="00E64FBC" w:rsidRPr="00E64FBC">
        <w:t>favour</w:t>
      </w:r>
      <w:proofErr w:type="spellEnd"/>
    </w:p>
    <w:p w:rsidR="00B408BD" w:rsidRDefault="00B408BD" w:rsidP="00B408BD">
      <w:pPr>
        <w:pStyle w:val="ListParagraph"/>
        <w:ind w:left="1440"/>
      </w:pPr>
    </w:p>
    <w:p w:rsidR="00C60921" w:rsidRDefault="00B408BD" w:rsidP="00A83474">
      <w:pPr>
        <w:pStyle w:val="ListParagraph"/>
        <w:numPr>
          <w:ilvl w:val="1"/>
          <w:numId w:val="1"/>
        </w:numPr>
      </w:pPr>
      <w:r>
        <w:t>I</w:t>
      </w:r>
      <w:r w:rsidR="00C60921">
        <w:t>ntroducing charges for using a non-emergency ambulance?</w:t>
      </w:r>
      <w:r>
        <w:t xml:space="preserve">  </w:t>
      </w:r>
      <w:r w:rsidRPr="00E64FBC">
        <w:t>Strongly against</w:t>
      </w:r>
      <w:r>
        <w:t>,</w:t>
      </w:r>
      <w:r w:rsidRPr="00E64FBC">
        <w:t xml:space="preserve"> Against</w:t>
      </w:r>
      <w:r>
        <w:t xml:space="preserve">, </w:t>
      </w:r>
      <w:r w:rsidRPr="00E64FBC">
        <w:t xml:space="preserve">Neither in </w:t>
      </w:r>
      <w:proofErr w:type="spellStart"/>
      <w:r w:rsidRPr="00E64FBC">
        <w:t>favour</w:t>
      </w:r>
      <w:proofErr w:type="spellEnd"/>
      <w:r w:rsidRPr="00E64FBC">
        <w:t xml:space="preserve"> nor against</w:t>
      </w:r>
      <w:r>
        <w:t>,</w:t>
      </w:r>
      <w:r w:rsidRPr="00E64FBC">
        <w:t xml:space="preserve"> In </w:t>
      </w:r>
      <w:proofErr w:type="spellStart"/>
      <w:r w:rsidRPr="00E64FBC">
        <w:t>favour</w:t>
      </w:r>
      <w:proofErr w:type="spellEnd"/>
      <w:r>
        <w:t>,</w:t>
      </w:r>
      <w:r w:rsidRPr="00E64FBC">
        <w:t xml:space="preserve"> Strongly in </w:t>
      </w:r>
      <w:proofErr w:type="spellStart"/>
      <w:r w:rsidRPr="00E64FBC">
        <w:t>favour</w:t>
      </w:r>
      <w:proofErr w:type="spellEnd"/>
    </w:p>
    <w:p w:rsidR="002D2282" w:rsidRDefault="002D2282" w:rsidP="002D2282">
      <w:pPr>
        <w:pStyle w:val="ListParagraph"/>
        <w:rPr>
          <w:i/>
        </w:rPr>
      </w:pPr>
    </w:p>
    <w:p w:rsidR="00A431EC" w:rsidRPr="00B408BD" w:rsidRDefault="006B11E9" w:rsidP="00A431EC">
      <w:pPr>
        <w:pStyle w:val="ListParagraph"/>
        <w:numPr>
          <w:ilvl w:val="0"/>
          <w:numId w:val="1"/>
        </w:numPr>
      </w:pPr>
      <w:r>
        <w:rPr>
          <w:i/>
        </w:rPr>
        <w:t>Having the NHS Cut</w:t>
      </w:r>
      <w:r w:rsidR="00A431EC" w:rsidRPr="008A2B06">
        <w:rPr>
          <w:i/>
        </w:rPr>
        <w:t xml:space="preserve"> Expensive Treatments</w:t>
      </w:r>
      <w:r w:rsidR="00BA111C">
        <w:rPr>
          <w:i/>
        </w:rPr>
        <w:t xml:space="preserve"> </w:t>
      </w:r>
      <w:r w:rsidR="00B408BD" w:rsidRPr="00B408BD">
        <w:t>[</w:t>
      </w:r>
      <w:r w:rsidR="00B408BD">
        <w:t>3</w:t>
      </w:r>
      <w:r w:rsidR="00B408BD" w:rsidRPr="00B408BD">
        <w:t>]</w:t>
      </w:r>
    </w:p>
    <w:p w:rsidR="00B408BD" w:rsidRPr="008A2B06" w:rsidRDefault="00B408BD" w:rsidP="00B408BD">
      <w:pPr>
        <w:pStyle w:val="ListParagraph"/>
        <w:rPr>
          <w:i/>
        </w:rPr>
      </w:pPr>
    </w:p>
    <w:p w:rsidR="003E512E" w:rsidRDefault="003E512E" w:rsidP="00EC0015">
      <w:pPr>
        <w:pStyle w:val="ListParagraph"/>
        <w:numPr>
          <w:ilvl w:val="1"/>
          <w:numId w:val="1"/>
        </w:numPr>
      </w:pPr>
      <w:r>
        <w:t xml:space="preserve">Some people say </w:t>
      </w:r>
      <w:r w:rsidR="008A2B06">
        <w:t xml:space="preserve">the NHS should cut down on very </w:t>
      </w:r>
      <w:r>
        <w:t>expensive treatments or services and u</w:t>
      </w:r>
      <w:r w:rsidR="008A2B06">
        <w:t xml:space="preserve">se the savings to provide less </w:t>
      </w:r>
      <w:r>
        <w:t xml:space="preserve">expensive treatments or services for more people.  With this aim, how much would you be in </w:t>
      </w:r>
      <w:proofErr w:type="spellStart"/>
      <w:r>
        <w:t>favour</w:t>
      </w:r>
      <w:proofErr w:type="spellEnd"/>
      <w:r>
        <w:t xml:space="preserve"> of, or against, the </w:t>
      </w:r>
      <w:r>
        <w:lastRenderedPageBreak/>
        <w:t>NHS cutting down on heart transplants</w:t>
      </w:r>
      <w:r w:rsidR="00ED2F5A">
        <w:t>?</w:t>
      </w:r>
      <w:r w:rsidR="00ED2F5A" w:rsidRPr="00A10AD8">
        <w:t xml:space="preserve"> </w:t>
      </w:r>
      <w:r w:rsidR="00ED2F5A">
        <w:t>—</w:t>
      </w:r>
      <w:r w:rsidR="000A68C7">
        <w:t xml:space="preserve"> </w:t>
      </w:r>
      <w:r w:rsidR="00D00092" w:rsidRPr="000A68C7">
        <w:t>Strongly against</w:t>
      </w:r>
      <w:r w:rsidR="00D00092">
        <w:t xml:space="preserve">, </w:t>
      </w:r>
      <w:r w:rsidR="00D00092" w:rsidRPr="00BB2C34">
        <w:t>Against</w:t>
      </w:r>
      <w:r w:rsidR="00D00092">
        <w:t>,</w:t>
      </w:r>
      <w:r w:rsidR="00D00092" w:rsidRPr="00747AD3">
        <w:t xml:space="preserve"> Neither in </w:t>
      </w:r>
      <w:proofErr w:type="spellStart"/>
      <w:r w:rsidR="00D00092" w:rsidRPr="00747AD3">
        <w:t>favour</w:t>
      </w:r>
      <w:proofErr w:type="spellEnd"/>
      <w:r w:rsidR="00D00092" w:rsidRPr="00747AD3">
        <w:t xml:space="preserve"> nor against</w:t>
      </w:r>
      <w:r w:rsidR="00D00092">
        <w:t>,</w:t>
      </w:r>
      <w:r w:rsidR="00D00092" w:rsidRPr="00747AD3">
        <w:t xml:space="preserve"> In </w:t>
      </w:r>
      <w:proofErr w:type="spellStart"/>
      <w:r w:rsidR="00D00092" w:rsidRPr="00747AD3">
        <w:t>favour</w:t>
      </w:r>
      <w:proofErr w:type="spellEnd"/>
      <w:r w:rsidR="00D00092">
        <w:t>,</w:t>
      </w:r>
      <w:r w:rsidR="00D00092" w:rsidRPr="00747AD3">
        <w:t xml:space="preserve"> </w:t>
      </w:r>
      <w:r w:rsidR="00D00092">
        <w:t xml:space="preserve">Strongly in </w:t>
      </w:r>
      <w:proofErr w:type="spellStart"/>
      <w:r w:rsidR="00D00092">
        <w:t>favour</w:t>
      </w:r>
      <w:proofErr w:type="spellEnd"/>
    </w:p>
    <w:p w:rsidR="00B408BD" w:rsidRDefault="00B408BD" w:rsidP="00B408BD">
      <w:pPr>
        <w:pStyle w:val="ListParagraph"/>
        <w:ind w:left="1440"/>
      </w:pPr>
    </w:p>
    <w:p w:rsidR="00D74509" w:rsidRDefault="00B408BD" w:rsidP="00725E3B">
      <w:pPr>
        <w:pStyle w:val="ListParagraph"/>
        <w:numPr>
          <w:ilvl w:val="1"/>
          <w:numId w:val="1"/>
        </w:numPr>
      </w:pPr>
      <w:r>
        <w:t>T</w:t>
      </w:r>
      <w:r w:rsidR="000D48F1">
        <w:t>he NHS cutting down on long term nursing care of the elderly</w:t>
      </w:r>
      <w:r w:rsidR="00D50FEE">
        <w:t>?</w:t>
      </w:r>
      <w:r w:rsidR="00D50FEE" w:rsidRPr="00A10AD8">
        <w:t xml:space="preserve"> </w:t>
      </w:r>
      <w:r w:rsidR="00D50FEE">
        <w:t xml:space="preserve">— </w:t>
      </w:r>
      <w:r w:rsidR="00D00092" w:rsidRPr="000A68C7">
        <w:t>Strongly against</w:t>
      </w:r>
      <w:r w:rsidR="00D00092">
        <w:t xml:space="preserve">, </w:t>
      </w:r>
      <w:r w:rsidR="00D00092" w:rsidRPr="00BB2C34">
        <w:t>Against</w:t>
      </w:r>
      <w:r w:rsidR="00D00092">
        <w:t>,</w:t>
      </w:r>
      <w:r w:rsidR="00D00092" w:rsidRPr="00747AD3">
        <w:t xml:space="preserve"> Neither in </w:t>
      </w:r>
      <w:proofErr w:type="spellStart"/>
      <w:r w:rsidR="00D00092" w:rsidRPr="00747AD3">
        <w:t>favour</w:t>
      </w:r>
      <w:proofErr w:type="spellEnd"/>
      <w:r w:rsidR="00D00092" w:rsidRPr="00747AD3">
        <w:t xml:space="preserve"> nor against</w:t>
      </w:r>
      <w:r w:rsidR="00D00092">
        <w:t>,</w:t>
      </w:r>
      <w:r w:rsidR="00D00092" w:rsidRPr="00747AD3">
        <w:t xml:space="preserve"> In </w:t>
      </w:r>
      <w:proofErr w:type="spellStart"/>
      <w:r w:rsidR="00D00092" w:rsidRPr="00747AD3">
        <w:t>favour</w:t>
      </w:r>
      <w:proofErr w:type="spellEnd"/>
      <w:r w:rsidR="00D00092">
        <w:t>,</w:t>
      </w:r>
      <w:r w:rsidR="00D00092" w:rsidRPr="00747AD3">
        <w:t xml:space="preserve"> </w:t>
      </w:r>
      <w:r w:rsidR="00D00092">
        <w:t xml:space="preserve">Strongly in </w:t>
      </w:r>
      <w:proofErr w:type="spellStart"/>
      <w:r w:rsidR="00D00092">
        <w:t>favour</w:t>
      </w:r>
      <w:proofErr w:type="spellEnd"/>
    </w:p>
    <w:p w:rsidR="00B408BD" w:rsidRDefault="00B408BD" w:rsidP="00B408BD">
      <w:pPr>
        <w:pStyle w:val="ListParagraph"/>
        <w:ind w:left="1440"/>
      </w:pPr>
    </w:p>
    <w:p w:rsidR="004374D9" w:rsidRDefault="00B408BD" w:rsidP="009B0C69">
      <w:pPr>
        <w:pStyle w:val="ListParagraph"/>
        <w:numPr>
          <w:ilvl w:val="1"/>
          <w:numId w:val="1"/>
        </w:numPr>
      </w:pPr>
      <w:r>
        <w:t>T</w:t>
      </w:r>
      <w:r w:rsidR="007361BE">
        <w:t>he NHS cutting down on intensive care for very premature babies whose survival is in doubt?</w:t>
      </w:r>
      <w:r w:rsidR="000F0C96" w:rsidRPr="000F0C96">
        <w:t xml:space="preserve"> </w:t>
      </w:r>
      <w:r w:rsidR="000F0C96">
        <w:t xml:space="preserve">— </w:t>
      </w:r>
      <w:r w:rsidR="00D00092" w:rsidRPr="000A68C7">
        <w:t>Strongly against</w:t>
      </w:r>
      <w:r w:rsidR="00D00092">
        <w:t xml:space="preserve">, </w:t>
      </w:r>
      <w:r w:rsidR="00D00092" w:rsidRPr="00BB2C34">
        <w:t>Against</w:t>
      </w:r>
      <w:r w:rsidR="00D00092">
        <w:t>,</w:t>
      </w:r>
      <w:r w:rsidR="00D00092" w:rsidRPr="00747AD3">
        <w:t xml:space="preserve"> Neither in </w:t>
      </w:r>
      <w:proofErr w:type="spellStart"/>
      <w:r w:rsidR="00D00092" w:rsidRPr="00747AD3">
        <w:t>favour</w:t>
      </w:r>
      <w:proofErr w:type="spellEnd"/>
      <w:r w:rsidR="00D00092" w:rsidRPr="00747AD3">
        <w:t xml:space="preserve"> nor against</w:t>
      </w:r>
      <w:r w:rsidR="00D00092">
        <w:t>,</w:t>
      </w:r>
      <w:r w:rsidR="00D00092" w:rsidRPr="00747AD3">
        <w:t xml:space="preserve"> In </w:t>
      </w:r>
      <w:proofErr w:type="spellStart"/>
      <w:r w:rsidR="00D00092" w:rsidRPr="00747AD3">
        <w:t>favour</w:t>
      </w:r>
      <w:proofErr w:type="spellEnd"/>
      <w:r w:rsidR="00D00092">
        <w:t>,</w:t>
      </w:r>
      <w:r w:rsidR="00D00092" w:rsidRPr="00747AD3">
        <w:t xml:space="preserve"> </w:t>
      </w:r>
      <w:r w:rsidR="00D00092">
        <w:t xml:space="preserve">Strongly in </w:t>
      </w:r>
      <w:proofErr w:type="spellStart"/>
      <w:r w:rsidR="00D00092">
        <w:t>favour</w:t>
      </w:r>
      <w:proofErr w:type="spellEnd"/>
    </w:p>
    <w:p w:rsidR="002D2282" w:rsidRDefault="002D2282" w:rsidP="002D2282">
      <w:pPr>
        <w:pStyle w:val="ListParagraph"/>
        <w:rPr>
          <w:i/>
        </w:rPr>
      </w:pPr>
    </w:p>
    <w:p w:rsidR="00A431EC" w:rsidRDefault="00A431EC" w:rsidP="00A431EC">
      <w:pPr>
        <w:pStyle w:val="ListParagraph"/>
        <w:numPr>
          <w:ilvl w:val="0"/>
          <w:numId w:val="1"/>
        </w:numPr>
        <w:rPr>
          <w:i/>
        </w:rPr>
      </w:pPr>
      <w:r w:rsidRPr="008A2B06">
        <w:rPr>
          <w:i/>
        </w:rPr>
        <w:t>Privatizing Some Treatments</w:t>
      </w:r>
      <w:r w:rsidR="00B408BD" w:rsidRPr="00B408BD">
        <w:t xml:space="preserve"> [2]</w:t>
      </w:r>
    </w:p>
    <w:p w:rsidR="00B408BD" w:rsidRDefault="00B408BD" w:rsidP="00B408BD">
      <w:pPr>
        <w:pStyle w:val="ListParagraph"/>
        <w:rPr>
          <w:i/>
        </w:rPr>
      </w:pPr>
    </w:p>
    <w:p w:rsidR="00657756" w:rsidRDefault="00657756" w:rsidP="00DA2D5E">
      <w:pPr>
        <w:pStyle w:val="ListParagraph"/>
        <w:numPr>
          <w:ilvl w:val="1"/>
          <w:numId w:val="1"/>
        </w:numPr>
      </w:pPr>
      <w:r w:rsidRPr="00577A22">
        <w:t xml:space="preserve">Other people say the NHS should cut down on certain treatments or services that should be provided instead by private medicine or charities.  With this aim, how much would you be in </w:t>
      </w:r>
      <w:proofErr w:type="spellStart"/>
      <w:r w:rsidRPr="00577A22">
        <w:t>favour</w:t>
      </w:r>
      <w:proofErr w:type="spellEnd"/>
      <w:r w:rsidRPr="00577A22">
        <w:t xml:space="preserve"> of, or against, the NHS cutt</w:t>
      </w:r>
      <w:r w:rsidR="00DA2D5E">
        <w:t>ing down on fertility treatment?</w:t>
      </w:r>
      <w:r w:rsidR="00DA2D5E" w:rsidRPr="00DA2D5E">
        <w:t xml:space="preserve"> </w:t>
      </w:r>
      <w:r w:rsidR="00DA2D5E">
        <w:t xml:space="preserve">— </w:t>
      </w:r>
      <w:r w:rsidR="00D00092" w:rsidRPr="000A68C7">
        <w:t>Strongly against</w:t>
      </w:r>
      <w:r w:rsidR="00D00092">
        <w:t xml:space="preserve">, </w:t>
      </w:r>
      <w:r w:rsidR="00D00092" w:rsidRPr="00BB2C34">
        <w:t>Against</w:t>
      </w:r>
      <w:r w:rsidR="00D00092">
        <w:t>,</w:t>
      </w:r>
      <w:r w:rsidR="00D00092" w:rsidRPr="00747AD3">
        <w:t xml:space="preserve"> Neither in </w:t>
      </w:r>
      <w:proofErr w:type="spellStart"/>
      <w:r w:rsidR="00D00092" w:rsidRPr="00747AD3">
        <w:t>favour</w:t>
      </w:r>
      <w:proofErr w:type="spellEnd"/>
      <w:r w:rsidR="00D00092" w:rsidRPr="00747AD3">
        <w:t xml:space="preserve"> nor against</w:t>
      </w:r>
      <w:r w:rsidR="00D00092">
        <w:t>,</w:t>
      </w:r>
      <w:r w:rsidR="00D00092" w:rsidRPr="00747AD3">
        <w:t xml:space="preserve"> In </w:t>
      </w:r>
      <w:proofErr w:type="spellStart"/>
      <w:r w:rsidR="00D00092" w:rsidRPr="00747AD3">
        <w:t>favour</w:t>
      </w:r>
      <w:proofErr w:type="spellEnd"/>
      <w:r w:rsidR="00D00092">
        <w:t>,</w:t>
      </w:r>
      <w:r w:rsidR="00D00092" w:rsidRPr="00747AD3">
        <w:t xml:space="preserve"> </w:t>
      </w:r>
      <w:r w:rsidR="00D00092">
        <w:t xml:space="preserve">Strongly in </w:t>
      </w:r>
      <w:proofErr w:type="spellStart"/>
      <w:r w:rsidR="00D00092">
        <w:t>favour</w:t>
      </w:r>
      <w:proofErr w:type="spellEnd"/>
    </w:p>
    <w:p w:rsidR="00B408BD" w:rsidRDefault="00B408BD" w:rsidP="00B408BD">
      <w:pPr>
        <w:pStyle w:val="ListParagraph"/>
        <w:ind w:left="1440"/>
      </w:pPr>
    </w:p>
    <w:p w:rsidR="004F1D77" w:rsidRPr="00577A22" w:rsidRDefault="00B408BD" w:rsidP="00277FB1">
      <w:pPr>
        <w:pStyle w:val="ListParagraph"/>
        <w:numPr>
          <w:ilvl w:val="1"/>
          <w:numId w:val="1"/>
        </w:numPr>
      </w:pPr>
      <w:r>
        <w:t>T</w:t>
      </w:r>
      <w:r w:rsidR="005B42C6">
        <w:t>he NHS cutting down on hosp</w:t>
      </w:r>
      <w:r w:rsidR="00DA2D5E">
        <w:t>ice care for the terminally ill</w:t>
      </w:r>
      <w:r>
        <w:t xml:space="preserve">. </w:t>
      </w:r>
      <w:r w:rsidR="00DA2D5E">
        <w:t xml:space="preserve"> </w:t>
      </w:r>
      <w:r w:rsidR="00DA2D5E" w:rsidRPr="000A68C7">
        <w:t>Strongly against</w:t>
      </w:r>
      <w:r w:rsidR="00DA2D5E">
        <w:t xml:space="preserve">, </w:t>
      </w:r>
      <w:r w:rsidR="00DA2D5E" w:rsidRPr="00BB2C34">
        <w:t>Against</w:t>
      </w:r>
      <w:r w:rsidR="00D00092">
        <w:t>,</w:t>
      </w:r>
      <w:r w:rsidR="00DA2D5E" w:rsidRPr="00747AD3">
        <w:t xml:space="preserve"> Neither in </w:t>
      </w:r>
      <w:proofErr w:type="spellStart"/>
      <w:r w:rsidR="00DA2D5E" w:rsidRPr="00747AD3">
        <w:t>favour</w:t>
      </w:r>
      <w:proofErr w:type="spellEnd"/>
      <w:r w:rsidR="00DA2D5E" w:rsidRPr="00747AD3">
        <w:t xml:space="preserve"> nor against</w:t>
      </w:r>
      <w:r w:rsidR="00D00092">
        <w:t>,</w:t>
      </w:r>
      <w:r w:rsidR="00DA2D5E" w:rsidRPr="00747AD3">
        <w:t xml:space="preserve"> In </w:t>
      </w:r>
      <w:proofErr w:type="spellStart"/>
      <w:r w:rsidR="00DA2D5E" w:rsidRPr="00747AD3">
        <w:t>favour</w:t>
      </w:r>
      <w:proofErr w:type="spellEnd"/>
      <w:r w:rsidR="00D00092">
        <w:t>,</w:t>
      </w:r>
      <w:r w:rsidR="00DA2D5E" w:rsidRPr="00747AD3">
        <w:t xml:space="preserve"> </w:t>
      </w:r>
      <w:r w:rsidR="00DA2D5E">
        <w:t xml:space="preserve">Strongly in </w:t>
      </w:r>
      <w:proofErr w:type="spellStart"/>
      <w:r w:rsidR="00DA2D5E">
        <w:t>favour</w:t>
      </w:r>
      <w:proofErr w:type="spellEnd"/>
    </w:p>
    <w:p w:rsidR="002D2282" w:rsidRDefault="002D2282" w:rsidP="002D2282">
      <w:pPr>
        <w:pStyle w:val="ListParagraph"/>
        <w:rPr>
          <w:i/>
        </w:rPr>
      </w:pPr>
    </w:p>
    <w:p w:rsidR="00A431EC" w:rsidRPr="00B408BD" w:rsidRDefault="00B408BD" w:rsidP="00A431EC">
      <w:pPr>
        <w:pStyle w:val="ListParagraph"/>
        <w:numPr>
          <w:ilvl w:val="0"/>
          <w:numId w:val="1"/>
        </w:numPr>
        <w:rPr>
          <w:i/>
        </w:rPr>
      </w:pPr>
      <w:r>
        <w:rPr>
          <w:i/>
        </w:rPr>
        <w:t>Prioritizing by</w:t>
      </w:r>
      <w:r w:rsidR="00A431EC" w:rsidRPr="008A2B06">
        <w:rPr>
          <w:i/>
        </w:rPr>
        <w:t xml:space="preserve"> Severity</w:t>
      </w:r>
      <w:r w:rsidR="000970F7" w:rsidRPr="000970F7">
        <w:t xml:space="preserve"> [2]</w:t>
      </w:r>
    </w:p>
    <w:p w:rsidR="00B408BD" w:rsidRDefault="00B408BD" w:rsidP="00B408BD">
      <w:pPr>
        <w:pStyle w:val="ListParagraph"/>
        <w:rPr>
          <w:i/>
        </w:rPr>
      </w:pPr>
    </w:p>
    <w:p w:rsidR="00C87985" w:rsidRPr="00C87985" w:rsidRDefault="00D8618E" w:rsidP="00C87985">
      <w:pPr>
        <w:pStyle w:val="ListParagraph"/>
        <w:numPr>
          <w:ilvl w:val="1"/>
          <w:numId w:val="1"/>
        </w:numPr>
      </w:pPr>
      <w:r>
        <w:t xml:space="preserve">If the NHS had to </w:t>
      </w:r>
      <w:r w:rsidR="00B408BD">
        <w:t>choose, the seriousness of [a person’s]</w:t>
      </w:r>
      <w:r>
        <w:t xml:space="preserve"> condition should be the only basis for choosing between patients.</w:t>
      </w:r>
      <w:r w:rsidRPr="00C604DB">
        <w:t xml:space="preserve"> </w:t>
      </w:r>
      <w:r w:rsidR="00B408BD">
        <w:t xml:space="preserve"> </w:t>
      </w:r>
      <w:r w:rsidR="004C3645">
        <w:t>Disagree strongly, Disagree, Neither agree nor disagree, Agree, Agree strongly</w:t>
      </w:r>
    </w:p>
    <w:p w:rsidR="00666371" w:rsidRPr="00CB234A" w:rsidRDefault="00D31158" w:rsidP="00035E77">
      <w:pPr>
        <w:pStyle w:val="ListParagraph"/>
        <w:numPr>
          <w:ilvl w:val="1"/>
          <w:numId w:val="1"/>
        </w:numPr>
      </w:pPr>
      <w:r w:rsidRPr="00CB234A">
        <w:t>If the NHS had to choose, a person's place in the waiting list for a particular treatment should be the only basis for choosing between patients.</w:t>
      </w:r>
      <w:r w:rsidR="00F52415" w:rsidRPr="00F52415">
        <w:t xml:space="preserve"> </w:t>
      </w:r>
      <w:r w:rsidR="00F52415">
        <w:t>— Disagree strongly, Disagree, Neither agree nor disagree, Agree, Agree strongly</w:t>
      </w:r>
    </w:p>
    <w:p w:rsidR="002D2282" w:rsidRDefault="002D2282" w:rsidP="002D2282">
      <w:pPr>
        <w:pStyle w:val="ListParagraph"/>
        <w:rPr>
          <w:i/>
        </w:rPr>
      </w:pPr>
    </w:p>
    <w:p w:rsidR="002D2282" w:rsidRPr="00B408BD" w:rsidRDefault="006B11E9" w:rsidP="002D2282">
      <w:pPr>
        <w:pStyle w:val="ListParagraph"/>
        <w:numPr>
          <w:ilvl w:val="0"/>
          <w:numId w:val="1"/>
        </w:numPr>
        <w:rPr>
          <w:i/>
        </w:rPr>
      </w:pPr>
      <w:r>
        <w:rPr>
          <w:i/>
        </w:rPr>
        <w:t>Prioritizing</w:t>
      </w:r>
      <w:r w:rsidR="00A431EC" w:rsidRPr="008A2B06">
        <w:rPr>
          <w:i/>
        </w:rPr>
        <w:t xml:space="preserve"> Prevention</w:t>
      </w:r>
      <w:r w:rsidR="000970F7" w:rsidRPr="000970F7">
        <w:t xml:space="preserve"> [1]</w:t>
      </w:r>
    </w:p>
    <w:p w:rsidR="00B408BD" w:rsidRDefault="00B408BD" w:rsidP="00B408BD">
      <w:pPr>
        <w:pStyle w:val="ListParagraph"/>
        <w:rPr>
          <w:i/>
        </w:rPr>
      </w:pPr>
    </w:p>
    <w:p w:rsidR="008D30F6" w:rsidRPr="002D2282" w:rsidRDefault="008D30F6" w:rsidP="00B408BD">
      <w:pPr>
        <w:pStyle w:val="ListParagraph"/>
        <w:numPr>
          <w:ilvl w:val="0"/>
          <w:numId w:val="12"/>
        </w:numPr>
        <w:rPr>
          <w:i/>
        </w:rPr>
      </w:pPr>
      <w:r w:rsidRPr="0076620F">
        <w:t>If the NHS had to choose, it should give higher priority to preventing illness than to treating the very ill</w:t>
      </w:r>
      <w:r w:rsidR="001549CF">
        <w:t>— Disagree strongly, Disagree, Neither agree nor disagree, Agree, Agree strongly</w:t>
      </w:r>
    </w:p>
    <w:p w:rsidR="002D2282" w:rsidRDefault="002D2282" w:rsidP="002D2282">
      <w:pPr>
        <w:pStyle w:val="ListParagraph"/>
        <w:rPr>
          <w:i/>
        </w:rPr>
      </w:pPr>
    </w:p>
    <w:p w:rsidR="00A431EC" w:rsidRPr="009B1806" w:rsidRDefault="00FF7045" w:rsidP="00A431EC">
      <w:pPr>
        <w:pStyle w:val="ListParagraph"/>
        <w:numPr>
          <w:ilvl w:val="0"/>
          <w:numId w:val="1"/>
        </w:numPr>
        <w:rPr>
          <w:i/>
          <w:highlight w:val="yellow"/>
        </w:rPr>
      </w:pPr>
      <w:r w:rsidRPr="009B1806">
        <w:rPr>
          <w:i/>
          <w:highlight w:val="yellow"/>
        </w:rPr>
        <w:t xml:space="preserve">Public and Government </w:t>
      </w:r>
      <w:r w:rsidR="00A431EC" w:rsidRPr="009B1806">
        <w:rPr>
          <w:i/>
          <w:highlight w:val="yellow"/>
        </w:rPr>
        <w:t>Discretion</w:t>
      </w:r>
      <w:r w:rsidR="006B11E9" w:rsidRPr="009B1806">
        <w:rPr>
          <w:i/>
          <w:highlight w:val="yellow"/>
        </w:rPr>
        <w:t xml:space="preserve"> </w:t>
      </w:r>
      <w:r w:rsidR="006B11E9" w:rsidRPr="009B1806">
        <w:rPr>
          <w:b/>
          <w:highlight w:val="yellow"/>
        </w:rPr>
        <w:t>[What is this getting at?]</w:t>
      </w:r>
      <w:r w:rsidR="000970F7" w:rsidRPr="009B1806">
        <w:rPr>
          <w:b/>
          <w:highlight w:val="yellow"/>
        </w:rPr>
        <w:t xml:space="preserve"> [?]</w:t>
      </w:r>
    </w:p>
    <w:p w:rsidR="00B408BD" w:rsidRDefault="00B408BD" w:rsidP="00B408BD">
      <w:pPr>
        <w:pStyle w:val="ListParagraph"/>
        <w:rPr>
          <w:i/>
        </w:rPr>
      </w:pPr>
    </w:p>
    <w:p w:rsidR="00126615" w:rsidRDefault="00126615" w:rsidP="004D6B46">
      <w:pPr>
        <w:pStyle w:val="ListParagraph"/>
        <w:numPr>
          <w:ilvl w:val="1"/>
          <w:numId w:val="1"/>
        </w:numPr>
      </w:pPr>
      <w:r w:rsidRPr="00915566">
        <w:t xml:space="preserve">Suppose that the NHS did have to make these sorts of choices about who to treat, or the order in which they should be treated.  Please tick one box on each line </w:t>
      </w:r>
      <w:r w:rsidRPr="00915566">
        <w:lastRenderedPageBreak/>
        <w:t xml:space="preserve">below to show how much say you think each of these groups should have. </w:t>
      </w:r>
      <w:r w:rsidR="004D6B46" w:rsidRPr="004D6B46">
        <w:t>The general public?</w:t>
      </w:r>
      <w:r w:rsidRPr="00F3039F">
        <w:t xml:space="preserve"> </w:t>
      </w:r>
      <w:r>
        <w:t xml:space="preserve">—  </w:t>
      </w:r>
      <w:r w:rsidRPr="00F808A9">
        <w:t>None of the say</w:t>
      </w:r>
      <w:r>
        <w:t xml:space="preserve">, </w:t>
      </w:r>
      <w:r w:rsidRPr="00D553BC">
        <w:t>Some of the say</w:t>
      </w:r>
      <w:r>
        <w:t xml:space="preserve">, </w:t>
      </w:r>
      <w:r w:rsidRPr="00045305">
        <w:t>All or most of the say</w:t>
      </w:r>
    </w:p>
    <w:p w:rsidR="00126615" w:rsidRPr="009B1806" w:rsidRDefault="00126615" w:rsidP="00AC0391">
      <w:pPr>
        <w:pStyle w:val="ListParagraph"/>
        <w:numPr>
          <w:ilvl w:val="1"/>
          <w:numId w:val="1"/>
        </w:numPr>
        <w:rPr>
          <w:highlight w:val="yellow"/>
        </w:rPr>
      </w:pPr>
      <w:del w:id="0" w:author="gaurav sood" w:date="2015-06-05T14:39:00Z">
        <w:r w:rsidRPr="009B1806" w:rsidDel="00C712E2">
          <w:rPr>
            <w:highlight w:val="yellow"/>
          </w:rPr>
          <w:delText xml:space="preserve">And how much say do you think each of these groups does have nowadays in </w:delText>
        </w:r>
        <w:commentRangeStart w:id="1"/>
        <w:r w:rsidRPr="009B1806" w:rsidDel="00C712E2">
          <w:rPr>
            <w:highlight w:val="yellow"/>
          </w:rPr>
          <w:delText>these</w:delText>
        </w:r>
        <w:commentRangeEnd w:id="1"/>
        <w:r w:rsidR="00043444" w:rsidRPr="009B1806" w:rsidDel="00C712E2">
          <w:rPr>
            <w:rStyle w:val="CommentReference"/>
            <w:highlight w:val="yellow"/>
          </w:rPr>
          <w:commentReference w:id="1"/>
        </w:r>
        <w:r w:rsidRPr="009B1806" w:rsidDel="00C712E2">
          <w:rPr>
            <w:highlight w:val="yellow"/>
          </w:rPr>
          <w:delText xml:space="preserve"> sorts of decisions? </w:delText>
        </w:r>
        <w:r w:rsidR="00AC0391" w:rsidRPr="009B1806" w:rsidDel="00C712E2">
          <w:rPr>
            <w:highlight w:val="yellow"/>
          </w:rPr>
          <w:delText>The government?</w:delText>
        </w:r>
        <w:r w:rsidRPr="009B1806" w:rsidDel="00C712E2">
          <w:rPr>
            <w:highlight w:val="yellow"/>
          </w:rPr>
          <w:delText xml:space="preserve"> — None of the say, Some of the say, All or most of the say</w:delText>
        </w:r>
      </w:del>
    </w:p>
    <w:p w:rsidR="002D2282" w:rsidRDefault="002D2282" w:rsidP="002D2282">
      <w:pPr>
        <w:pStyle w:val="ListParagraph"/>
        <w:rPr>
          <w:i/>
        </w:rPr>
      </w:pPr>
    </w:p>
    <w:p w:rsidR="00A431EC" w:rsidRDefault="00A431EC" w:rsidP="00A431EC">
      <w:pPr>
        <w:pStyle w:val="ListParagraph"/>
        <w:numPr>
          <w:ilvl w:val="0"/>
          <w:numId w:val="1"/>
        </w:numPr>
        <w:rPr>
          <w:i/>
        </w:rPr>
      </w:pPr>
      <w:r w:rsidRPr="008A2B06">
        <w:rPr>
          <w:i/>
        </w:rPr>
        <w:t>Doctors Discretion</w:t>
      </w:r>
    </w:p>
    <w:p w:rsidR="00B408BD" w:rsidRDefault="00B408BD" w:rsidP="00B408BD">
      <w:pPr>
        <w:pStyle w:val="ListParagraph"/>
        <w:rPr>
          <w:i/>
        </w:rPr>
      </w:pPr>
    </w:p>
    <w:p w:rsidR="006C69F4" w:rsidRDefault="001F47A8" w:rsidP="00FC5187">
      <w:pPr>
        <w:pStyle w:val="ListParagraph"/>
        <w:numPr>
          <w:ilvl w:val="1"/>
          <w:numId w:val="1"/>
        </w:numPr>
      </w:pPr>
      <w:r w:rsidRPr="00307931">
        <w:rPr>
          <w:u w:val="single"/>
        </w:rPr>
        <w:t>GPs</w:t>
      </w:r>
      <w:r>
        <w:t xml:space="preserve">: </w:t>
      </w:r>
      <w:r w:rsidR="006C69F4" w:rsidRPr="00915566">
        <w:t xml:space="preserve">Suppose that </w:t>
      </w:r>
      <w:r w:rsidR="0008646D" w:rsidRPr="00915566">
        <w:t xml:space="preserve">the NHS did have to make these </w:t>
      </w:r>
      <w:r w:rsidR="006C69F4" w:rsidRPr="00915566">
        <w:t>sorts of choices about who to treat, or the order in which they should be treated.  Please tick one box on each line below to show how much say you think each of these groups should have. GPs?</w:t>
      </w:r>
      <w:r w:rsidR="00F3039F" w:rsidRPr="00F3039F">
        <w:t xml:space="preserve"> </w:t>
      </w:r>
      <w:r w:rsidR="00F3039F">
        <w:t xml:space="preserve">— </w:t>
      </w:r>
      <w:r w:rsidR="00B953B9">
        <w:t xml:space="preserve"> </w:t>
      </w:r>
      <w:r w:rsidR="00F808A9" w:rsidRPr="00F808A9">
        <w:t>None of the say</w:t>
      </w:r>
      <w:r w:rsidR="00F808A9">
        <w:t xml:space="preserve">, </w:t>
      </w:r>
      <w:r w:rsidR="00D553BC" w:rsidRPr="00D553BC">
        <w:t>Some of the say</w:t>
      </w:r>
      <w:r w:rsidR="00045305">
        <w:t xml:space="preserve">, </w:t>
      </w:r>
      <w:r w:rsidR="00045305" w:rsidRPr="00045305">
        <w:t>All or most of the say</w:t>
      </w:r>
    </w:p>
    <w:p w:rsidR="00B408BD" w:rsidRDefault="00B408BD" w:rsidP="00B408BD">
      <w:pPr>
        <w:pStyle w:val="ListParagraph"/>
        <w:ind w:left="1440"/>
      </w:pPr>
    </w:p>
    <w:p w:rsidR="00FC5187" w:rsidRPr="009B1806" w:rsidRDefault="001F47A8" w:rsidP="00BB7632">
      <w:pPr>
        <w:pStyle w:val="ListParagraph"/>
        <w:numPr>
          <w:ilvl w:val="1"/>
          <w:numId w:val="1"/>
        </w:numPr>
        <w:rPr>
          <w:highlight w:val="yellow"/>
        </w:rPr>
      </w:pPr>
      <w:del w:id="2" w:author="gaurav sood" w:date="2015-06-05T14:39:00Z">
        <w:r w:rsidRPr="009B1806" w:rsidDel="00C712E2">
          <w:rPr>
            <w:highlight w:val="yellow"/>
            <w:u w:val="single"/>
          </w:rPr>
          <w:delText>Hospital Doctors</w:delText>
        </w:r>
        <w:r w:rsidRPr="009B1806" w:rsidDel="00C712E2">
          <w:rPr>
            <w:highlight w:val="yellow"/>
          </w:rPr>
          <w:delText xml:space="preserve">: </w:delText>
        </w:r>
        <w:r w:rsidR="00FC5187" w:rsidRPr="009B1806" w:rsidDel="00C712E2">
          <w:rPr>
            <w:highlight w:val="yellow"/>
          </w:rPr>
          <w:delText xml:space="preserve">And how much say do you think each of these groups does </w:delText>
        </w:r>
        <w:commentRangeStart w:id="3"/>
        <w:r w:rsidR="00FC5187" w:rsidRPr="009B1806" w:rsidDel="00C712E2">
          <w:rPr>
            <w:highlight w:val="yellow"/>
          </w:rPr>
          <w:delText>have</w:delText>
        </w:r>
        <w:commentRangeEnd w:id="3"/>
        <w:r w:rsidR="00043444" w:rsidRPr="009B1806" w:rsidDel="00C712E2">
          <w:rPr>
            <w:rStyle w:val="CommentReference"/>
            <w:highlight w:val="yellow"/>
          </w:rPr>
          <w:commentReference w:id="3"/>
        </w:r>
        <w:r w:rsidR="00FC5187" w:rsidRPr="009B1806" w:rsidDel="00C712E2">
          <w:rPr>
            <w:highlight w:val="yellow"/>
          </w:rPr>
          <w:delText xml:space="preserve"> nowadays in these sorts of decisions? Hospital doctors?</w:delText>
        </w:r>
        <w:r w:rsidR="0036723A" w:rsidRPr="009B1806" w:rsidDel="00C712E2">
          <w:rPr>
            <w:highlight w:val="yellow"/>
          </w:rPr>
          <w:delText xml:space="preserve"> </w:delText>
        </w:r>
        <w:r w:rsidR="00F3039F" w:rsidRPr="009B1806" w:rsidDel="00C712E2">
          <w:rPr>
            <w:highlight w:val="yellow"/>
          </w:rPr>
          <w:delText>—</w:delText>
        </w:r>
        <w:r w:rsidR="00603C35" w:rsidRPr="009B1806" w:rsidDel="00C712E2">
          <w:rPr>
            <w:highlight w:val="yellow"/>
          </w:rPr>
          <w:delText xml:space="preserve"> None of the say, Some of the say, All or most of the say</w:delText>
        </w:r>
      </w:del>
      <w:r w:rsidR="006B11E9" w:rsidRPr="009B1806">
        <w:rPr>
          <w:highlight w:val="yellow"/>
        </w:rPr>
        <w:t xml:space="preserve">  </w:t>
      </w:r>
      <w:r w:rsidR="006B11E9" w:rsidRPr="009B1806">
        <w:rPr>
          <w:b/>
          <w:highlight w:val="yellow"/>
        </w:rPr>
        <w:t xml:space="preserve">[You seem to be discarding two items </w:t>
      </w:r>
      <w:proofErr w:type="spellStart"/>
      <w:r w:rsidR="006B11E9" w:rsidRPr="009B1806">
        <w:rPr>
          <w:b/>
          <w:highlight w:val="yellow"/>
        </w:rPr>
        <w:t>herre</w:t>
      </w:r>
      <w:proofErr w:type="spellEnd"/>
      <w:r w:rsidR="006B11E9" w:rsidRPr="009B1806">
        <w:rPr>
          <w:b/>
          <w:highlight w:val="yellow"/>
        </w:rPr>
        <w:t>.  Why?]</w:t>
      </w:r>
    </w:p>
    <w:p w:rsidR="002D2282" w:rsidRDefault="002D2282" w:rsidP="002D2282">
      <w:pPr>
        <w:pStyle w:val="ListParagraph"/>
        <w:rPr>
          <w:i/>
        </w:rPr>
      </w:pPr>
    </w:p>
    <w:p w:rsidR="002D2282" w:rsidRDefault="000970F7" w:rsidP="002D2282">
      <w:pPr>
        <w:pStyle w:val="ListParagraph"/>
        <w:numPr>
          <w:ilvl w:val="0"/>
          <w:numId w:val="1"/>
        </w:numPr>
        <w:rPr>
          <w:i/>
        </w:rPr>
      </w:pPr>
      <w:r>
        <w:rPr>
          <w:i/>
        </w:rPr>
        <w:t>Giving patients</w:t>
      </w:r>
      <w:r w:rsidR="00A431EC" w:rsidRPr="008A2B06">
        <w:rPr>
          <w:i/>
        </w:rPr>
        <w:t xml:space="preserve"> more say</w:t>
      </w:r>
      <w:r w:rsidRPr="000970F7">
        <w:t xml:space="preserve"> [1]</w:t>
      </w:r>
    </w:p>
    <w:p w:rsidR="000970F7" w:rsidRDefault="000970F7" w:rsidP="002D2282">
      <w:pPr>
        <w:pStyle w:val="ListParagraph"/>
      </w:pPr>
    </w:p>
    <w:p w:rsidR="000970F7" w:rsidRPr="001A7A28" w:rsidRDefault="00633489" w:rsidP="001A7A28">
      <w:pPr>
        <w:pStyle w:val="ListParagraph"/>
        <w:numPr>
          <w:ilvl w:val="0"/>
          <w:numId w:val="14"/>
        </w:numPr>
        <w:rPr>
          <w:i/>
        </w:rPr>
      </w:pPr>
      <w:r w:rsidRPr="002D2282">
        <w:rPr>
          <w:szCs w:val="24"/>
        </w:rPr>
        <w:t xml:space="preserve">Patients should </w:t>
      </w:r>
      <w:r w:rsidR="007A67FC" w:rsidRPr="002D2282">
        <w:rPr>
          <w:szCs w:val="24"/>
        </w:rPr>
        <w:t>have more of a say in the decisions af</w:t>
      </w:r>
      <w:r w:rsidR="00775CF8" w:rsidRPr="002D2282">
        <w:rPr>
          <w:szCs w:val="24"/>
        </w:rPr>
        <w:t>fecting their medical treatment</w:t>
      </w:r>
      <w:r w:rsidR="005051A9">
        <w:t xml:space="preserve">— Disagree strongly, </w:t>
      </w:r>
      <w:r w:rsidR="003F2DBB">
        <w:t xml:space="preserve">Disagree, </w:t>
      </w:r>
      <w:r w:rsidR="00550C1C">
        <w:t xml:space="preserve">Neither agree nor disagree, </w:t>
      </w:r>
      <w:r w:rsidR="00AD4755">
        <w:t>Agree, Agree strongly</w:t>
      </w:r>
    </w:p>
    <w:p w:rsidR="001A7A28" w:rsidRPr="001A7A28" w:rsidRDefault="001A7A28" w:rsidP="001A7A28">
      <w:pPr>
        <w:pStyle w:val="ListParagraph"/>
        <w:ind w:left="1440"/>
        <w:rPr>
          <w:i/>
        </w:rPr>
      </w:pPr>
    </w:p>
    <w:p w:rsidR="005F1015" w:rsidRPr="000970F7" w:rsidRDefault="00F17F56">
      <w:pPr>
        <w:rPr>
          <w:b/>
        </w:rPr>
      </w:pPr>
      <w:r w:rsidRPr="00F17F56">
        <w:rPr>
          <w:b/>
        </w:rPr>
        <w:t>UK E</w:t>
      </w:r>
      <w:r w:rsidR="00BE6B8E">
        <w:rPr>
          <w:b/>
        </w:rPr>
        <w:t>urope</w:t>
      </w:r>
      <w:r w:rsidR="000970F7">
        <w:rPr>
          <w:b/>
        </w:rPr>
        <w:t xml:space="preserve"> (4)</w:t>
      </w:r>
    </w:p>
    <w:p w:rsidR="00FF4792" w:rsidRPr="00B408BD" w:rsidRDefault="000970F7" w:rsidP="00F17F56">
      <w:pPr>
        <w:pStyle w:val="ListParagraph"/>
        <w:numPr>
          <w:ilvl w:val="0"/>
          <w:numId w:val="1"/>
        </w:numPr>
        <w:rPr>
          <w:i/>
        </w:rPr>
      </w:pPr>
      <w:r>
        <w:rPr>
          <w:i/>
        </w:rPr>
        <w:t>Further integrating the EU</w:t>
      </w:r>
      <w:r w:rsidR="00A26FAF" w:rsidRPr="000970F7">
        <w:t xml:space="preserve"> </w:t>
      </w:r>
      <w:r w:rsidRPr="000970F7">
        <w:t>[2]</w:t>
      </w:r>
    </w:p>
    <w:p w:rsidR="00B408BD" w:rsidRPr="00A54D37" w:rsidRDefault="00B408BD" w:rsidP="00B408BD">
      <w:pPr>
        <w:pStyle w:val="ListParagraph"/>
        <w:rPr>
          <w:i/>
        </w:rPr>
      </w:pPr>
    </w:p>
    <w:p w:rsidR="00BF4B75" w:rsidRDefault="009F0476" w:rsidP="00B737DF">
      <w:pPr>
        <w:pStyle w:val="ListParagraph"/>
        <w:numPr>
          <w:ilvl w:val="1"/>
          <w:numId w:val="1"/>
        </w:numPr>
      </w:pPr>
      <w:r w:rsidRPr="009F0476">
        <w:t xml:space="preserve">The EU countries should be more than just a trading bloc </w:t>
      </w:r>
      <w:r w:rsidR="00B737DF">
        <w:t>–</w:t>
      </w:r>
      <w:r w:rsidRPr="009F0476">
        <w:t xml:space="preserve"> their governments should make joint decisions on other things too.</w:t>
      </w:r>
      <w:r w:rsidR="0068322F">
        <w:t xml:space="preserve"> </w:t>
      </w:r>
      <w:r w:rsidR="00102946">
        <w:t xml:space="preserve"> </w:t>
      </w:r>
      <w:r w:rsidR="00102946" w:rsidRPr="00102946">
        <w:t>Disagree strongly</w:t>
      </w:r>
      <w:r w:rsidR="00102946">
        <w:t>, Disagree, Neither Agree Not Disagree, Agree, Agree Strongly</w:t>
      </w:r>
    </w:p>
    <w:p w:rsidR="00B408BD" w:rsidRDefault="00B408BD" w:rsidP="00B408BD">
      <w:pPr>
        <w:pStyle w:val="ListParagraph"/>
        <w:ind w:left="1440"/>
      </w:pPr>
    </w:p>
    <w:p w:rsidR="005B3485" w:rsidRDefault="00FF4792" w:rsidP="00B00DC0">
      <w:pPr>
        <w:pStyle w:val="ListParagraph"/>
        <w:numPr>
          <w:ilvl w:val="1"/>
          <w:numId w:val="1"/>
        </w:numPr>
      </w:pPr>
      <w:r>
        <w:t>Passport c</w:t>
      </w:r>
      <w:r w:rsidR="00BF4B75">
        <w:t>ontrols in EU should be removed</w:t>
      </w:r>
      <w:r w:rsidR="00B00DC0">
        <w:t xml:space="preserve">: </w:t>
      </w:r>
      <w:r w:rsidR="00B00DC0" w:rsidRPr="00B00DC0">
        <w:t xml:space="preserve">Passport controls within the </w:t>
      </w:r>
      <w:r w:rsidR="000108A3">
        <w:t xml:space="preserve">EU should be removed altogether. </w:t>
      </w:r>
      <w:r w:rsidR="00A20E8E" w:rsidRPr="00102946">
        <w:t>Disagree strongly</w:t>
      </w:r>
      <w:r w:rsidR="00A20E8E">
        <w:t>, Disagree, Neither Agree Not Disagree, Agree, Agree Strongly</w:t>
      </w:r>
    </w:p>
    <w:p w:rsidR="00497B1E" w:rsidRDefault="00497B1E" w:rsidP="00497B1E">
      <w:pPr>
        <w:pStyle w:val="ListParagraph"/>
        <w:ind w:left="1440"/>
      </w:pPr>
    </w:p>
    <w:p w:rsidR="00D16292" w:rsidRPr="00B408BD" w:rsidRDefault="000970F7" w:rsidP="00FF4792">
      <w:pPr>
        <w:pStyle w:val="ListParagraph"/>
        <w:numPr>
          <w:ilvl w:val="0"/>
          <w:numId w:val="1"/>
        </w:numPr>
        <w:rPr>
          <w:i/>
        </w:rPr>
      </w:pPr>
      <w:r>
        <w:rPr>
          <w:i/>
        </w:rPr>
        <w:t>Tightening/Loosening</w:t>
      </w:r>
      <w:r w:rsidRPr="000970F7">
        <w:rPr>
          <w:i/>
        </w:rPr>
        <w:t xml:space="preserve"> Britain's </w:t>
      </w:r>
      <w:r w:rsidR="00A26FAF" w:rsidRPr="00A54D37">
        <w:rPr>
          <w:i/>
        </w:rPr>
        <w:t>Relations w</w:t>
      </w:r>
      <w:r>
        <w:rPr>
          <w:i/>
        </w:rPr>
        <w:t>i</w:t>
      </w:r>
      <w:r w:rsidR="00A26FAF" w:rsidRPr="00A54D37">
        <w:rPr>
          <w:i/>
        </w:rPr>
        <w:t xml:space="preserve">th </w:t>
      </w:r>
      <w:r>
        <w:rPr>
          <w:i/>
        </w:rPr>
        <w:t xml:space="preserve">the </w:t>
      </w:r>
      <w:r w:rsidR="00A26FAF" w:rsidRPr="00A54D37">
        <w:rPr>
          <w:i/>
        </w:rPr>
        <w:t>EU</w:t>
      </w:r>
      <w:r>
        <w:rPr>
          <w:i/>
        </w:rPr>
        <w:t xml:space="preserve"> </w:t>
      </w:r>
      <w:r w:rsidRPr="000970F7">
        <w:t>[3]</w:t>
      </w:r>
    </w:p>
    <w:p w:rsidR="00B408BD" w:rsidRPr="00A54D37" w:rsidRDefault="00B408BD" w:rsidP="00B408BD">
      <w:pPr>
        <w:pStyle w:val="ListParagraph"/>
        <w:rPr>
          <w:i/>
        </w:rPr>
      </w:pPr>
    </w:p>
    <w:p w:rsidR="00B408BD" w:rsidRDefault="004E2E5B" w:rsidP="00D93908">
      <w:pPr>
        <w:pStyle w:val="ListParagraph"/>
        <w:numPr>
          <w:ilvl w:val="1"/>
          <w:numId w:val="1"/>
        </w:numPr>
      </w:pPr>
      <w:r w:rsidRPr="004E2E5B">
        <w:lastRenderedPageBreak/>
        <w:t>As a member state, would you say that Britain's relationship with the European Union should be . .</w:t>
      </w:r>
      <w:r w:rsidR="00E41438">
        <w:t xml:space="preserve"> </w:t>
      </w:r>
      <w:r w:rsidR="002902B6">
        <w:t>.</w:t>
      </w:r>
      <w:r w:rsidR="00142365">
        <w:t xml:space="preserve"> Much less close, </w:t>
      </w:r>
      <w:r w:rsidR="004E44C3" w:rsidRPr="004E44C3">
        <w:t>A little less close</w:t>
      </w:r>
      <w:r w:rsidR="004E44C3">
        <w:t xml:space="preserve">, </w:t>
      </w:r>
      <w:r w:rsidR="004E44C3" w:rsidRPr="004E44C3">
        <w:t>About right</w:t>
      </w:r>
      <w:r w:rsidR="004E44C3">
        <w:t xml:space="preserve">, </w:t>
      </w:r>
      <w:r w:rsidR="00D93908" w:rsidRPr="00D93908">
        <w:t>A little closer</w:t>
      </w:r>
      <w:r w:rsidR="00D93908">
        <w:t xml:space="preserve">, </w:t>
      </w:r>
      <w:r w:rsidR="00D93908" w:rsidRPr="00D93908">
        <w:t>Much closer</w:t>
      </w:r>
      <w:r w:rsidR="00D93908">
        <w:t>.</w:t>
      </w:r>
    </w:p>
    <w:p w:rsidR="002902B6" w:rsidRDefault="00D93908" w:rsidP="00B408BD">
      <w:pPr>
        <w:pStyle w:val="ListParagraph"/>
        <w:ind w:left="1440"/>
      </w:pPr>
      <w:r>
        <w:t xml:space="preserve"> </w:t>
      </w:r>
    </w:p>
    <w:p w:rsidR="00E41438" w:rsidRDefault="00782C93" w:rsidP="00782C93">
      <w:pPr>
        <w:pStyle w:val="ListParagraph"/>
        <w:numPr>
          <w:ilvl w:val="1"/>
          <w:numId w:val="1"/>
        </w:numPr>
      </w:pPr>
      <w:r w:rsidRPr="00782C93">
        <w:t>Which of the following do you think Britain's long-term policy should be?</w:t>
      </w:r>
      <w:r w:rsidR="00523121">
        <w:t>—</w:t>
      </w:r>
    </w:p>
    <w:p w:rsidR="00C50483" w:rsidRDefault="00C50483" w:rsidP="00D5531C">
      <w:pPr>
        <w:pStyle w:val="ListParagraph"/>
        <w:ind w:left="1440"/>
      </w:pPr>
      <w:r w:rsidRPr="00C50483">
        <w:t>Britain should leave the European Union (EU)</w:t>
      </w:r>
      <w:r w:rsidR="00B408BD">
        <w:t>;</w:t>
      </w:r>
      <w:r w:rsidR="00ED0527">
        <w:t xml:space="preserve"> </w:t>
      </w:r>
      <w:r w:rsidR="00ED0527" w:rsidRPr="00ED0527">
        <w:t>Britain should stay in the EU and try to reduce the EU's powers</w:t>
      </w:r>
      <w:r w:rsidR="00B408BD">
        <w:t>;</w:t>
      </w:r>
      <w:r w:rsidR="00ED0527">
        <w:t xml:space="preserve"> </w:t>
      </w:r>
      <w:r w:rsidR="0035416E" w:rsidRPr="0035416E">
        <w:t>Things should be left as they are</w:t>
      </w:r>
      <w:r w:rsidR="00B408BD">
        <w:t>;</w:t>
      </w:r>
      <w:r w:rsidR="0035416E">
        <w:t xml:space="preserve"> </w:t>
      </w:r>
      <w:r w:rsidR="0035416E" w:rsidRPr="0035416E">
        <w:t>Britain should stay in the EU and try to increase the EU's powers</w:t>
      </w:r>
      <w:r w:rsidR="0035416E">
        <w:t xml:space="preserve">, </w:t>
      </w:r>
      <w:r w:rsidR="00F94CF1">
        <w:t>Britain should stay in the EU and work to</w:t>
      </w:r>
      <w:r w:rsidR="00D5531C">
        <w:t xml:space="preserve">wards the formation of a single </w:t>
      </w:r>
      <w:r w:rsidR="00F94CF1">
        <w:t>European government</w:t>
      </w:r>
    </w:p>
    <w:p w:rsidR="00B408BD" w:rsidRDefault="00B408BD" w:rsidP="00D5531C">
      <w:pPr>
        <w:pStyle w:val="ListParagraph"/>
        <w:ind w:left="1440"/>
      </w:pPr>
    </w:p>
    <w:p w:rsidR="00FB11EE" w:rsidRDefault="0041418A" w:rsidP="00A1759A">
      <w:pPr>
        <w:pStyle w:val="ListParagraph"/>
        <w:numPr>
          <w:ilvl w:val="1"/>
          <w:numId w:val="1"/>
        </w:numPr>
      </w:pPr>
      <w:r w:rsidRPr="0041418A">
        <w:t>Britain should do all it can to unite fully with the European Union.</w:t>
      </w:r>
      <w:r w:rsidR="00B408BD">
        <w:t xml:space="preserve">  </w:t>
      </w:r>
      <w:r w:rsidR="00A171C8" w:rsidRPr="00A171C8">
        <w:t>Definitely not</w:t>
      </w:r>
      <w:r w:rsidR="00A171C8">
        <w:t xml:space="preserve">, </w:t>
      </w:r>
      <w:r w:rsidR="00490B16" w:rsidRPr="00490B16">
        <w:t>Probably not</w:t>
      </w:r>
      <w:r w:rsidR="00C42BD2">
        <w:t xml:space="preserve">, </w:t>
      </w:r>
      <w:r w:rsidR="00C42BD2" w:rsidRPr="00C42BD2">
        <w:t>Not sure</w:t>
      </w:r>
      <w:r w:rsidR="00C42BD2">
        <w:t xml:space="preserve">, </w:t>
      </w:r>
      <w:r w:rsidR="005A5751" w:rsidRPr="005A5751">
        <w:t>Probably</w:t>
      </w:r>
      <w:r w:rsidR="005A5751">
        <w:t xml:space="preserve">, </w:t>
      </w:r>
      <w:r w:rsidR="005A5751" w:rsidRPr="005A5751">
        <w:t>Definitely</w:t>
      </w:r>
      <w:r w:rsidR="00FB11EE">
        <w:t xml:space="preserve"> </w:t>
      </w:r>
    </w:p>
    <w:p w:rsidR="00497B1E" w:rsidRDefault="00497B1E" w:rsidP="00A1759A">
      <w:pPr>
        <w:pStyle w:val="ListParagraph"/>
        <w:ind w:left="1440"/>
      </w:pPr>
    </w:p>
    <w:p w:rsidR="008C5103" w:rsidRDefault="000970F7" w:rsidP="008C5103">
      <w:pPr>
        <w:pStyle w:val="ListParagraph"/>
        <w:numPr>
          <w:ilvl w:val="0"/>
          <w:numId w:val="1"/>
        </w:numPr>
        <w:rPr>
          <w:i/>
        </w:rPr>
      </w:pPr>
      <w:r>
        <w:rPr>
          <w:i/>
        </w:rPr>
        <w:t>Expandi</w:t>
      </w:r>
      <w:r w:rsidR="00972D50">
        <w:rPr>
          <w:i/>
        </w:rPr>
        <w:t>n</w:t>
      </w:r>
      <w:r>
        <w:rPr>
          <w:i/>
        </w:rPr>
        <w:t>g</w:t>
      </w:r>
      <w:r w:rsidR="00EE75C2" w:rsidRPr="000970F7">
        <w:rPr>
          <w:i/>
        </w:rPr>
        <w:t xml:space="preserve"> </w:t>
      </w:r>
      <w:r w:rsidRPr="000970F7">
        <w:rPr>
          <w:i/>
        </w:rPr>
        <w:t xml:space="preserve">into </w:t>
      </w:r>
      <w:r>
        <w:rPr>
          <w:i/>
        </w:rPr>
        <w:t xml:space="preserve">Eastern European </w:t>
      </w:r>
      <w:r w:rsidRPr="000970F7">
        <w:t>[1]</w:t>
      </w:r>
    </w:p>
    <w:p w:rsidR="000970F7" w:rsidRDefault="000970F7" w:rsidP="008C5103">
      <w:pPr>
        <w:pStyle w:val="ListParagraph"/>
      </w:pPr>
    </w:p>
    <w:p w:rsidR="003A30E0" w:rsidRPr="008C5103" w:rsidRDefault="00BE77C2" w:rsidP="00B408BD">
      <w:pPr>
        <w:pStyle w:val="ListParagraph"/>
        <w:numPr>
          <w:ilvl w:val="1"/>
          <w:numId w:val="1"/>
        </w:numPr>
        <w:rPr>
          <w:i/>
        </w:rPr>
      </w:pPr>
      <w:r w:rsidRPr="00F803C3">
        <w:t>The European Union should expand its membership to include some of the ex-Communist countries of Eastern Europe.</w:t>
      </w:r>
      <w:r w:rsidR="00F81D06">
        <w:t xml:space="preserve"> </w:t>
      </w:r>
      <w:r w:rsidR="00EC6676">
        <w:t xml:space="preserve"> </w:t>
      </w:r>
      <w:r w:rsidR="00EC6676" w:rsidRPr="00102946">
        <w:t>Disagree strongly</w:t>
      </w:r>
      <w:r w:rsidR="00EC6676">
        <w:t>, Disagree, Neither Agree Not Disagree, Agree, Agree Strongly</w:t>
      </w:r>
    </w:p>
    <w:p w:rsidR="00497B1E" w:rsidRPr="00F803C3" w:rsidRDefault="00497B1E" w:rsidP="00497B1E">
      <w:pPr>
        <w:pStyle w:val="ListParagraph"/>
        <w:ind w:left="1440"/>
      </w:pPr>
    </w:p>
    <w:p w:rsidR="00A80CE1" w:rsidRDefault="000970F7" w:rsidP="00A80CE1">
      <w:pPr>
        <w:pStyle w:val="ListParagraph"/>
        <w:numPr>
          <w:ilvl w:val="0"/>
          <w:numId w:val="1"/>
        </w:numPr>
        <w:rPr>
          <w:i/>
        </w:rPr>
      </w:pPr>
      <w:r>
        <w:rPr>
          <w:i/>
        </w:rPr>
        <w:t xml:space="preserve">Having </w:t>
      </w:r>
      <w:r w:rsidR="00707B42">
        <w:rPr>
          <w:i/>
        </w:rPr>
        <w:t xml:space="preserve">a </w:t>
      </w:r>
      <w:r w:rsidR="00FB11EE" w:rsidRPr="00A54D37">
        <w:rPr>
          <w:i/>
        </w:rPr>
        <w:t>Referendum</w:t>
      </w:r>
      <w:r w:rsidR="00FB11EE" w:rsidRPr="000970F7">
        <w:rPr>
          <w:i/>
        </w:rPr>
        <w:t xml:space="preserve"> </w:t>
      </w:r>
      <w:r w:rsidRPr="000970F7">
        <w:rPr>
          <w:i/>
        </w:rPr>
        <w:t>on Britain’s links to the EU</w:t>
      </w:r>
      <w:r w:rsidRPr="000970F7">
        <w:t xml:space="preserve"> [1]</w:t>
      </w:r>
    </w:p>
    <w:p w:rsidR="000970F7" w:rsidRDefault="000970F7" w:rsidP="00A80CE1">
      <w:pPr>
        <w:pStyle w:val="ListParagraph"/>
      </w:pPr>
    </w:p>
    <w:p w:rsidR="004352ED" w:rsidRDefault="00B408BD" w:rsidP="00B408BD">
      <w:pPr>
        <w:pStyle w:val="ListParagraph"/>
        <w:numPr>
          <w:ilvl w:val="0"/>
          <w:numId w:val="13"/>
        </w:numPr>
      </w:pPr>
      <w:r>
        <w:t>H</w:t>
      </w:r>
      <w:r w:rsidR="004352ED" w:rsidRPr="00875FFE">
        <w:t>aving a referendum where the British public would vote on whether or not Britain should strengthen its links with the European Union?</w:t>
      </w:r>
      <w:r w:rsidR="00523121">
        <w:t>—</w:t>
      </w:r>
      <w:r w:rsidR="002975EA">
        <w:t xml:space="preserve"> </w:t>
      </w:r>
      <w:r w:rsidR="002975EA" w:rsidRPr="002975EA">
        <w:t>Strongly against</w:t>
      </w:r>
      <w:r w:rsidR="002975EA">
        <w:t xml:space="preserve">, Against, </w:t>
      </w:r>
      <w:r w:rsidR="00E96630" w:rsidRPr="00E96630">
        <w:t xml:space="preserve">CC/Neither in </w:t>
      </w:r>
      <w:proofErr w:type="spellStart"/>
      <w:r w:rsidR="00E96630" w:rsidRPr="00E96630">
        <w:t>favour</w:t>
      </w:r>
      <w:proofErr w:type="spellEnd"/>
      <w:r w:rsidR="00E96630">
        <w:t xml:space="preserve">, </w:t>
      </w:r>
      <w:r w:rsidR="00E96630" w:rsidRPr="00E96630">
        <w:t xml:space="preserve">In </w:t>
      </w:r>
      <w:proofErr w:type="spellStart"/>
      <w:r w:rsidR="00E96630" w:rsidRPr="00E96630">
        <w:t>favour</w:t>
      </w:r>
      <w:proofErr w:type="spellEnd"/>
      <w:r w:rsidR="00E96630">
        <w:t xml:space="preserve">, </w:t>
      </w:r>
      <w:r w:rsidR="00F12C12" w:rsidRPr="00F12C12">
        <w:t xml:space="preserve">Strongly in </w:t>
      </w:r>
      <w:proofErr w:type="spellStart"/>
      <w:r w:rsidR="00F12C12" w:rsidRPr="00F12C12">
        <w:t>favour</w:t>
      </w:r>
      <w:proofErr w:type="spellEnd"/>
    </w:p>
    <w:p w:rsidR="000970F7" w:rsidRPr="00A80CE1" w:rsidRDefault="000970F7" w:rsidP="00A80CE1">
      <w:pPr>
        <w:pStyle w:val="ListParagraph"/>
        <w:rPr>
          <w:i/>
        </w:rPr>
      </w:pPr>
    </w:p>
    <w:p w:rsidR="00195D6B" w:rsidRPr="000970F7" w:rsidRDefault="00195D6B" w:rsidP="00195D6B">
      <w:pPr>
        <w:rPr>
          <w:b/>
        </w:rPr>
      </w:pPr>
      <w:r>
        <w:rPr>
          <w:b/>
        </w:rPr>
        <w:t>UK</w:t>
      </w:r>
      <w:r w:rsidRPr="00226275">
        <w:rPr>
          <w:rFonts w:hint="eastAsia"/>
          <w:b/>
        </w:rPr>
        <w:t xml:space="preserve"> Crime</w:t>
      </w:r>
      <w:r w:rsidR="000970F7">
        <w:rPr>
          <w:b/>
        </w:rPr>
        <w:t xml:space="preserve"> (5) </w:t>
      </w:r>
    </w:p>
    <w:p w:rsidR="00195D6B" w:rsidRPr="009B1806" w:rsidRDefault="00195D6B" w:rsidP="00195D6B">
      <w:pPr>
        <w:pStyle w:val="ListParagraph"/>
        <w:numPr>
          <w:ilvl w:val="0"/>
          <w:numId w:val="1"/>
        </w:numPr>
        <w:rPr>
          <w:rFonts w:cs="Times New Roman"/>
          <w:i/>
          <w:szCs w:val="24"/>
          <w:highlight w:val="yellow"/>
        </w:rPr>
      </w:pPr>
      <w:r w:rsidRPr="009B1806">
        <w:rPr>
          <w:rFonts w:cs="Times New Roman"/>
          <w:i/>
          <w:iCs/>
          <w:szCs w:val="24"/>
          <w:highlight w:val="yellow"/>
        </w:rPr>
        <w:t>Punishment</w:t>
      </w:r>
      <w:r w:rsidR="000970F7" w:rsidRPr="009B1806">
        <w:rPr>
          <w:rFonts w:cs="Times New Roman"/>
          <w:szCs w:val="24"/>
          <w:highlight w:val="yellow"/>
        </w:rPr>
        <w:t xml:space="preserve"> [15] </w:t>
      </w:r>
      <w:r w:rsidR="00F11347" w:rsidRPr="009B1806">
        <w:rPr>
          <w:rFonts w:cs="Times New Roman"/>
          <w:b/>
          <w:szCs w:val="24"/>
          <w:highlight w:val="yellow"/>
        </w:rPr>
        <w:t>[A</w:t>
      </w:r>
      <w:r w:rsidR="000970F7" w:rsidRPr="009B1806">
        <w:rPr>
          <w:rFonts w:cs="Times New Roman"/>
          <w:b/>
          <w:szCs w:val="24"/>
          <w:highlight w:val="yellow"/>
        </w:rPr>
        <w:t>re these all really in the same index?]</w:t>
      </w:r>
    </w:p>
    <w:p w:rsidR="001A7A28" w:rsidRPr="001869D1" w:rsidRDefault="001A7A28" w:rsidP="001A7A28">
      <w:pPr>
        <w:pStyle w:val="ListParagraph"/>
        <w:rPr>
          <w:rFonts w:cs="Times New Roman"/>
          <w:i/>
          <w:szCs w:val="24"/>
        </w:rPr>
      </w:pPr>
    </w:p>
    <w:p w:rsidR="00195D6B" w:rsidRDefault="00195D6B" w:rsidP="00195D6B">
      <w:pPr>
        <w:pStyle w:val="ListParagraph"/>
        <w:numPr>
          <w:ilvl w:val="1"/>
          <w:numId w:val="1"/>
        </w:numPr>
        <w:autoSpaceDE w:val="0"/>
        <w:autoSpaceDN w:val="0"/>
        <w:adjustRightInd w:val="0"/>
        <w:spacing w:after="0" w:line="240" w:lineRule="auto"/>
        <w:rPr>
          <w:rFonts w:cs="Times New Roman"/>
          <w:szCs w:val="24"/>
        </w:rPr>
      </w:pPr>
      <w:r w:rsidRPr="00EC0A74">
        <w:rPr>
          <w:rFonts w:cs="Times New Roman"/>
          <w:szCs w:val="24"/>
        </w:rPr>
        <w:t>If the government had to choose between reforming criminals and punishing them, should it definitely reform, probably reform, definitely punish, probably punish, or does it not matter either way?</w:t>
      </w:r>
    </w:p>
    <w:p w:rsidR="001A7A28" w:rsidRPr="00EC0A74" w:rsidRDefault="001A7A28" w:rsidP="001A7A28">
      <w:pPr>
        <w:pStyle w:val="ListParagraph"/>
        <w:autoSpaceDE w:val="0"/>
        <w:autoSpaceDN w:val="0"/>
        <w:adjustRightInd w:val="0"/>
        <w:spacing w:after="0" w:line="240" w:lineRule="auto"/>
        <w:ind w:left="1440"/>
        <w:rPr>
          <w:rFonts w:cs="Times New Roman"/>
          <w:szCs w:val="24"/>
        </w:rPr>
      </w:pPr>
    </w:p>
    <w:p w:rsidR="00195D6B" w:rsidRPr="001A7A28" w:rsidRDefault="00195D6B" w:rsidP="00195D6B">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rPr>
        <w:t>Prisons should try harder to reform prisoners, rather than just punishing them</w:t>
      </w:r>
      <w:r w:rsidR="00523121">
        <w:rPr>
          <w:rFonts w:cs="Times New Roman"/>
          <w:szCs w:val="24"/>
        </w:rPr>
        <w:t>—</w:t>
      </w:r>
      <w:r w:rsidRPr="00EC0A74">
        <w:rPr>
          <w:rFonts w:cs="Times New Roman"/>
          <w:szCs w:val="24"/>
        </w:rPr>
        <w:t xml:space="preserve"> Strongly disagree, Disagree, Neutral, Agree, Strongly Agree</w:t>
      </w:r>
    </w:p>
    <w:p w:rsidR="001A7A28" w:rsidRPr="00EC0A74" w:rsidRDefault="001A7A28" w:rsidP="001A7A28">
      <w:pPr>
        <w:pStyle w:val="ListParagraph"/>
        <w:autoSpaceDE w:val="0"/>
        <w:autoSpaceDN w:val="0"/>
        <w:adjustRightInd w:val="0"/>
        <w:spacing w:after="0" w:line="240" w:lineRule="auto"/>
        <w:ind w:left="1440"/>
        <w:rPr>
          <w:rFonts w:cs="Times New Roman"/>
          <w:szCs w:val="24"/>
          <w:u w:val="single"/>
        </w:rPr>
      </w:pPr>
    </w:p>
    <w:p w:rsidR="00525F97" w:rsidRPr="001A7A28" w:rsidRDefault="00525F97" w:rsidP="0002082A">
      <w:pPr>
        <w:pStyle w:val="ListParagraph"/>
        <w:numPr>
          <w:ilvl w:val="1"/>
          <w:numId w:val="1"/>
        </w:numPr>
        <w:autoSpaceDE w:val="0"/>
        <w:autoSpaceDN w:val="0"/>
        <w:adjustRightInd w:val="0"/>
        <w:spacing w:after="0" w:line="240" w:lineRule="auto"/>
        <w:rPr>
          <w:rFonts w:cs="Times New Roman"/>
          <w:szCs w:val="24"/>
          <w:u w:val="single"/>
        </w:rPr>
      </w:pPr>
      <w:r w:rsidRPr="00EC0A74">
        <w:rPr>
          <w:rFonts w:cs="Times New Roman"/>
          <w:szCs w:val="24"/>
        </w:rPr>
        <w:t>Courts should give tougher sentences to criminals</w:t>
      </w:r>
      <w:r w:rsidR="00523121">
        <w:rPr>
          <w:rFonts w:cs="Times New Roman"/>
          <w:szCs w:val="24"/>
        </w:rPr>
        <w:t>—</w:t>
      </w:r>
      <w:r w:rsidR="0002082A" w:rsidRPr="00EC0A74">
        <w:rPr>
          <w:rFonts w:cs="Times New Roman"/>
          <w:szCs w:val="24"/>
        </w:rPr>
        <w:t xml:space="preserve"> Strongly disagree, Disagree, Neutral, Agree, Strongly Agree</w:t>
      </w:r>
    </w:p>
    <w:p w:rsidR="001A7A28" w:rsidRPr="00EC0A74" w:rsidRDefault="001A7A28" w:rsidP="001A7A28">
      <w:pPr>
        <w:pStyle w:val="ListParagraph"/>
        <w:autoSpaceDE w:val="0"/>
        <w:autoSpaceDN w:val="0"/>
        <w:adjustRightInd w:val="0"/>
        <w:spacing w:after="0" w:line="240" w:lineRule="auto"/>
        <w:ind w:left="1440"/>
        <w:rPr>
          <w:rFonts w:cs="Times New Roman"/>
          <w:szCs w:val="24"/>
          <w:u w:val="single"/>
        </w:rPr>
      </w:pPr>
    </w:p>
    <w:p w:rsidR="00E1579C" w:rsidRPr="003C5EE1" w:rsidRDefault="00E820DB" w:rsidP="003C5EE1">
      <w:pPr>
        <w:pStyle w:val="ListParagraph"/>
        <w:numPr>
          <w:ilvl w:val="1"/>
          <w:numId w:val="1"/>
        </w:numPr>
        <w:rPr>
          <w:rFonts w:cs="Times New Roman"/>
          <w:szCs w:val="24"/>
        </w:rPr>
      </w:pPr>
      <w:r>
        <w:rPr>
          <w:rFonts w:cs="Times New Roman"/>
          <w:szCs w:val="24"/>
        </w:rPr>
        <w:t>S</w:t>
      </w:r>
      <w:r w:rsidR="00E1579C" w:rsidRPr="003C5EE1">
        <w:rPr>
          <w:rFonts w:cs="Times New Roman"/>
          <w:szCs w:val="24"/>
        </w:rPr>
        <w:t>tiffer sentences and more prisons</w:t>
      </w:r>
      <w:r>
        <w:rPr>
          <w:rFonts w:cs="Times New Roman"/>
          <w:szCs w:val="24"/>
        </w:rPr>
        <w:t xml:space="preserve">. Most </w:t>
      </w:r>
      <w:r w:rsidRPr="00EC0A74">
        <w:rPr>
          <w:rFonts w:cs="Times New Roman"/>
          <w:szCs w:val="24"/>
        </w:rPr>
        <w:t>effective</w:t>
      </w:r>
      <w:r>
        <w:rPr>
          <w:rFonts w:cs="Times New Roman"/>
          <w:szCs w:val="24"/>
        </w:rPr>
        <w:t xml:space="preserve">, second most </w:t>
      </w:r>
      <w:r w:rsidRPr="00EC0A74">
        <w:rPr>
          <w:rFonts w:cs="Times New Roman"/>
          <w:szCs w:val="24"/>
        </w:rPr>
        <w:t>effective</w:t>
      </w:r>
      <w:r>
        <w:rPr>
          <w:rFonts w:cs="Times New Roman"/>
          <w:szCs w:val="24"/>
        </w:rPr>
        <w:t xml:space="preserve">, or third most </w:t>
      </w:r>
      <w:r w:rsidRPr="00EC0A74">
        <w:rPr>
          <w:rFonts w:cs="Times New Roman"/>
          <w:szCs w:val="24"/>
        </w:rPr>
        <w:t xml:space="preserve">effective </w:t>
      </w:r>
      <w:r>
        <w:rPr>
          <w:rFonts w:cs="Times New Roman"/>
          <w:szCs w:val="24"/>
        </w:rPr>
        <w:t xml:space="preserve">way of reducing crime. </w:t>
      </w:r>
      <w:r w:rsidRPr="00EC0A74">
        <w:rPr>
          <w:rFonts w:cs="Times New Roman"/>
          <w:szCs w:val="24"/>
        </w:rPr>
        <w:t xml:space="preserve">. </w:t>
      </w:r>
      <w:r>
        <w:rPr>
          <w:rFonts w:cs="Times New Roman"/>
          <w:szCs w:val="24"/>
        </w:rPr>
        <w:t xml:space="preserve"> </w:t>
      </w:r>
      <w:r w:rsidR="00E1579C" w:rsidRPr="003C5EE1">
        <w:rPr>
          <w:rFonts w:cs="Times New Roman"/>
          <w:szCs w:val="24"/>
        </w:rPr>
        <w:t xml:space="preserve"> </w:t>
      </w:r>
    </w:p>
    <w:p w:rsidR="001A7A28" w:rsidRPr="003C5EE1" w:rsidRDefault="001A7A28" w:rsidP="003C5EE1">
      <w:pPr>
        <w:pStyle w:val="ListParagraph"/>
        <w:ind w:left="1440"/>
        <w:rPr>
          <w:rFonts w:cs="Times New Roman"/>
          <w:szCs w:val="24"/>
        </w:rPr>
      </w:pPr>
    </w:p>
    <w:p w:rsidR="00195D6B" w:rsidRPr="00EC0A74" w:rsidRDefault="00E820DB" w:rsidP="001A0347">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S</w:t>
      </w:r>
      <w:r w:rsidRPr="00E820DB">
        <w:rPr>
          <w:rFonts w:cs="Times New Roman"/>
          <w:szCs w:val="24"/>
        </w:rPr>
        <w:t>ending m</w:t>
      </w:r>
      <w:r>
        <w:rPr>
          <w:rFonts w:cs="Times New Roman"/>
          <w:szCs w:val="24"/>
        </w:rPr>
        <w:t>o</w:t>
      </w:r>
      <w:r w:rsidR="00195D6B" w:rsidRPr="00E820DB">
        <w:rPr>
          <w:rFonts w:cs="Times New Roman"/>
          <w:szCs w:val="24"/>
        </w:rPr>
        <w:t xml:space="preserve">re offenders to prison: </w:t>
      </w:r>
      <w:r>
        <w:rPr>
          <w:rFonts w:cs="Times New Roman"/>
          <w:szCs w:val="24"/>
        </w:rPr>
        <w:t xml:space="preserve">Most </w:t>
      </w:r>
      <w:r w:rsidRPr="00EC0A74">
        <w:rPr>
          <w:rFonts w:cs="Times New Roman"/>
          <w:szCs w:val="24"/>
        </w:rPr>
        <w:t>effective</w:t>
      </w:r>
      <w:r>
        <w:rPr>
          <w:rFonts w:cs="Times New Roman"/>
          <w:szCs w:val="24"/>
        </w:rPr>
        <w:t xml:space="preserve">, second most </w:t>
      </w:r>
      <w:r w:rsidRPr="00EC0A74">
        <w:rPr>
          <w:rFonts w:cs="Times New Roman"/>
          <w:szCs w:val="24"/>
        </w:rPr>
        <w:t>effective</w:t>
      </w:r>
      <w:r>
        <w:rPr>
          <w:rFonts w:cs="Times New Roman"/>
          <w:szCs w:val="24"/>
        </w:rPr>
        <w:t xml:space="preserve">, or third most </w:t>
      </w:r>
      <w:r w:rsidRPr="00EC0A74">
        <w:rPr>
          <w:rFonts w:cs="Times New Roman"/>
          <w:szCs w:val="24"/>
        </w:rPr>
        <w:t xml:space="preserve">effective </w:t>
      </w:r>
      <w:r>
        <w:rPr>
          <w:rFonts w:cs="Times New Roman"/>
          <w:szCs w:val="24"/>
        </w:rPr>
        <w:t>way of cutting crime</w:t>
      </w:r>
    </w:p>
    <w:p w:rsidR="00E820DB" w:rsidRDefault="00E820DB" w:rsidP="00E820DB">
      <w:pPr>
        <w:pStyle w:val="ListParagraph"/>
        <w:autoSpaceDE w:val="0"/>
        <w:autoSpaceDN w:val="0"/>
        <w:adjustRightInd w:val="0"/>
        <w:spacing w:after="0" w:line="240" w:lineRule="auto"/>
        <w:ind w:left="1440"/>
        <w:rPr>
          <w:rFonts w:cs="Times New Roman"/>
          <w:szCs w:val="24"/>
          <w:u w:val="single"/>
        </w:rPr>
      </w:pPr>
    </w:p>
    <w:p w:rsidR="006E0F46" w:rsidRPr="00E820DB" w:rsidRDefault="00E820DB" w:rsidP="001E3FC5">
      <w:pPr>
        <w:pStyle w:val="ListParagraph"/>
        <w:numPr>
          <w:ilvl w:val="1"/>
          <w:numId w:val="1"/>
        </w:numPr>
        <w:autoSpaceDE w:val="0"/>
        <w:autoSpaceDN w:val="0"/>
        <w:adjustRightInd w:val="0"/>
        <w:spacing w:after="0" w:line="240" w:lineRule="auto"/>
        <w:rPr>
          <w:rFonts w:cs="Times New Roman"/>
          <w:szCs w:val="24"/>
          <w:u w:val="single"/>
        </w:rPr>
      </w:pPr>
      <w:r>
        <w:rPr>
          <w:rFonts w:cs="Times New Roman"/>
          <w:szCs w:val="24"/>
        </w:rPr>
        <w:t>S</w:t>
      </w:r>
      <w:r w:rsidR="004A3381" w:rsidRPr="00EC0A74">
        <w:rPr>
          <w:rFonts w:cs="Times New Roman"/>
          <w:szCs w:val="24"/>
        </w:rPr>
        <w:t>end</w:t>
      </w:r>
      <w:r>
        <w:rPr>
          <w:rFonts w:cs="Times New Roman"/>
          <w:szCs w:val="24"/>
        </w:rPr>
        <w:t>ing</w:t>
      </w:r>
      <w:r w:rsidR="004A3381" w:rsidRPr="00EC0A74">
        <w:rPr>
          <w:rFonts w:cs="Times New Roman"/>
          <w:szCs w:val="24"/>
        </w:rPr>
        <w:t xml:space="preserve"> fewer people to prison</w:t>
      </w:r>
      <w:r>
        <w:rPr>
          <w:rFonts w:cs="Times New Roman"/>
          <w:szCs w:val="24"/>
        </w:rPr>
        <w:t xml:space="preserve">.  </w:t>
      </w:r>
      <w:r w:rsidR="001E3FC5" w:rsidRPr="00EC0A74">
        <w:rPr>
          <w:rFonts w:cs="Times New Roman"/>
          <w:szCs w:val="24"/>
        </w:rPr>
        <w:t>Strongly disagree, Disagree, Neutral, Agree, Strongly Agree</w:t>
      </w:r>
    </w:p>
    <w:p w:rsidR="00E820DB" w:rsidRPr="00EC0A74" w:rsidRDefault="00E820DB" w:rsidP="00E820DB">
      <w:pPr>
        <w:pStyle w:val="ListParagraph"/>
        <w:autoSpaceDE w:val="0"/>
        <w:autoSpaceDN w:val="0"/>
        <w:adjustRightInd w:val="0"/>
        <w:spacing w:after="0" w:line="240" w:lineRule="auto"/>
        <w:ind w:left="1440"/>
        <w:rPr>
          <w:rFonts w:cs="Times New Roman"/>
          <w:szCs w:val="24"/>
          <w:u w:val="single"/>
        </w:rPr>
      </w:pPr>
    </w:p>
    <w:p w:rsidR="006E0F46" w:rsidRPr="00E820DB" w:rsidRDefault="00E820DB" w:rsidP="001E3FC5">
      <w:pPr>
        <w:pStyle w:val="ListParagraph"/>
        <w:numPr>
          <w:ilvl w:val="1"/>
          <w:numId w:val="1"/>
        </w:numPr>
        <w:autoSpaceDE w:val="0"/>
        <w:autoSpaceDN w:val="0"/>
        <w:adjustRightInd w:val="0"/>
        <w:spacing w:after="0" w:line="240" w:lineRule="auto"/>
        <w:rPr>
          <w:rFonts w:cs="Times New Roman"/>
          <w:szCs w:val="24"/>
          <w:u w:val="single"/>
        </w:rPr>
      </w:pPr>
      <w:r w:rsidRPr="00E820DB">
        <w:rPr>
          <w:rFonts w:cs="Times New Roman"/>
          <w:szCs w:val="24"/>
        </w:rPr>
        <w:t>Sending o</w:t>
      </w:r>
      <w:r w:rsidR="00195D6B" w:rsidRPr="00E820DB">
        <w:rPr>
          <w:rFonts w:cs="Times New Roman"/>
          <w:szCs w:val="24"/>
        </w:rPr>
        <w:t>n</w:t>
      </w:r>
      <w:r>
        <w:rPr>
          <w:rFonts w:cs="Times New Roman"/>
          <w:szCs w:val="24"/>
        </w:rPr>
        <w:t xml:space="preserve">ly </w:t>
      </w:r>
      <w:r w:rsidR="00D217F1" w:rsidRPr="00EC0A74">
        <w:rPr>
          <w:rFonts w:cs="Times New Roman"/>
          <w:szCs w:val="24"/>
        </w:rPr>
        <w:t>hardened criminals, or those who are a da</w:t>
      </w:r>
      <w:r>
        <w:rPr>
          <w:rFonts w:cs="Times New Roman"/>
          <w:szCs w:val="24"/>
        </w:rPr>
        <w:t xml:space="preserve">nger to society, </w:t>
      </w:r>
      <w:r w:rsidR="00D217F1" w:rsidRPr="00EC0A74">
        <w:rPr>
          <w:rFonts w:cs="Times New Roman"/>
          <w:szCs w:val="24"/>
        </w:rPr>
        <w:t>to prison</w:t>
      </w:r>
      <w:r>
        <w:rPr>
          <w:rFonts w:cs="Times New Roman"/>
          <w:szCs w:val="24"/>
        </w:rPr>
        <w:t xml:space="preserve">. </w:t>
      </w:r>
      <w:r w:rsidR="001E3FC5" w:rsidRPr="00EC0A74">
        <w:rPr>
          <w:rFonts w:cs="Times New Roman"/>
          <w:szCs w:val="24"/>
        </w:rPr>
        <w:t xml:space="preserve"> Strongly disagree, Disagree, Neutral, Agree, Strongly Agree</w:t>
      </w:r>
    </w:p>
    <w:p w:rsidR="00E820DB" w:rsidRPr="00EC0A74" w:rsidRDefault="00E820DB" w:rsidP="00E820DB">
      <w:pPr>
        <w:pStyle w:val="ListParagraph"/>
        <w:autoSpaceDE w:val="0"/>
        <w:autoSpaceDN w:val="0"/>
        <w:adjustRightInd w:val="0"/>
        <w:spacing w:after="0" w:line="240" w:lineRule="auto"/>
        <w:ind w:left="1440"/>
        <w:rPr>
          <w:rFonts w:cs="Times New Roman"/>
          <w:szCs w:val="24"/>
          <w:u w:val="single"/>
        </w:rPr>
      </w:pPr>
    </w:p>
    <w:p w:rsidR="002D6EA4" w:rsidRPr="00EC0A74" w:rsidRDefault="00E820DB" w:rsidP="00E820DB">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 xml:space="preserve">Keeping more offenders </w:t>
      </w:r>
      <w:r w:rsidRPr="00EC0A74">
        <w:rPr>
          <w:rFonts w:cs="Times New Roman"/>
          <w:szCs w:val="24"/>
        </w:rPr>
        <w:t>who are not a big threat to society</w:t>
      </w:r>
      <w:r w:rsidR="00D52A02">
        <w:rPr>
          <w:rFonts w:cs="Times New Roman"/>
          <w:szCs w:val="24"/>
        </w:rPr>
        <w:t xml:space="preserve"> out of prison but mak</w:t>
      </w:r>
      <w:r>
        <w:rPr>
          <w:rFonts w:cs="Times New Roman"/>
          <w:szCs w:val="24"/>
        </w:rPr>
        <w:t>ing them</w:t>
      </w:r>
      <w:r w:rsidR="001A0347" w:rsidRPr="00EC0A74">
        <w:rPr>
          <w:rFonts w:cs="Times New Roman"/>
          <w:szCs w:val="24"/>
        </w:rPr>
        <w:t xml:space="preserve"> report regularly to probation officers</w:t>
      </w:r>
      <w:r>
        <w:rPr>
          <w:rFonts w:cs="Times New Roman"/>
          <w:szCs w:val="24"/>
        </w:rPr>
        <w:t xml:space="preserve">.  </w:t>
      </w:r>
      <w:r w:rsidR="001A0347" w:rsidRPr="00EC0A74">
        <w:rPr>
          <w:rFonts w:cs="Times New Roman"/>
          <w:szCs w:val="24"/>
        </w:rPr>
        <w:t>Strongly disagree, Disagree, Neutral, Agree, Strongly Agree</w:t>
      </w:r>
    </w:p>
    <w:p w:rsidR="00E820DB" w:rsidRDefault="00E820DB" w:rsidP="00E820DB">
      <w:pPr>
        <w:pStyle w:val="ListParagraph"/>
        <w:autoSpaceDE w:val="0"/>
        <w:autoSpaceDN w:val="0"/>
        <w:adjustRightInd w:val="0"/>
        <w:spacing w:after="0" w:line="240" w:lineRule="auto"/>
        <w:ind w:left="1440"/>
        <w:rPr>
          <w:rFonts w:cs="Times New Roman"/>
          <w:szCs w:val="24"/>
          <w:u w:val="single"/>
        </w:rPr>
      </w:pPr>
    </w:p>
    <w:p w:rsidR="00195D6B" w:rsidRPr="00E820DB" w:rsidRDefault="00E820DB" w:rsidP="00827D7F">
      <w:pPr>
        <w:pStyle w:val="ListParagraph"/>
        <w:numPr>
          <w:ilvl w:val="1"/>
          <w:numId w:val="1"/>
        </w:numPr>
        <w:autoSpaceDE w:val="0"/>
        <w:autoSpaceDN w:val="0"/>
        <w:adjustRightInd w:val="0"/>
        <w:spacing w:after="0" w:line="240" w:lineRule="auto"/>
        <w:rPr>
          <w:rFonts w:cs="Times New Roman"/>
          <w:szCs w:val="24"/>
          <w:u w:val="single"/>
        </w:rPr>
      </w:pPr>
      <w:r>
        <w:rPr>
          <w:rFonts w:cs="Times New Roman"/>
          <w:szCs w:val="24"/>
        </w:rPr>
        <w:t xml:space="preserve">Keeping more offenders </w:t>
      </w:r>
      <w:r w:rsidRPr="00EC0A74">
        <w:rPr>
          <w:rFonts w:cs="Times New Roman"/>
          <w:szCs w:val="24"/>
        </w:rPr>
        <w:t>who are not a big threat to society</w:t>
      </w:r>
      <w:r>
        <w:rPr>
          <w:rFonts w:cs="Times New Roman"/>
          <w:szCs w:val="24"/>
        </w:rPr>
        <w:t xml:space="preserve"> out of prison but making them </w:t>
      </w:r>
      <w:proofErr w:type="gramStart"/>
      <w:r w:rsidR="00F94EC3" w:rsidRPr="00EC0A74">
        <w:rPr>
          <w:rFonts w:cs="Times New Roman"/>
          <w:szCs w:val="24"/>
        </w:rPr>
        <w:t>spend</w:t>
      </w:r>
      <w:proofErr w:type="gramEnd"/>
      <w:r w:rsidR="00F94EC3" w:rsidRPr="00EC0A74">
        <w:rPr>
          <w:rFonts w:cs="Times New Roman"/>
          <w:szCs w:val="24"/>
        </w:rPr>
        <w:t xml:space="preserve"> a certain number of days helping people in the community</w:t>
      </w:r>
      <w:r>
        <w:rPr>
          <w:rFonts w:cs="Times New Roman"/>
          <w:szCs w:val="24"/>
        </w:rPr>
        <w:t>.</w:t>
      </w:r>
      <w:r w:rsidR="00F94EC3" w:rsidRPr="00EC0A74">
        <w:rPr>
          <w:rFonts w:cs="Times New Roman"/>
          <w:szCs w:val="24"/>
        </w:rPr>
        <w:t xml:space="preserve"> Strongly disagree, Disagree, Neutral, Agree, Strongly Agree</w:t>
      </w:r>
    </w:p>
    <w:p w:rsidR="00E820DB" w:rsidRPr="00EC0A74" w:rsidRDefault="00E820DB" w:rsidP="00E820DB">
      <w:pPr>
        <w:pStyle w:val="ListParagraph"/>
        <w:autoSpaceDE w:val="0"/>
        <w:autoSpaceDN w:val="0"/>
        <w:adjustRightInd w:val="0"/>
        <w:spacing w:after="0" w:line="240" w:lineRule="auto"/>
        <w:ind w:left="1440"/>
        <w:rPr>
          <w:rFonts w:cs="Times New Roman"/>
          <w:szCs w:val="24"/>
          <w:u w:val="single"/>
        </w:rPr>
      </w:pPr>
    </w:p>
    <w:p w:rsidR="00195D6B" w:rsidRDefault="00E820DB" w:rsidP="00E820DB">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 xml:space="preserve">Keeping more offenders </w:t>
      </w:r>
      <w:r w:rsidRPr="00EC0A74">
        <w:rPr>
          <w:rFonts w:cs="Times New Roman"/>
          <w:szCs w:val="24"/>
        </w:rPr>
        <w:t>who are not a big threat to society</w:t>
      </w:r>
      <w:r>
        <w:rPr>
          <w:rFonts w:cs="Times New Roman"/>
          <w:szCs w:val="24"/>
        </w:rPr>
        <w:t xml:space="preserve"> out of prison but</w:t>
      </w:r>
      <w:r w:rsidRPr="00EC0A74">
        <w:rPr>
          <w:rFonts w:cs="Times New Roman"/>
          <w:szCs w:val="24"/>
        </w:rPr>
        <w:t xml:space="preserve"> </w:t>
      </w:r>
      <w:r>
        <w:rPr>
          <w:rFonts w:cs="Times New Roman"/>
          <w:szCs w:val="24"/>
        </w:rPr>
        <w:t xml:space="preserve">making them </w:t>
      </w:r>
      <w:proofErr w:type="gramStart"/>
      <w:r w:rsidR="00BD536A" w:rsidRPr="00EC0A74">
        <w:rPr>
          <w:rFonts w:cs="Times New Roman"/>
          <w:szCs w:val="24"/>
        </w:rPr>
        <w:t>do</w:t>
      </w:r>
      <w:proofErr w:type="gramEnd"/>
      <w:r w:rsidR="00BD536A" w:rsidRPr="00EC0A74">
        <w:rPr>
          <w:rFonts w:cs="Times New Roman"/>
          <w:szCs w:val="24"/>
        </w:rPr>
        <w:t xml:space="preserve"> military service for a period of time</w:t>
      </w:r>
      <w:r>
        <w:rPr>
          <w:rFonts w:cs="Times New Roman"/>
          <w:szCs w:val="24"/>
        </w:rPr>
        <w:t>.</w:t>
      </w:r>
      <w:r w:rsidR="00BD536A" w:rsidRPr="00EC0A74">
        <w:rPr>
          <w:rFonts w:cs="Times New Roman"/>
          <w:szCs w:val="24"/>
        </w:rPr>
        <w:t xml:space="preserve"> Strongly disagree, Disagree, Neutral, Agree, Strongly Agree</w:t>
      </w:r>
    </w:p>
    <w:p w:rsidR="00E820DB" w:rsidRPr="00EC0A74" w:rsidRDefault="00E820DB" w:rsidP="00BD536A">
      <w:pPr>
        <w:pStyle w:val="ListParagraph"/>
        <w:autoSpaceDE w:val="0"/>
        <w:autoSpaceDN w:val="0"/>
        <w:adjustRightInd w:val="0"/>
        <w:spacing w:after="0" w:line="240" w:lineRule="auto"/>
        <w:ind w:left="1440"/>
        <w:rPr>
          <w:rFonts w:cs="Times New Roman"/>
          <w:szCs w:val="24"/>
          <w:u w:val="single"/>
        </w:rPr>
      </w:pPr>
    </w:p>
    <w:p w:rsidR="00195D6B" w:rsidRDefault="00E820DB" w:rsidP="00E820DB">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 xml:space="preserve">Keeping more offenders </w:t>
      </w:r>
      <w:r w:rsidRPr="00EC0A74">
        <w:rPr>
          <w:rFonts w:cs="Times New Roman"/>
          <w:szCs w:val="24"/>
        </w:rPr>
        <w:t>who are not a big threat to society</w:t>
      </w:r>
      <w:r>
        <w:rPr>
          <w:rFonts w:cs="Times New Roman"/>
          <w:szCs w:val="24"/>
        </w:rPr>
        <w:t xml:space="preserve"> out of prison but</w:t>
      </w:r>
      <w:r w:rsidRPr="00EC0A74">
        <w:rPr>
          <w:rFonts w:cs="Times New Roman"/>
          <w:szCs w:val="24"/>
        </w:rPr>
        <w:t xml:space="preserve"> </w:t>
      </w:r>
      <w:r>
        <w:rPr>
          <w:rFonts w:cs="Times New Roman"/>
          <w:szCs w:val="24"/>
        </w:rPr>
        <w:t xml:space="preserve">making them </w:t>
      </w:r>
      <w:proofErr w:type="gramStart"/>
      <w:r w:rsidR="00B40734" w:rsidRPr="00EC0A74">
        <w:rPr>
          <w:rFonts w:cs="Times New Roman"/>
          <w:szCs w:val="24"/>
        </w:rPr>
        <w:t>get</w:t>
      </w:r>
      <w:proofErr w:type="gramEnd"/>
      <w:r w:rsidR="00B40734" w:rsidRPr="00EC0A74">
        <w:rPr>
          <w:rFonts w:cs="Times New Roman"/>
          <w:szCs w:val="24"/>
        </w:rPr>
        <w:t xml:space="preserve"> training and counselling</w:t>
      </w:r>
      <w:r>
        <w:rPr>
          <w:rFonts w:cs="Times New Roman"/>
          <w:szCs w:val="24"/>
        </w:rPr>
        <w:t xml:space="preserve">. </w:t>
      </w:r>
      <w:r w:rsidR="00B40734" w:rsidRPr="00EC0A74">
        <w:rPr>
          <w:rFonts w:cs="Times New Roman"/>
          <w:szCs w:val="24"/>
        </w:rPr>
        <w:t xml:space="preserve"> Strongly disagree, Disagree, Neutral, Agree, Strongly Agree</w:t>
      </w:r>
    </w:p>
    <w:p w:rsidR="00E820DB" w:rsidRPr="00EC0A74" w:rsidRDefault="00E820DB" w:rsidP="00B40734">
      <w:pPr>
        <w:pStyle w:val="ListParagraph"/>
        <w:autoSpaceDE w:val="0"/>
        <w:autoSpaceDN w:val="0"/>
        <w:adjustRightInd w:val="0"/>
        <w:spacing w:after="0" w:line="240" w:lineRule="auto"/>
        <w:ind w:left="1440"/>
        <w:rPr>
          <w:rFonts w:cs="Times New Roman"/>
          <w:szCs w:val="24"/>
          <w:u w:val="single"/>
        </w:rPr>
      </w:pPr>
    </w:p>
    <w:p w:rsidR="00195D6B" w:rsidRPr="00E820DB" w:rsidRDefault="00E820DB" w:rsidP="00463D7A">
      <w:pPr>
        <w:pStyle w:val="ListParagraph"/>
        <w:numPr>
          <w:ilvl w:val="1"/>
          <w:numId w:val="1"/>
        </w:numPr>
        <w:autoSpaceDE w:val="0"/>
        <w:autoSpaceDN w:val="0"/>
        <w:adjustRightInd w:val="0"/>
        <w:spacing w:after="0" w:line="240" w:lineRule="auto"/>
        <w:rPr>
          <w:rFonts w:cs="Times New Roman"/>
          <w:szCs w:val="24"/>
          <w:u w:val="single"/>
        </w:rPr>
      </w:pPr>
      <w:r>
        <w:rPr>
          <w:rFonts w:cs="Times New Roman"/>
          <w:szCs w:val="24"/>
        </w:rPr>
        <w:t>Making prison life</w:t>
      </w:r>
      <w:r w:rsidR="0002082A" w:rsidRPr="00EC0A74">
        <w:rPr>
          <w:rFonts w:cs="Times New Roman"/>
          <w:szCs w:val="24"/>
        </w:rPr>
        <w:t xml:space="preserve"> tougher and more unpleasant</w:t>
      </w:r>
      <w:r>
        <w:rPr>
          <w:rFonts w:cs="Times New Roman"/>
          <w:szCs w:val="24"/>
        </w:rPr>
        <w:t xml:space="preserve">.  </w:t>
      </w:r>
      <w:r w:rsidR="00463D7A" w:rsidRPr="00EC0A74">
        <w:rPr>
          <w:rFonts w:cs="Times New Roman"/>
          <w:szCs w:val="24"/>
        </w:rPr>
        <w:t>Strongly disagree, Disagree, Neutral, Agree, Strongly Agree</w:t>
      </w:r>
    </w:p>
    <w:p w:rsidR="00E820DB" w:rsidRPr="00EC0A74" w:rsidRDefault="00E820DB" w:rsidP="00E820DB">
      <w:pPr>
        <w:pStyle w:val="ListParagraph"/>
        <w:autoSpaceDE w:val="0"/>
        <w:autoSpaceDN w:val="0"/>
        <w:adjustRightInd w:val="0"/>
        <w:spacing w:after="0" w:line="240" w:lineRule="auto"/>
        <w:ind w:left="1440"/>
        <w:rPr>
          <w:rFonts w:cs="Times New Roman"/>
          <w:szCs w:val="24"/>
          <w:u w:val="single"/>
        </w:rPr>
      </w:pPr>
    </w:p>
    <w:p w:rsidR="003A04B2" w:rsidRPr="00E820DB" w:rsidRDefault="00E820DB" w:rsidP="003A04B2">
      <w:pPr>
        <w:pStyle w:val="ListParagraph"/>
        <w:numPr>
          <w:ilvl w:val="1"/>
          <w:numId w:val="1"/>
        </w:numPr>
        <w:autoSpaceDE w:val="0"/>
        <w:autoSpaceDN w:val="0"/>
        <w:adjustRightInd w:val="0"/>
        <w:spacing w:after="0" w:line="240" w:lineRule="auto"/>
        <w:rPr>
          <w:rFonts w:cs="Times New Roman"/>
          <w:szCs w:val="24"/>
          <w:u w:val="single"/>
        </w:rPr>
      </w:pPr>
      <w:r>
        <w:rPr>
          <w:rFonts w:cs="Times New Roman"/>
          <w:szCs w:val="24"/>
        </w:rPr>
        <w:t>Giving all murderers</w:t>
      </w:r>
      <w:r w:rsidR="00525F97" w:rsidRPr="00EC0A74">
        <w:rPr>
          <w:rFonts w:cs="Times New Roman"/>
          <w:szCs w:val="24"/>
        </w:rPr>
        <w:t xml:space="preserve"> a life sentence</w:t>
      </w:r>
      <w:r>
        <w:rPr>
          <w:rFonts w:cs="Times New Roman"/>
          <w:szCs w:val="24"/>
        </w:rPr>
        <w:t xml:space="preserve">. </w:t>
      </w:r>
      <w:r w:rsidR="00463D7A" w:rsidRPr="00EC0A74">
        <w:rPr>
          <w:rFonts w:cs="Times New Roman"/>
          <w:szCs w:val="24"/>
        </w:rPr>
        <w:t xml:space="preserve"> Strongly disagree, Disagree, Neutral, Agree, Strongly Agree</w:t>
      </w:r>
    </w:p>
    <w:p w:rsidR="00E820DB" w:rsidRPr="00EC0A74" w:rsidRDefault="00E820DB" w:rsidP="00E820DB">
      <w:pPr>
        <w:pStyle w:val="ListParagraph"/>
        <w:autoSpaceDE w:val="0"/>
        <w:autoSpaceDN w:val="0"/>
        <w:adjustRightInd w:val="0"/>
        <w:spacing w:after="0" w:line="240" w:lineRule="auto"/>
        <w:ind w:left="1440"/>
        <w:rPr>
          <w:rFonts w:cs="Times New Roman"/>
          <w:szCs w:val="24"/>
          <w:u w:val="single"/>
        </w:rPr>
      </w:pPr>
    </w:p>
    <w:p w:rsidR="006E0F46" w:rsidRPr="00E820DB" w:rsidRDefault="00E820DB" w:rsidP="003A04B2">
      <w:pPr>
        <w:pStyle w:val="ListParagraph"/>
        <w:numPr>
          <w:ilvl w:val="1"/>
          <w:numId w:val="1"/>
        </w:numPr>
        <w:autoSpaceDE w:val="0"/>
        <w:autoSpaceDN w:val="0"/>
        <w:adjustRightInd w:val="0"/>
        <w:spacing w:after="0" w:line="240" w:lineRule="auto"/>
        <w:rPr>
          <w:rFonts w:cs="Times New Roman"/>
          <w:szCs w:val="24"/>
          <w:u w:val="single"/>
        </w:rPr>
      </w:pPr>
      <w:r>
        <w:rPr>
          <w:rFonts w:cs="Times New Roman"/>
          <w:szCs w:val="24"/>
        </w:rPr>
        <w:t>Making sure that life sentences</w:t>
      </w:r>
      <w:r w:rsidR="006E0F46" w:rsidRPr="00EC0A74">
        <w:rPr>
          <w:rFonts w:cs="Times New Roman"/>
          <w:szCs w:val="24"/>
        </w:rPr>
        <w:t xml:space="preserve"> mean life</w:t>
      </w:r>
      <w:r w:rsidR="00523121">
        <w:rPr>
          <w:rFonts w:cs="Times New Roman"/>
          <w:szCs w:val="24"/>
        </w:rPr>
        <w:t>—</w:t>
      </w:r>
      <w:r w:rsidR="00463D7A" w:rsidRPr="00EC0A74">
        <w:rPr>
          <w:rFonts w:cs="Times New Roman"/>
          <w:szCs w:val="24"/>
        </w:rPr>
        <w:t xml:space="preserve"> Strongly disagree, Disagree, Neutral, Agree, Strongly Agree</w:t>
      </w:r>
    </w:p>
    <w:p w:rsidR="00E820DB" w:rsidRPr="00EC0A74" w:rsidRDefault="00E820DB" w:rsidP="00E820DB">
      <w:pPr>
        <w:pStyle w:val="ListParagraph"/>
        <w:autoSpaceDE w:val="0"/>
        <w:autoSpaceDN w:val="0"/>
        <w:adjustRightInd w:val="0"/>
        <w:spacing w:after="0" w:line="240" w:lineRule="auto"/>
        <w:ind w:left="1440"/>
        <w:rPr>
          <w:rFonts w:cs="Times New Roman"/>
          <w:szCs w:val="24"/>
          <w:u w:val="single"/>
        </w:rPr>
      </w:pPr>
    </w:p>
    <w:p w:rsidR="00195D6B" w:rsidRPr="0028170A" w:rsidRDefault="00E820DB" w:rsidP="0028170A">
      <w:pPr>
        <w:pStyle w:val="ListParagraph"/>
        <w:numPr>
          <w:ilvl w:val="1"/>
          <w:numId w:val="1"/>
        </w:numPr>
        <w:rPr>
          <w:rFonts w:cs="Times New Roman"/>
          <w:szCs w:val="24"/>
        </w:rPr>
      </w:pPr>
      <w:r>
        <w:rPr>
          <w:rFonts w:cs="Times New Roman"/>
          <w:szCs w:val="24"/>
        </w:rPr>
        <w:t>F</w:t>
      </w:r>
      <w:r w:rsidR="0028170A" w:rsidRPr="00EC0A74">
        <w:rPr>
          <w:rFonts w:cs="Times New Roman"/>
          <w:szCs w:val="24"/>
        </w:rPr>
        <w:t>or some crimes, the death penalty i</w:t>
      </w:r>
      <w:r>
        <w:rPr>
          <w:rFonts w:cs="Times New Roman"/>
          <w:szCs w:val="24"/>
        </w:rPr>
        <w:t xml:space="preserve">s the most appropriate sentence.  </w:t>
      </w:r>
      <w:r w:rsidR="0028170A" w:rsidRPr="00EC0A74">
        <w:rPr>
          <w:rFonts w:cs="Times New Roman"/>
          <w:szCs w:val="24"/>
        </w:rPr>
        <w:t xml:space="preserve">Strongly disagree, Disagree, Neutral, Agree, </w:t>
      </w:r>
      <w:proofErr w:type="gramStart"/>
      <w:r w:rsidR="0028170A" w:rsidRPr="00EC0A74">
        <w:rPr>
          <w:rFonts w:cs="Times New Roman"/>
          <w:szCs w:val="24"/>
        </w:rPr>
        <w:t>Strongly</w:t>
      </w:r>
      <w:proofErr w:type="gramEnd"/>
      <w:r w:rsidR="0028170A" w:rsidRPr="00EC0A74">
        <w:rPr>
          <w:rFonts w:cs="Times New Roman"/>
          <w:szCs w:val="24"/>
        </w:rPr>
        <w:t xml:space="preserve"> Agree</w:t>
      </w:r>
      <w:r>
        <w:rPr>
          <w:rFonts w:cs="Times New Roman"/>
          <w:szCs w:val="24"/>
        </w:rPr>
        <w:t>.</w:t>
      </w:r>
    </w:p>
    <w:p w:rsidR="00195D6B" w:rsidRPr="00EC2248" w:rsidRDefault="00195D6B" w:rsidP="00195D6B">
      <w:pPr>
        <w:pStyle w:val="ListParagraph"/>
        <w:rPr>
          <w:rFonts w:cs="Times New Roman"/>
          <w:szCs w:val="24"/>
        </w:rPr>
      </w:pPr>
    </w:p>
    <w:p w:rsidR="00195D6B" w:rsidRDefault="00E820DB" w:rsidP="00195D6B">
      <w:pPr>
        <w:pStyle w:val="ListParagraph"/>
        <w:numPr>
          <w:ilvl w:val="0"/>
          <w:numId w:val="1"/>
        </w:numPr>
        <w:rPr>
          <w:rFonts w:cs="Times New Roman"/>
          <w:i/>
          <w:szCs w:val="24"/>
        </w:rPr>
      </w:pPr>
      <w:r>
        <w:rPr>
          <w:rFonts w:cs="Times New Roman"/>
          <w:i/>
          <w:iCs/>
          <w:szCs w:val="24"/>
        </w:rPr>
        <w:t xml:space="preserve">Social Root Causes </w:t>
      </w:r>
      <w:r w:rsidRPr="00E820DB">
        <w:rPr>
          <w:rFonts w:cs="Times New Roman"/>
          <w:iCs/>
          <w:szCs w:val="24"/>
        </w:rPr>
        <w:t>[3]</w:t>
      </w:r>
    </w:p>
    <w:p w:rsidR="00E820DB" w:rsidRPr="001869D1" w:rsidRDefault="00E820DB" w:rsidP="00E820DB">
      <w:pPr>
        <w:pStyle w:val="ListParagraph"/>
        <w:rPr>
          <w:rFonts w:cs="Times New Roman"/>
          <w:i/>
          <w:szCs w:val="24"/>
        </w:rPr>
      </w:pPr>
    </w:p>
    <w:p w:rsidR="00195D6B" w:rsidRDefault="00195D6B" w:rsidP="00EC3052">
      <w:pPr>
        <w:pStyle w:val="ListParagraph"/>
        <w:numPr>
          <w:ilvl w:val="1"/>
          <w:numId w:val="1"/>
        </w:numPr>
        <w:autoSpaceDE w:val="0"/>
        <w:autoSpaceDN w:val="0"/>
        <w:adjustRightInd w:val="0"/>
        <w:spacing w:after="0" w:line="240" w:lineRule="auto"/>
        <w:rPr>
          <w:rFonts w:cs="Times New Roman"/>
          <w:szCs w:val="24"/>
        </w:rPr>
      </w:pPr>
      <w:r w:rsidRPr="00A97917">
        <w:rPr>
          <w:rFonts w:cs="Times New Roman"/>
          <w:szCs w:val="24"/>
        </w:rPr>
        <w:t>Spend</w:t>
      </w:r>
      <w:r w:rsidR="00A97917">
        <w:rPr>
          <w:rFonts w:cs="Times New Roman"/>
          <w:szCs w:val="24"/>
        </w:rPr>
        <w:t>ing</w:t>
      </w:r>
      <w:r w:rsidRPr="00A97917">
        <w:rPr>
          <w:rFonts w:cs="Times New Roman"/>
          <w:szCs w:val="24"/>
        </w:rPr>
        <w:t xml:space="preserve"> more time with children</w:t>
      </w:r>
      <w:r w:rsidR="00A97917">
        <w:rPr>
          <w:rFonts w:cs="Times New Roman"/>
          <w:szCs w:val="24"/>
        </w:rPr>
        <w:t>.  H</w:t>
      </w:r>
      <w:r w:rsidR="00EC3052" w:rsidRPr="00EC3052">
        <w:rPr>
          <w:rFonts w:cs="Times New Roman"/>
          <w:szCs w:val="24"/>
        </w:rPr>
        <w:t xml:space="preserve">ow effective </w:t>
      </w:r>
      <w:r w:rsidR="00A97917">
        <w:rPr>
          <w:rFonts w:cs="Times New Roman"/>
          <w:szCs w:val="24"/>
        </w:rPr>
        <w:t xml:space="preserve">as a way of </w:t>
      </w:r>
      <w:r w:rsidR="00EC3052" w:rsidRPr="00EC3052">
        <w:rPr>
          <w:rFonts w:cs="Times New Roman"/>
          <w:szCs w:val="24"/>
        </w:rPr>
        <w:t>cutting crime.</w:t>
      </w:r>
      <w:r w:rsidR="00EC3052">
        <w:rPr>
          <w:rFonts w:cs="Times New Roman"/>
          <w:szCs w:val="24"/>
        </w:rPr>
        <w:t xml:space="preserve"> </w:t>
      </w:r>
      <w:r w:rsidR="00EC3052" w:rsidRPr="00EC3052">
        <w:rPr>
          <w:rFonts w:cs="Times New Roman"/>
          <w:szCs w:val="24"/>
        </w:rPr>
        <w:t>Not</w:t>
      </w:r>
      <w:r w:rsidR="006739E8">
        <w:rPr>
          <w:rFonts w:cs="Times New Roman"/>
          <w:szCs w:val="24"/>
        </w:rPr>
        <w:t xml:space="preserve"> </w:t>
      </w:r>
      <w:r w:rsidR="00EC3052" w:rsidRPr="00EC3052">
        <w:rPr>
          <w:rFonts w:cs="Times New Roman"/>
          <w:szCs w:val="24"/>
        </w:rPr>
        <w:t>at all effective</w:t>
      </w:r>
      <w:r w:rsidR="00EC3052">
        <w:rPr>
          <w:rFonts w:cs="Times New Roman"/>
          <w:szCs w:val="24"/>
        </w:rPr>
        <w:t xml:space="preserve">, </w:t>
      </w:r>
      <w:r w:rsidR="00EC3052" w:rsidRPr="00EC3052">
        <w:rPr>
          <w:rFonts w:cs="Times New Roman"/>
          <w:szCs w:val="24"/>
        </w:rPr>
        <w:t>Not very effective</w:t>
      </w:r>
      <w:r w:rsidR="00EC3052">
        <w:rPr>
          <w:rFonts w:cs="Times New Roman"/>
          <w:szCs w:val="24"/>
        </w:rPr>
        <w:t xml:space="preserve">, </w:t>
      </w:r>
      <w:r w:rsidR="00EC3052" w:rsidRPr="00EC3052">
        <w:rPr>
          <w:rFonts w:cs="Times New Roman"/>
          <w:szCs w:val="24"/>
        </w:rPr>
        <w:t>Neither</w:t>
      </w:r>
      <w:r w:rsidR="00EC3052">
        <w:rPr>
          <w:rFonts w:cs="Times New Roman"/>
          <w:szCs w:val="24"/>
        </w:rPr>
        <w:t xml:space="preserve">, </w:t>
      </w:r>
      <w:r w:rsidR="00EC3052" w:rsidRPr="00EC3052">
        <w:rPr>
          <w:rFonts w:cs="Times New Roman"/>
          <w:szCs w:val="24"/>
        </w:rPr>
        <w:t>Effective</w:t>
      </w:r>
      <w:r w:rsidR="00EC3052">
        <w:rPr>
          <w:rFonts w:cs="Times New Roman"/>
          <w:szCs w:val="24"/>
        </w:rPr>
        <w:t xml:space="preserve">, </w:t>
      </w:r>
      <w:r w:rsidR="00EC3052" w:rsidRPr="00EC3052">
        <w:rPr>
          <w:rFonts w:cs="Times New Roman"/>
          <w:szCs w:val="24"/>
        </w:rPr>
        <w:t>Very effective</w:t>
      </w:r>
    </w:p>
    <w:p w:rsidR="00A97917" w:rsidRPr="00EC3052" w:rsidRDefault="00A97917" w:rsidP="00A97917">
      <w:pPr>
        <w:pStyle w:val="ListParagraph"/>
        <w:autoSpaceDE w:val="0"/>
        <w:autoSpaceDN w:val="0"/>
        <w:adjustRightInd w:val="0"/>
        <w:spacing w:after="0" w:line="240" w:lineRule="auto"/>
        <w:ind w:left="1440"/>
        <w:rPr>
          <w:rFonts w:cs="Times New Roman"/>
          <w:szCs w:val="24"/>
        </w:rPr>
      </w:pPr>
    </w:p>
    <w:p w:rsidR="00A97917" w:rsidRDefault="00A97917" w:rsidP="00A97917">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Reducing</w:t>
      </w:r>
      <w:r w:rsidR="00195D6B" w:rsidRPr="00A97917">
        <w:rPr>
          <w:rFonts w:cs="Times New Roman"/>
          <w:szCs w:val="24"/>
        </w:rPr>
        <w:t xml:space="preserve"> TV violence and crime</w:t>
      </w:r>
      <w:r w:rsidR="006739E8">
        <w:rPr>
          <w:rFonts w:cs="Times New Roman"/>
          <w:szCs w:val="24"/>
        </w:rPr>
        <w:t xml:space="preserve">: </w:t>
      </w:r>
      <w:r>
        <w:rPr>
          <w:rFonts w:cs="Times New Roman"/>
          <w:szCs w:val="24"/>
        </w:rPr>
        <w:t>H</w:t>
      </w:r>
      <w:r w:rsidRPr="00EC3052">
        <w:rPr>
          <w:rFonts w:cs="Times New Roman"/>
          <w:szCs w:val="24"/>
        </w:rPr>
        <w:t xml:space="preserve">ow effective </w:t>
      </w:r>
      <w:r>
        <w:rPr>
          <w:rFonts w:cs="Times New Roman"/>
          <w:szCs w:val="24"/>
        </w:rPr>
        <w:t xml:space="preserve">as a way of </w:t>
      </w:r>
      <w:r w:rsidRPr="00EC3052">
        <w:rPr>
          <w:rFonts w:cs="Times New Roman"/>
          <w:szCs w:val="24"/>
        </w:rPr>
        <w:t>cutting crime.</w:t>
      </w:r>
      <w:r>
        <w:rPr>
          <w:rFonts w:cs="Times New Roman"/>
          <w:szCs w:val="24"/>
        </w:rPr>
        <w:t xml:space="preserve"> </w:t>
      </w:r>
      <w:r w:rsidRPr="00EC3052">
        <w:rPr>
          <w:rFonts w:cs="Times New Roman"/>
          <w:szCs w:val="24"/>
        </w:rPr>
        <w:t>Not</w:t>
      </w:r>
      <w:r>
        <w:rPr>
          <w:rFonts w:cs="Times New Roman"/>
          <w:szCs w:val="24"/>
        </w:rPr>
        <w:t xml:space="preserve"> </w:t>
      </w:r>
      <w:r w:rsidRPr="00EC3052">
        <w:rPr>
          <w:rFonts w:cs="Times New Roman"/>
          <w:szCs w:val="24"/>
        </w:rPr>
        <w:t>at all effective</w:t>
      </w:r>
      <w:r>
        <w:rPr>
          <w:rFonts w:cs="Times New Roman"/>
          <w:szCs w:val="24"/>
        </w:rPr>
        <w:t xml:space="preserve">, </w:t>
      </w:r>
      <w:r w:rsidRPr="00EC3052">
        <w:rPr>
          <w:rFonts w:cs="Times New Roman"/>
          <w:szCs w:val="24"/>
        </w:rPr>
        <w:t>Not very effective</w:t>
      </w:r>
      <w:r>
        <w:rPr>
          <w:rFonts w:cs="Times New Roman"/>
          <w:szCs w:val="24"/>
        </w:rPr>
        <w:t xml:space="preserve">, </w:t>
      </w:r>
      <w:r w:rsidRPr="00EC3052">
        <w:rPr>
          <w:rFonts w:cs="Times New Roman"/>
          <w:szCs w:val="24"/>
        </w:rPr>
        <w:t>Neither</w:t>
      </w:r>
      <w:r>
        <w:rPr>
          <w:rFonts w:cs="Times New Roman"/>
          <w:szCs w:val="24"/>
        </w:rPr>
        <w:t xml:space="preserve">, </w:t>
      </w:r>
      <w:r w:rsidRPr="00EC3052">
        <w:rPr>
          <w:rFonts w:cs="Times New Roman"/>
          <w:szCs w:val="24"/>
        </w:rPr>
        <w:t>Effective</w:t>
      </w:r>
      <w:r>
        <w:rPr>
          <w:rFonts w:cs="Times New Roman"/>
          <w:szCs w:val="24"/>
        </w:rPr>
        <w:t xml:space="preserve">, </w:t>
      </w:r>
      <w:r w:rsidRPr="00EC3052">
        <w:rPr>
          <w:rFonts w:cs="Times New Roman"/>
          <w:szCs w:val="24"/>
        </w:rPr>
        <w:t>Very effective</w:t>
      </w:r>
    </w:p>
    <w:p w:rsidR="000D1DF6" w:rsidRPr="00341B84" w:rsidRDefault="00195D6B" w:rsidP="000D1DF6">
      <w:pPr>
        <w:pStyle w:val="ListParagraph"/>
        <w:numPr>
          <w:ilvl w:val="1"/>
          <w:numId w:val="1"/>
        </w:numPr>
        <w:autoSpaceDE w:val="0"/>
        <w:autoSpaceDN w:val="0"/>
        <w:adjustRightInd w:val="0"/>
        <w:spacing w:after="0" w:line="240" w:lineRule="auto"/>
        <w:rPr>
          <w:rFonts w:cs="Times New Roman"/>
          <w:szCs w:val="24"/>
        </w:rPr>
      </w:pPr>
      <w:r w:rsidRPr="00A97917">
        <w:rPr>
          <w:rFonts w:cs="Times New Roman"/>
          <w:szCs w:val="24"/>
        </w:rPr>
        <w:lastRenderedPageBreak/>
        <w:t>Firmer school discipline</w:t>
      </w:r>
      <w:r w:rsidR="00A97917">
        <w:rPr>
          <w:rFonts w:cs="Times New Roman"/>
          <w:szCs w:val="24"/>
        </w:rPr>
        <w:t xml:space="preserve">.  </w:t>
      </w:r>
      <w:r w:rsidR="00341B84" w:rsidRPr="000D1DF6">
        <w:rPr>
          <w:rFonts w:cs="Times New Roman"/>
          <w:szCs w:val="24"/>
        </w:rPr>
        <w:t xml:space="preserve"> </w:t>
      </w:r>
      <w:r w:rsidR="00A97917">
        <w:rPr>
          <w:rFonts w:cs="Times New Roman"/>
          <w:szCs w:val="24"/>
        </w:rPr>
        <w:t>H</w:t>
      </w:r>
      <w:r w:rsidR="00A97917" w:rsidRPr="00EC3052">
        <w:rPr>
          <w:rFonts w:cs="Times New Roman"/>
          <w:szCs w:val="24"/>
        </w:rPr>
        <w:t xml:space="preserve">ow effective </w:t>
      </w:r>
      <w:r w:rsidR="00A97917">
        <w:rPr>
          <w:rFonts w:cs="Times New Roman"/>
          <w:szCs w:val="24"/>
        </w:rPr>
        <w:t xml:space="preserve">as a way of </w:t>
      </w:r>
      <w:r w:rsidR="00A97917" w:rsidRPr="00EC3052">
        <w:rPr>
          <w:rFonts w:cs="Times New Roman"/>
          <w:szCs w:val="24"/>
        </w:rPr>
        <w:t>cutting crime.</w:t>
      </w:r>
      <w:r w:rsidR="00A97917">
        <w:rPr>
          <w:rFonts w:cs="Times New Roman"/>
          <w:szCs w:val="24"/>
        </w:rPr>
        <w:t xml:space="preserve"> </w:t>
      </w:r>
      <w:r w:rsidR="00A97917" w:rsidRPr="00EC3052">
        <w:rPr>
          <w:rFonts w:cs="Times New Roman"/>
          <w:szCs w:val="24"/>
        </w:rPr>
        <w:t>Not</w:t>
      </w:r>
      <w:r w:rsidR="00A97917">
        <w:rPr>
          <w:rFonts w:cs="Times New Roman"/>
          <w:szCs w:val="24"/>
        </w:rPr>
        <w:t xml:space="preserve"> </w:t>
      </w:r>
      <w:r w:rsidR="00A97917" w:rsidRPr="00EC3052">
        <w:rPr>
          <w:rFonts w:cs="Times New Roman"/>
          <w:szCs w:val="24"/>
        </w:rPr>
        <w:t>at all effective</w:t>
      </w:r>
      <w:r w:rsidR="00A97917">
        <w:rPr>
          <w:rFonts w:cs="Times New Roman"/>
          <w:szCs w:val="24"/>
        </w:rPr>
        <w:t xml:space="preserve">, </w:t>
      </w:r>
      <w:r w:rsidR="00A97917" w:rsidRPr="00EC3052">
        <w:rPr>
          <w:rFonts w:cs="Times New Roman"/>
          <w:szCs w:val="24"/>
        </w:rPr>
        <w:t>Not very effective</w:t>
      </w:r>
      <w:r w:rsidR="00A97917">
        <w:rPr>
          <w:rFonts w:cs="Times New Roman"/>
          <w:szCs w:val="24"/>
        </w:rPr>
        <w:t xml:space="preserve">, </w:t>
      </w:r>
      <w:r w:rsidR="00A97917" w:rsidRPr="00EC3052">
        <w:rPr>
          <w:rFonts w:cs="Times New Roman"/>
          <w:szCs w:val="24"/>
        </w:rPr>
        <w:t>Neither</w:t>
      </w:r>
      <w:r w:rsidR="00A97917">
        <w:rPr>
          <w:rFonts w:cs="Times New Roman"/>
          <w:szCs w:val="24"/>
        </w:rPr>
        <w:t xml:space="preserve">, </w:t>
      </w:r>
      <w:r w:rsidR="00A97917" w:rsidRPr="00EC3052">
        <w:rPr>
          <w:rFonts w:cs="Times New Roman"/>
          <w:szCs w:val="24"/>
        </w:rPr>
        <w:t>Effective</w:t>
      </w:r>
      <w:r w:rsidR="00A97917">
        <w:rPr>
          <w:rFonts w:cs="Times New Roman"/>
          <w:szCs w:val="24"/>
        </w:rPr>
        <w:t xml:space="preserve">, </w:t>
      </w:r>
      <w:r w:rsidR="00A97917" w:rsidRPr="00EC3052">
        <w:rPr>
          <w:rFonts w:cs="Times New Roman"/>
          <w:szCs w:val="24"/>
        </w:rPr>
        <w:t>Very effective</w:t>
      </w:r>
    </w:p>
    <w:p w:rsidR="00195D6B" w:rsidRPr="000D1DF6" w:rsidRDefault="00195D6B" w:rsidP="001C7CD7">
      <w:pPr>
        <w:pStyle w:val="ListParagraph"/>
        <w:autoSpaceDE w:val="0"/>
        <w:autoSpaceDN w:val="0"/>
        <w:adjustRightInd w:val="0"/>
        <w:spacing w:after="0" w:line="240" w:lineRule="auto"/>
        <w:ind w:left="1440"/>
        <w:rPr>
          <w:rFonts w:cs="Times New Roman"/>
          <w:szCs w:val="24"/>
        </w:rPr>
      </w:pPr>
    </w:p>
    <w:p w:rsidR="00A97917" w:rsidRPr="00A97917" w:rsidRDefault="00A97917" w:rsidP="00195D6B">
      <w:pPr>
        <w:pStyle w:val="ListParagraph"/>
        <w:numPr>
          <w:ilvl w:val="0"/>
          <w:numId w:val="1"/>
        </w:numPr>
        <w:rPr>
          <w:rFonts w:cs="Times New Roman"/>
          <w:i/>
          <w:szCs w:val="24"/>
        </w:rPr>
      </w:pPr>
      <w:r>
        <w:rPr>
          <w:rFonts w:cs="Times New Roman"/>
          <w:i/>
          <w:iCs/>
          <w:szCs w:val="24"/>
        </w:rPr>
        <w:t xml:space="preserve">Policing </w:t>
      </w:r>
      <w:r w:rsidRPr="00A97917">
        <w:rPr>
          <w:rFonts w:cs="Times New Roman"/>
          <w:iCs/>
          <w:szCs w:val="24"/>
        </w:rPr>
        <w:t>[2]</w:t>
      </w:r>
    </w:p>
    <w:p w:rsidR="00195D6B" w:rsidRPr="001869D1" w:rsidRDefault="00195D6B" w:rsidP="00A97917">
      <w:pPr>
        <w:pStyle w:val="ListParagraph"/>
        <w:rPr>
          <w:rFonts w:cs="Times New Roman"/>
          <w:i/>
          <w:szCs w:val="24"/>
        </w:rPr>
      </w:pPr>
      <w:r w:rsidRPr="001869D1">
        <w:rPr>
          <w:rFonts w:cs="Times New Roman"/>
          <w:i/>
          <w:szCs w:val="24"/>
        </w:rPr>
        <w:tab/>
      </w:r>
    </w:p>
    <w:p w:rsidR="00A97917" w:rsidRPr="00A97917" w:rsidRDefault="00A97917" w:rsidP="00746DAE">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Putting m</w:t>
      </w:r>
      <w:r w:rsidR="00195D6B" w:rsidRPr="00A97917">
        <w:rPr>
          <w:rFonts w:cs="Times New Roman"/>
          <w:szCs w:val="24"/>
        </w:rPr>
        <w:t>ore police on the beat</w:t>
      </w:r>
      <w:r w:rsidRPr="00A97917">
        <w:rPr>
          <w:rFonts w:cs="Times New Roman"/>
          <w:szCs w:val="24"/>
        </w:rPr>
        <w:t xml:space="preserve">.  </w:t>
      </w:r>
      <w:r>
        <w:rPr>
          <w:rFonts w:cs="Times New Roman"/>
          <w:szCs w:val="24"/>
        </w:rPr>
        <w:t>H</w:t>
      </w:r>
      <w:r w:rsidRPr="00EC3052">
        <w:rPr>
          <w:rFonts w:cs="Times New Roman"/>
          <w:szCs w:val="24"/>
        </w:rPr>
        <w:t xml:space="preserve">ow effective </w:t>
      </w:r>
      <w:r>
        <w:rPr>
          <w:rFonts w:cs="Times New Roman"/>
          <w:szCs w:val="24"/>
        </w:rPr>
        <w:t xml:space="preserve">as a way of </w:t>
      </w:r>
      <w:r w:rsidRPr="00EC3052">
        <w:rPr>
          <w:rFonts w:cs="Times New Roman"/>
          <w:szCs w:val="24"/>
        </w:rPr>
        <w:t>cutting crime.</w:t>
      </w:r>
      <w:r>
        <w:rPr>
          <w:rFonts w:cs="Times New Roman"/>
          <w:szCs w:val="24"/>
        </w:rPr>
        <w:t xml:space="preserve"> </w:t>
      </w:r>
      <w:r w:rsidRPr="00EC3052">
        <w:rPr>
          <w:rFonts w:cs="Times New Roman"/>
          <w:szCs w:val="24"/>
        </w:rPr>
        <w:t>Not</w:t>
      </w:r>
      <w:r>
        <w:rPr>
          <w:rFonts w:cs="Times New Roman"/>
          <w:szCs w:val="24"/>
        </w:rPr>
        <w:t xml:space="preserve"> </w:t>
      </w:r>
      <w:r w:rsidRPr="00EC3052">
        <w:rPr>
          <w:rFonts w:cs="Times New Roman"/>
          <w:szCs w:val="24"/>
        </w:rPr>
        <w:t>at all effective</w:t>
      </w:r>
      <w:r>
        <w:rPr>
          <w:rFonts w:cs="Times New Roman"/>
          <w:szCs w:val="24"/>
        </w:rPr>
        <w:t xml:space="preserve">, </w:t>
      </w:r>
      <w:r w:rsidRPr="00EC3052">
        <w:rPr>
          <w:rFonts w:cs="Times New Roman"/>
          <w:szCs w:val="24"/>
        </w:rPr>
        <w:t>Not very effective</w:t>
      </w:r>
      <w:r>
        <w:rPr>
          <w:rFonts w:cs="Times New Roman"/>
          <w:szCs w:val="24"/>
        </w:rPr>
        <w:t xml:space="preserve">, </w:t>
      </w:r>
      <w:r w:rsidRPr="00EC3052">
        <w:rPr>
          <w:rFonts w:cs="Times New Roman"/>
          <w:szCs w:val="24"/>
        </w:rPr>
        <w:t>Neither</w:t>
      </w:r>
      <w:r>
        <w:rPr>
          <w:rFonts w:cs="Times New Roman"/>
          <w:szCs w:val="24"/>
        </w:rPr>
        <w:t xml:space="preserve">, </w:t>
      </w:r>
      <w:r w:rsidRPr="00EC3052">
        <w:rPr>
          <w:rFonts w:cs="Times New Roman"/>
          <w:szCs w:val="24"/>
        </w:rPr>
        <w:t>Effective</w:t>
      </w:r>
      <w:r>
        <w:rPr>
          <w:rFonts w:cs="Times New Roman"/>
          <w:szCs w:val="24"/>
        </w:rPr>
        <w:t xml:space="preserve">, </w:t>
      </w:r>
      <w:r w:rsidRPr="00EC3052">
        <w:rPr>
          <w:rFonts w:cs="Times New Roman"/>
          <w:szCs w:val="24"/>
        </w:rPr>
        <w:t>Very effective</w:t>
      </w:r>
      <w:r w:rsidRPr="00A97917">
        <w:rPr>
          <w:rFonts w:cs="Times New Roman"/>
          <w:szCs w:val="24"/>
          <w:u w:val="single"/>
        </w:rPr>
        <w:t xml:space="preserve"> </w:t>
      </w:r>
    </w:p>
    <w:p w:rsidR="00A97917" w:rsidRPr="00A97917" w:rsidRDefault="00A97917" w:rsidP="00A97917">
      <w:pPr>
        <w:pStyle w:val="ListParagraph"/>
        <w:autoSpaceDE w:val="0"/>
        <w:autoSpaceDN w:val="0"/>
        <w:adjustRightInd w:val="0"/>
        <w:spacing w:after="0" w:line="240" w:lineRule="auto"/>
        <w:ind w:left="1440"/>
        <w:rPr>
          <w:rFonts w:cs="Times New Roman"/>
          <w:szCs w:val="24"/>
        </w:rPr>
      </w:pPr>
    </w:p>
    <w:p w:rsidR="00195D6B" w:rsidRPr="00A97917" w:rsidRDefault="00A97917" w:rsidP="00A97917">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Letting on-duty police officers</w:t>
      </w:r>
      <w:r w:rsidR="00746DAE" w:rsidRPr="00A97917">
        <w:rPr>
          <w:rFonts w:cs="Times New Roman"/>
          <w:szCs w:val="24"/>
        </w:rPr>
        <w:t xml:space="preserve"> normally carry guns</w:t>
      </w:r>
      <w:r>
        <w:rPr>
          <w:rFonts w:cs="Times New Roman"/>
          <w:szCs w:val="24"/>
        </w:rPr>
        <w:t xml:space="preserve">.  </w:t>
      </w:r>
      <w:r w:rsidR="00746DAE" w:rsidRPr="00A97917">
        <w:rPr>
          <w:rFonts w:cs="Times New Roman"/>
          <w:szCs w:val="24"/>
        </w:rPr>
        <w:t>Strongly disagree, Disagree, Neutral, Agree, Strongly Agree</w:t>
      </w:r>
    </w:p>
    <w:p w:rsidR="00195D6B" w:rsidRPr="00EC2248" w:rsidRDefault="00195D6B" w:rsidP="00195D6B">
      <w:pPr>
        <w:pStyle w:val="ListParagraph"/>
        <w:rPr>
          <w:rFonts w:cs="Times New Roman"/>
          <w:szCs w:val="24"/>
        </w:rPr>
      </w:pPr>
    </w:p>
    <w:p w:rsidR="00195D6B" w:rsidRDefault="00195D6B" w:rsidP="00195D6B">
      <w:pPr>
        <w:pStyle w:val="ListParagraph"/>
        <w:numPr>
          <w:ilvl w:val="0"/>
          <w:numId w:val="1"/>
        </w:numPr>
        <w:rPr>
          <w:rFonts w:cs="Times New Roman"/>
          <w:i/>
          <w:szCs w:val="24"/>
        </w:rPr>
      </w:pPr>
      <w:r w:rsidRPr="001869D1">
        <w:rPr>
          <w:rFonts w:cs="Times New Roman"/>
          <w:i/>
          <w:szCs w:val="24"/>
        </w:rPr>
        <w:t>Procedural Rights</w:t>
      </w:r>
      <w:r w:rsidR="00A97917">
        <w:rPr>
          <w:rFonts w:cs="Times New Roman"/>
          <w:i/>
          <w:szCs w:val="24"/>
        </w:rPr>
        <w:t xml:space="preserve"> </w:t>
      </w:r>
      <w:r w:rsidR="00A97917" w:rsidRPr="00A97917">
        <w:rPr>
          <w:rFonts w:cs="Times New Roman"/>
          <w:szCs w:val="24"/>
        </w:rPr>
        <w:t>[8]</w:t>
      </w:r>
    </w:p>
    <w:p w:rsidR="00A97917" w:rsidRPr="001869D1" w:rsidRDefault="00A97917" w:rsidP="00A97917">
      <w:pPr>
        <w:pStyle w:val="ListParagraph"/>
        <w:rPr>
          <w:rFonts w:cs="Times New Roman"/>
          <w:i/>
          <w:szCs w:val="24"/>
        </w:rPr>
      </w:pPr>
    </w:p>
    <w:p w:rsidR="00195D6B" w:rsidRDefault="00890DBB" w:rsidP="00890DBB">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rPr>
        <w:t>Is it definitely worse to convict an innocent person, probably worse to convict an innocent person, definitely worse to let a guilty person go free, probably worse to let a guilty person go free, or does it not matter either way</w:t>
      </w:r>
      <w:r w:rsidR="00A97917">
        <w:rPr>
          <w:rFonts w:cs="Times New Roman"/>
          <w:szCs w:val="24"/>
        </w:rPr>
        <w:t xml:space="preserve">? </w:t>
      </w:r>
    </w:p>
    <w:p w:rsidR="00A97917" w:rsidRPr="00445501" w:rsidRDefault="00A97917" w:rsidP="00A97917">
      <w:pPr>
        <w:pStyle w:val="ListParagraph"/>
        <w:autoSpaceDE w:val="0"/>
        <w:autoSpaceDN w:val="0"/>
        <w:adjustRightInd w:val="0"/>
        <w:spacing w:after="0" w:line="240" w:lineRule="auto"/>
        <w:ind w:left="1440"/>
        <w:rPr>
          <w:rFonts w:cs="Times New Roman"/>
          <w:szCs w:val="24"/>
        </w:rPr>
      </w:pPr>
    </w:p>
    <w:p w:rsidR="00195D6B" w:rsidRDefault="00A203C5" w:rsidP="00A203C5">
      <w:pPr>
        <w:pStyle w:val="ListParagraph"/>
        <w:numPr>
          <w:ilvl w:val="1"/>
          <w:numId w:val="1"/>
        </w:numPr>
        <w:rPr>
          <w:rFonts w:cs="Times New Roman"/>
          <w:szCs w:val="24"/>
        </w:rPr>
      </w:pPr>
      <w:r w:rsidRPr="00445501">
        <w:rPr>
          <w:rFonts w:cs="Times New Roman"/>
          <w:szCs w:val="24"/>
        </w:rPr>
        <w:t xml:space="preserve">Police </w:t>
      </w:r>
      <w:r w:rsidR="0028012F">
        <w:rPr>
          <w:rFonts w:cs="Times New Roman"/>
          <w:szCs w:val="24"/>
        </w:rPr>
        <w:t>sh</w:t>
      </w:r>
      <w:r w:rsidR="00A97917">
        <w:rPr>
          <w:rFonts w:cs="Times New Roman"/>
          <w:szCs w:val="24"/>
        </w:rPr>
        <w:t xml:space="preserve">ould be </w:t>
      </w:r>
      <w:r w:rsidRPr="00445501">
        <w:rPr>
          <w:rFonts w:cs="Times New Roman"/>
          <w:szCs w:val="24"/>
        </w:rPr>
        <w:t xml:space="preserve">allowed to bend </w:t>
      </w:r>
      <w:r w:rsidR="00A97917">
        <w:rPr>
          <w:rFonts w:cs="Times New Roman"/>
          <w:szCs w:val="24"/>
        </w:rPr>
        <w:t xml:space="preserve">the </w:t>
      </w:r>
      <w:r w:rsidRPr="00445501">
        <w:rPr>
          <w:rFonts w:cs="Times New Roman"/>
          <w:szCs w:val="24"/>
        </w:rPr>
        <w:t>rules</w:t>
      </w:r>
      <w:r w:rsidR="00A97917">
        <w:rPr>
          <w:rFonts w:cs="Times New Roman"/>
          <w:szCs w:val="24"/>
        </w:rPr>
        <w:t xml:space="preserve">. </w:t>
      </w:r>
      <w:r w:rsidRPr="00445501">
        <w:rPr>
          <w:rFonts w:cs="Times New Roman"/>
          <w:szCs w:val="24"/>
        </w:rPr>
        <w:t>Strongly disagree, Disagree, Neutral, Agree, Strongly Agree</w:t>
      </w:r>
    </w:p>
    <w:p w:rsidR="00A97917" w:rsidRPr="00445501" w:rsidRDefault="00A97917" w:rsidP="00A97917">
      <w:pPr>
        <w:pStyle w:val="ListParagraph"/>
        <w:ind w:left="1440"/>
        <w:rPr>
          <w:rFonts w:cs="Times New Roman"/>
          <w:szCs w:val="24"/>
        </w:rPr>
      </w:pPr>
    </w:p>
    <w:p w:rsidR="00195D6B" w:rsidRDefault="00A97917" w:rsidP="00A916A2">
      <w:pPr>
        <w:pStyle w:val="ListParagraph"/>
        <w:numPr>
          <w:ilvl w:val="1"/>
          <w:numId w:val="1"/>
        </w:numPr>
        <w:rPr>
          <w:rFonts w:cs="Times New Roman"/>
          <w:szCs w:val="24"/>
        </w:rPr>
      </w:pPr>
      <w:r>
        <w:rPr>
          <w:rFonts w:cs="Times New Roman"/>
          <w:szCs w:val="24"/>
        </w:rPr>
        <w:t xml:space="preserve">Having fewer jury trials.  </w:t>
      </w:r>
      <w:r w:rsidR="00A916A2" w:rsidRPr="00445501">
        <w:rPr>
          <w:rFonts w:cs="Times New Roman"/>
          <w:szCs w:val="24"/>
        </w:rPr>
        <w:t>Strongly disagree, Disagree, Neutral, Agree, Strongly Agree</w:t>
      </w:r>
    </w:p>
    <w:p w:rsidR="00A97917" w:rsidRPr="00445501" w:rsidRDefault="00A97917" w:rsidP="00A97917">
      <w:pPr>
        <w:pStyle w:val="ListParagraph"/>
        <w:ind w:left="1440"/>
        <w:rPr>
          <w:rFonts w:cs="Times New Roman"/>
          <w:szCs w:val="24"/>
        </w:rPr>
      </w:pPr>
    </w:p>
    <w:p w:rsidR="00195D6B" w:rsidRDefault="0010643A" w:rsidP="008A5D61">
      <w:pPr>
        <w:pStyle w:val="ListParagraph"/>
        <w:numPr>
          <w:ilvl w:val="1"/>
          <w:numId w:val="1"/>
        </w:numPr>
        <w:rPr>
          <w:rFonts w:cs="Times New Roman"/>
          <w:szCs w:val="24"/>
        </w:rPr>
      </w:pPr>
      <w:r w:rsidRPr="00445501">
        <w:rPr>
          <w:rFonts w:cs="Times New Roman"/>
          <w:szCs w:val="24"/>
        </w:rPr>
        <w:t>The rules</w:t>
      </w:r>
      <w:r w:rsidR="008A5D61" w:rsidRPr="00445501">
        <w:rPr>
          <w:rFonts w:cs="Times New Roman"/>
          <w:szCs w:val="24"/>
        </w:rPr>
        <w:t xml:space="preserve"> in court should be less on the </w:t>
      </w:r>
      <w:r w:rsidRPr="00445501">
        <w:rPr>
          <w:rFonts w:cs="Times New Roman"/>
          <w:szCs w:val="24"/>
        </w:rPr>
        <w:t>side of the accused.</w:t>
      </w:r>
      <w:r w:rsidR="00A97917">
        <w:rPr>
          <w:rFonts w:cs="Times New Roman"/>
          <w:szCs w:val="24"/>
        </w:rPr>
        <w:t xml:space="preserve">  </w:t>
      </w:r>
      <w:r w:rsidR="008A5D61" w:rsidRPr="00445501">
        <w:rPr>
          <w:rFonts w:cs="Times New Roman"/>
          <w:szCs w:val="24"/>
        </w:rPr>
        <w:t>Strongly disagree, Disagree, Neutral, Agree, Strongly Agree</w:t>
      </w:r>
    </w:p>
    <w:p w:rsidR="00A97917" w:rsidRPr="00445501" w:rsidRDefault="00A97917" w:rsidP="00A97917">
      <w:pPr>
        <w:pStyle w:val="ListParagraph"/>
        <w:ind w:left="1440"/>
        <w:rPr>
          <w:rFonts w:cs="Times New Roman"/>
          <w:szCs w:val="24"/>
        </w:rPr>
      </w:pPr>
    </w:p>
    <w:p w:rsidR="00195D6B" w:rsidRDefault="008A5D61" w:rsidP="008A5D61">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rPr>
        <w:t>The courts should no longer treat suspects as innocent until proven guilty.</w:t>
      </w:r>
      <w:r w:rsidR="00A97917">
        <w:rPr>
          <w:rFonts w:cs="Times New Roman"/>
          <w:szCs w:val="24"/>
        </w:rPr>
        <w:t xml:space="preserve">  </w:t>
      </w:r>
      <w:r w:rsidRPr="00445501">
        <w:rPr>
          <w:rFonts w:cs="Times New Roman"/>
          <w:szCs w:val="24"/>
        </w:rPr>
        <w:t>Strongly disagree, Disagree, Neutral, Agree, Strongly</w:t>
      </w:r>
      <w:r w:rsidR="00A27C8C" w:rsidRPr="00445501">
        <w:rPr>
          <w:rFonts w:cs="Times New Roman"/>
          <w:szCs w:val="24"/>
        </w:rPr>
        <w:t xml:space="preserve"> Agree</w:t>
      </w:r>
    </w:p>
    <w:p w:rsidR="00A97917" w:rsidRPr="00445501" w:rsidRDefault="00A97917" w:rsidP="00A97917">
      <w:pPr>
        <w:pStyle w:val="ListParagraph"/>
        <w:autoSpaceDE w:val="0"/>
        <w:autoSpaceDN w:val="0"/>
        <w:adjustRightInd w:val="0"/>
        <w:spacing w:after="0" w:line="240" w:lineRule="auto"/>
        <w:ind w:left="1440"/>
        <w:rPr>
          <w:rFonts w:cs="Times New Roman"/>
          <w:szCs w:val="24"/>
        </w:rPr>
      </w:pPr>
    </w:p>
    <w:p w:rsidR="00195D6B" w:rsidRDefault="00A27C8C" w:rsidP="00A27C8C">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rPr>
        <w:t>If a suspect remains silent under police questioning, this should count against them in court</w:t>
      </w:r>
      <w:r w:rsidR="00A97917">
        <w:rPr>
          <w:rFonts w:cs="Times New Roman"/>
          <w:szCs w:val="24"/>
        </w:rPr>
        <w:t xml:space="preserve">.  </w:t>
      </w:r>
      <w:r w:rsidRPr="00445501">
        <w:rPr>
          <w:rFonts w:cs="Times New Roman"/>
          <w:szCs w:val="24"/>
        </w:rPr>
        <w:t>Strongly disagree, Disagree, Neutral, Agree, Strongly Agree</w:t>
      </w:r>
    </w:p>
    <w:p w:rsidR="00A97917" w:rsidRPr="00445501" w:rsidRDefault="00A97917" w:rsidP="00A97917">
      <w:pPr>
        <w:pStyle w:val="ListParagraph"/>
        <w:autoSpaceDE w:val="0"/>
        <w:autoSpaceDN w:val="0"/>
        <w:adjustRightInd w:val="0"/>
        <w:spacing w:after="0" w:line="240" w:lineRule="auto"/>
        <w:ind w:left="1440"/>
        <w:rPr>
          <w:rFonts w:cs="Times New Roman"/>
          <w:szCs w:val="24"/>
        </w:rPr>
      </w:pPr>
    </w:p>
    <w:p w:rsidR="00195D6B" w:rsidRDefault="0082193A" w:rsidP="0082193A">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rPr>
        <w:t>Suspects should have the right to remain silent under police questioning</w:t>
      </w:r>
      <w:r w:rsidR="00523121">
        <w:rPr>
          <w:rFonts w:cs="Times New Roman"/>
          <w:szCs w:val="24"/>
        </w:rPr>
        <w:t>—</w:t>
      </w:r>
      <w:r w:rsidRPr="00445501">
        <w:rPr>
          <w:rFonts w:cs="Times New Roman"/>
          <w:szCs w:val="24"/>
        </w:rPr>
        <w:t xml:space="preserve"> Strongly disagree, Disagree, Neutral, Agree, Strongly Agree</w:t>
      </w:r>
    </w:p>
    <w:p w:rsidR="00A97917" w:rsidRPr="00445501" w:rsidRDefault="00A97917" w:rsidP="00A97917">
      <w:pPr>
        <w:pStyle w:val="ListParagraph"/>
        <w:autoSpaceDE w:val="0"/>
        <w:autoSpaceDN w:val="0"/>
        <w:adjustRightInd w:val="0"/>
        <w:spacing w:after="0" w:line="240" w:lineRule="auto"/>
        <w:ind w:left="1440"/>
        <w:rPr>
          <w:rFonts w:cs="Times New Roman"/>
          <w:szCs w:val="24"/>
        </w:rPr>
      </w:pPr>
    </w:p>
    <w:p w:rsidR="00195D6B" w:rsidRPr="007F570C" w:rsidRDefault="007F570C" w:rsidP="007F570C">
      <w:pPr>
        <w:pStyle w:val="ListParagraph"/>
        <w:numPr>
          <w:ilvl w:val="1"/>
          <w:numId w:val="1"/>
        </w:numPr>
        <w:autoSpaceDE w:val="0"/>
        <w:autoSpaceDN w:val="0"/>
        <w:adjustRightInd w:val="0"/>
        <w:spacing w:after="0" w:line="240" w:lineRule="auto"/>
        <w:rPr>
          <w:rFonts w:cs="Times New Roman"/>
          <w:szCs w:val="24"/>
        </w:rPr>
      </w:pPr>
      <w:r w:rsidRPr="00445501">
        <w:rPr>
          <w:rFonts w:cs="Times New Roman"/>
          <w:szCs w:val="24"/>
        </w:rPr>
        <w:t>A confession made during police questioning should not on its own be enough to convict someone.</w:t>
      </w:r>
      <w:r w:rsidR="00A97917">
        <w:rPr>
          <w:rFonts w:cs="Times New Roman"/>
          <w:szCs w:val="24"/>
        </w:rPr>
        <w:t xml:space="preserve"> </w:t>
      </w:r>
      <w:r w:rsidRPr="00445501">
        <w:rPr>
          <w:rFonts w:cs="Times New Roman"/>
          <w:szCs w:val="24"/>
        </w:rPr>
        <w:t xml:space="preserve"> Strongly disagree, Disagree, Neutral, Agree, Strongly Agree</w:t>
      </w:r>
      <w:r w:rsidR="00195D6B" w:rsidRPr="007F570C">
        <w:rPr>
          <w:rFonts w:cs="Times New Roman"/>
          <w:szCs w:val="24"/>
        </w:rPr>
        <w:tab/>
      </w:r>
    </w:p>
    <w:p w:rsidR="00195D6B" w:rsidRDefault="00195D6B" w:rsidP="00195D6B">
      <w:pPr>
        <w:pStyle w:val="ListParagraph"/>
        <w:rPr>
          <w:rFonts w:cs="Times New Roman"/>
          <w:szCs w:val="24"/>
        </w:rPr>
      </w:pPr>
    </w:p>
    <w:p w:rsidR="00A97917" w:rsidRPr="00EC2248" w:rsidRDefault="00A97917" w:rsidP="00195D6B">
      <w:pPr>
        <w:pStyle w:val="ListParagraph"/>
        <w:rPr>
          <w:rFonts w:cs="Times New Roman"/>
          <w:szCs w:val="24"/>
        </w:rPr>
      </w:pPr>
    </w:p>
    <w:p w:rsidR="00195D6B" w:rsidRPr="0028012F" w:rsidRDefault="00A97917" w:rsidP="00195D6B">
      <w:pPr>
        <w:pStyle w:val="ListParagraph"/>
        <w:numPr>
          <w:ilvl w:val="0"/>
          <w:numId w:val="1"/>
        </w:numPr>
        <w:rPr>
          <w:rFonts w:cs="Times New Roman"/>
          <w:i/>
          <w:szCs w:val="24"/>
          <w:highlight w:val="yellow"/>
        </w:rPr>
      </w:pPr>
      <w:r w:rsidRPr="0028012F">
        <w:rPr>
          <w:rFonts w:cs="Times New Roman"/>
          <w:i/>
          <w:szCs w:val="24"/>
          <w:highlight w:val="yellow"/>
        </w:rPr>
        <w:t xml:space="preserve">Self-Protection </w:t>
      </w:r>
      <w:r w:rsidRPr="0028012F">
        <w:rPr>
          <w:rFonts w:cs="Times New Roman"/>
          <w:szCs w:val="24"/>
          <w:highlight w:val="yellow"/>
        </w:rPr>
        <w:t>[3</w:t>
      </w:r>
      <w:proofErr w:type="gramStart"/>
      <w:r w:rsidRPr="0028012F">
        <w:rPr>
          <w:rFonts w:cs="Times New Roman"/>
          <w:szCs w:val="24"/>
          <w:highlight w:val="yellow"/>
        </w:rPr>
        <w:t xml:space="preserve">] </w:t>
      </w:r>
      <w:r w:rsidRPr="0028012F">
        <w:rPr>
          <w:rFonts w:cs="Times New Roman"/>
          <w:b/>
          <w:szCs w:val="24"/>
          <w:highlight w:val="yellow"/>
        </w:rPr>
        <w:t xml:space="preserve"> [</w:t>
      </w:r>
      <w:proofErr w:type="gramEnd"/>
      <w:r w:rsidRPr="0028012F">
        <w:rPr>
          <w:rFonts w:cs="Times New Roman"/>
          <w:b/>
          <w:szCs w:val="24"/>
          <w:highlight w:val="yellow"/>
        </w:rPr>
        <w:t>Borderline EPs.]</w:t>
      </w:r>
    </w:p>
    <w:p w:rsidR="00A97917" w:rsidRPr="001869D1" w:rsidRDefault="00A97917" w:rsidP="00A97917">
      <w:pPr>
        <w:pStyle w:val="ListParagraph"/>
        <w:rPr>
          <w:rFonts w:cs="Times New Roman"/>
          <w:i/>
          <w:szCs w:val="24"/>
        </w:rPr>
      </w:pPr>
    </w:p>
    <w:p w:rsidR="00195D6B" w:rsidRDefault="00A97917" w:rsidP="00C304CF">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Making</w:t>
      </w:r>
      <w:r w:rsidR="00535CB0" w:rsidRPr="00EC0A74">
        <w:rPr>
          <w:rFonts w:cs="Times New Roman"/>
          <w:szCs w:val="24"/>
        </w:rPr>
        <w:t xml:space="preserve"> property more secure</w:t>
      </w:r>
      <w:r>
        <w:rPr>
          <w:rFonts w:cs="Times New Roman"/>
          <w:szCs w:val="24"/>
        </w:rPr>
        <w:t xml:space="preserve">.  How </w:t>
      </w:r>
      <w:r w:rsidRPr="00EC0A74">
        <w:rPr>
          <w:rFonts w:cs="Times New Roman"/>
          <w:szCs w:val="24"/>
        </w:rPr>
        <w:t xml:space="preserve">effective as a way of cutting crime. </w:t>
      </w:r>
      <w:r w:rsidR="00C304CF" w:rsidRPr="00EC0A74">
        <w:rPr>
          <w:rFonts w:cs="Times New Roman"/>
          <w:szCs w:val="24"/>
        </w:rPr>
        <w:t xml:space="preserve"> Not at all effective, Not very effective, Neither, Effective, Very effective</w:t>
      </w:r>
    </w:p>
    <w:p w:rsidR="00A97917" w:rsidRPr="00EC0A74" w:rsidRDefault="00A97917" w:rsidP="00A97917">
      <w:pPr>
        <w:pStyle w:val="ListParagraph"/>
        <w:autoSpaceDE w:val="0"/>
        <w:autoSpaceDN w:val="0"/>
        <w:adjustRightInd w:val="0"/>
        <w:spacing w:after="0" w:line="240" w:lineRule="auto"/>
        <w:ind w:left="1440"/>
        <w:rPr>
          <w:rFonts w:cs="Times New Roman"/>
          <w:szCs w:val="24"/>
        </w:rPr>
      </w:pPr>
    </w:p>
    <w:p w:rsidR="00A97917" w:rsidRDefault="00A97917" w:rsidP="00A97917">
      <w:pPr>
        <w:pStyle w:val="ListParagraph"/>
        <w:numPr>
          <w:ilvl w:val="1"/>
          <w:numId w:val="1"/>
        </w:numPr>
        <w:autoSpaceDE w:val="0"/>
        <w:autoSpaceDN w:val="0"/>
        <w:adjustRightInd w:val="0"/>
        <w:spacing w:after="0" w:line="240" w:lineRule="auto"/>
        <w:rPr>
          <w:rFonts w:cs="Times New Roman"/>
          <w:szCs w:val="24"/>
        </w:rPr>
      </w:pPr>
      <w:r w:rsidRPr="00A97917">
        <w:rPr>
          <w:rFonts w:cs="Times New Roman"/>
          <w:szCs w:val="24"/>
        </w:rPr>
        <w:lastRenderedPageBreak/>
        <w:t xml:space="preserve">Having </w:t>
      </w:r>
      <w:r>
        <w:rPr>
          <w:rFonts w:cs="Times New Roman"/>
          <w:szCs w:val="24"/>
        </w:rPr>
        <w:t>m</w:t>
      </w:r>
      <w:r w:rsidR="00195D6B" w:rsidRPr="00A97917">
        <w:rPr>
          <w:rFonts w:cs="Times New Roman"/>
          <w:szCs w:val="24"/>
        </w:rPr>
        <w:t>ore Neighborhood Watch schemes</w:t>
      </w:r>
      <w:r>
        <w:rPr>
          <w:rFonts w:cs="Times New Roman"/>
          <w:szCs w:val="24"/>
        </w:rPr>
        <w:t xml:space="preserve">. How </w:t>
      </w:r>
      <w:r w:rsidRPr="00EC0A74">
        <w:rPr>
          <w:rFonts w:cs="Times New Roman"/>
          <w:szCs w:val="24"/>
        </w:rPr>
        <w:t>effective as a way of cutting crime.  Not at all effective, Not very effective, Neither, Effective, Very effective</w:t>
      </w:r>
    </w:p>
    <w:p w:rsidR="00A97917" w:rsidRPr="00EC0A74" w:rsidRDefault="00A97917" w:rsidP="00A97917">
      <w:pPr>
        <w:pStyle w:val="ListParagraph"/>
        <w:autoSpaceDE w:val="0"/>
        <w:autoSpaceDN w:val="0"/>
        <w:adjustRightInd w:val="0"/>
        <w:spacing w:after="0" w:line="240" w:lineRule="auto"/>
        <w:ind w:left="1440"/>
        <w:rPr>
          <w:rFonts w:cs="Times New Roman"/>
          <w:szCs w:val="24"/>
        </w:rPr>
      </w:pPr>
    </w:p>
    <w:p w:rsidR="00195D6B" w:rsidRDefault="00F9231F" w:rsidP="00705F0E">
      <w:pPr>
        <w:pStyle w:val="ListParagraph"/>
        <w:numPr>
          <w:ilvl w:val="1"/>
          <w:numId w:val="1"/>
        </w:numPr>
        <w:autoSpaceDE w:val="0"/>
        <w:autoSpaceDN w:val="0"/>
        <w:adjustRightInd w:val="0"/>
        <w:spacing w:after="0" w:line="240" w:lineRule="auto"/>
        <w:rPr>
          <w:rFonts w:cs="Times New Roman"/>
          <w:szCs w:val="24"/>
        </w:rPr>
      </w:pPr>
      <w:r w:rsidRPr="00F9231F">
        <w:rPr>
          <w:rFonts w:cs="Times New Roman"/>
          <w:szCs w:val="24"/>
        </w:rPr>
        <w:t xml:space="preserve">Having </w:t>
      </w:r>
      <w:r>
        <w:rPr>
          <w:rFonts w:cs="Times New Roman"/>
          <w:szCs w:val="24"/>
        </w:rPr>
        <w:t>the public</w:t>
      </w:r>
      <w:r w:rsidR="00705F0E" w:rsidRPr="00EC0A74">
        <w:rPr>
          <w:rFonts w:cs="Times New Roman"/>
          <w:szCs w:val="24"/>
        </w:rPr>
        <w:t xml:space="preserve"> take a more active role in preventing crime, such as by setting up local "street patrols</w:t>
      </w:r>
      <w:r>
        <w:rPr>
          <w:rFonts w:cs="Times New Roman"/>
          <w:szCs w:val="24"/>
        </w:rPr>
        <w:t>,</w:t>
      </w:r>
      <w:r w:rsidR="00705F0E" w:rsidRPr="00EC0A74">
        <w:rPr>
          <w:rFonts w:cs="Times New Roman"/>
          <w:szCs w:val="24"/>
        </w:rPr>
        <w:t>"</w:t>
      </w:r>
      <w:r>
        <w:rPr>
          <w:rFonts w:cs="Times New Roman"/>
          <w:szCs w:val="24"/>
        </w:rPr>
        <w:t xml:space="preserve"> as opposed to leaving</w:t>
      </w:r>
      <w:r w:rsidR="00705F0E" w:rsidRPr="00EC0A74">
        <w:rPr>
          <w:rFonts w:cs="Times New Roman"/>
          <w:szCs w:val="24"/>
        </w:rPr>
        <w:t xml:space="preserve"> this to the police. </w:t>
      </w:r>
      <w:r>
        <w:rPr>
          <w:rFonts w:cs="Times New Roman"/>
          <w:szCs w:val="24"/>
        </w:rPr>
        <w:t xml:space="preserve"> </w:t>
      </w:r>
      <w:r w:rsidR="00705F0E" w:rsidRPr="00EC0A74">
        <w:rPr>
          <w:rFonts w:cs="Times New Roman"/>
          <w:szCs w:val="24"/>
        </w:rPr>
        <w:t>Strongly disagree, Disagree, Neutral, Agree, Strongly Agree</w:t>
      </w:r>
    </w:p>
    <w:p w:rsidR="00F9231F" w:rsidRPr="00EC0A74" w:rsidRDefault="00F9231F" w:rsidP="00F9231F">
      <w:pPr>
        <w:pStyle w:val="ListParagraph"/>
        <w:autoSpaceDE w:val="0"/>
        <w:autoSpaceDN w:val="0"/>
        <w:adjustRightInd w:val="0"/>
        <w:spacing w:after="0" w:line="240" w:lineRule="auto"/>
        <w:ind w:left="1440"/>
        <w:rPr>
          <w:rFonts w:cs="Times New Roman"/>
          <w:szCs w:val="24"/>
        </w:rPr>
      </w:pPr>
    </w:p>
    <w:p w:rsidR="00705F0E" w:rsidRPr="00705F0E" w:rsidRDefault="00705F0E" w:rsidP="00705F0E">
      <w:pPr>
        <w:pStyle w:val="ListParagraph"/>
        <w:autoSpaceDE w:val="0"/>
        <w:autoSpaceDN w:val="0"/>
        <w:adjustRightInd w:val="0"/>
        <w:spacing w:after="0" w:line="240" w:lineRule="auto"/>
        <w:ind w:left="1440"/>
        <w:rPr>
          <w:rFonts w:cs="Times New Roman"/>
          <w:szCs w:val="24"/>
        </w:rPr>
      </w:pPr>
    </w:p>
    <w:p w:rsidR="00933302" w:rsidRPr="00F9231F" w:rsidRDefault="00933302" w:rsidP="00933302">
      <w:pPr>
        <w:rPr>
          <w:b/>
        </w:rPr>
      </w:pPr>
      <w:r w:rsidRPr="00226275">
        <w:rPr>
          <w:rFonts w:hint="eastAsia"/>
          <w:b/>
        </w:rPr>
        <w:t>UK Monarchy</w:t>
      </w:r>
      <w:r w:rsidR="00F9231F">
        <w:rPr>
          <w:b/>
        </w:rPr>
        <w:t xml:space="preserve"> (4)</w:t>
      </w:r>
      <w:r w:rsidRPr="00226275">
        <w:rPr>
          <w:rFonts w:hint="eastAsia"/>
          <w:b/>
        </w:rPr>
        <w:tab/>
      </w:r>
    </w:p>
    <w:p w:rsidR="00933302" w:rsidRDefault="00933302" w:rsidP="004A70C2">
      <w:pPr>
        <w:pStyle w:val="NoSpacing"/>
        <w:numPr>
          <w:ilvl w:val="0"/>
          <w:numId w:val="6"/>
        </w:numPr>
        <w:rPr>
          <w:i/>
        </w:rPr>
      </w:pPr>
      <w:r w:rsidRPr="00F83D32">
        <w:rPr>
          <w:i/>
        </w:rPr>
        <w:t xml:space="preserve">Support </w:t>
      </w:r>
      <w:r w:rsidR="00F9231F">
        <w:rPr>
          <w:i/>
        </w:rPr>
        <w:t>for the</w:t>
      </w:r>
      <w:r w:rsidRPr="00F83D32">
        <w:rPr>
          <w:i/>
        </w:rPr>
        <w:t xml:space="preserve"> Monarchy</w:t>
      </w:r>
      <w:r w:rsidR="00F9231F" w:rsidRPr="00F9231F">
        <w:t xml:space="preserve"> [4]</w:t>
      </w:r>
    </w:p>
    <w:p w:rsidR="00F9231F" w:rsidRPr="00F83D32" w:rsidRDefault="00F9231F" w:rsidP="00F9231F">
      <w:pPr>
        <w:pStyle w:val="NoSpacing"/>
        <w:ind w:left="720"/>
        <w:rPr>
          <w:i/>
        </w:rPr>
      </w:pPr>
    </w:p>
    <w:p w:rsidR="00933302" w:rsidRDefault="00933302" w:rsidP="004A70C2">
      <w:pPr>
        <w:pStyle w:val="NoSpacing"/>
        <w:numPr>
          <w:ilvl w:val="1"/>
          <w:numId w:val="6"/>
        </w:numPr>
      </w:pPr>
      <w:r w:rsidRPr="00371672">
        <w:t>Thinking about the monarchy or the royal family in Britain, which of the followi</w:t>
      </w:r>
      <w:r w:rsidR="00F9231F">
        <w:t xml:space="preserve">ng do you think should happen? </w:t>
      </w:r>
      <w:r>
        <w:t xml:space="preserve"> Remain as is,</w:t>
      </w:r>
      <w:r w:rsidRPr="00371672">
        <w:t xml:space="preserve"> Reformed</w:t>
      </w:r>
      <w:r>
        <w:t>,</w:t>
      </w:r>
      <w:r w:rsidRPr="00371672">
        <w:t xml:space="preserve"> </w:t>
      </w:r>
      <w:r>
        <w:t>Abolished</w:t>
      </w:r>
    </w:p>
    <w:p w:rsidR="00F9231F" w:rsidRPr="00371672" w:rsidRDefault="00F9231F" w:rsidP="00F9231F">
      <w:pPr>
        <w:pStyle w:val="NoSpacing"/>
        <w:ind w:left="1440"/>
      </w:pPr>
    </w:p>
    <w:p w:rsidR="00933302" w:rsidRDefault="00933302" w:rsidP="00456C8A">
      <w:pPr>
        <w:pStyle w:val="NoSpacing"/>
        <w:numPr>
          <w:ilvl w:val="1"/>
          <w:numId w:val="1"/>
        </w:numPr>
      </w:pPr>
      <w:r w:rsidRPr="005F0F50">
        <w:t>And how long do you personally want the British monarchy to survive in its present form? At least 100 years, 50 years, 20 years, 10 years, 5 years, less than 5 years.</w:t>
      </w:r>
    </w:p>
    <w:p w:rsidR="00F9231F" w:rsidRDefault="00F9231F" w:rsidP="00F9231F">
      <w:pPr>
        <w:pStyle w:val="NoSpacing"/>
        <w:ind w:left="1440"/>
      </w:pPr>
    </w:p>
    <w:p w:rsidR="00933302" w:rsidRPr="00F9231F" w:rsidRDefault="00933302" w:rsidP="00456C8A">
      <w:pPr>
        <w:pStyle w:val="NoSpacing"/>
        <w:numPr>
          <w:ilvl w:val="1"/>
          <w:numId w:val="1"/>
        </w:numPr>
        <w:rPr>
          <w:i/>
        </w:rPr>
      </w:pPr>
      <w:r w:rsidRPr="005F0F50">
        <w:t xml:space="preserve">What do you think would be best for Britain when the present Queen’s reign ends? Continue to have </w:t>
      </w:r>
      <w:r w:rsidR="00F9231F">
        <w:t xml:space="preserve">a </w:t>
      </w:r>
      <w:r w:rsidRPr="005F0F50">
        <w:t>king</w:t>
      </w:r>
      <w:r w:rsidR="008E7B91">
        <w:t>/queen,</w:t>
      </w:r>
      <w:r w:rsidRPr="005F0F50">
        <w:t xml:space="preserve"> </w:t>
      </w:r>
      <w:r w:rsidR="008E7B91">
        <w:t xml:space="preserve">Have </w:t>
      </w:r>
      <w:r w:rsidR="00F9231F">
        <w:t xml:space="preserve">an </w:t>
      </w:r>
      <w:r w:rsidR="008E7B91">
        <w:t>elected president</w:t>
      </w:r>
      <w:r w:rsidR="00F9231F">
        <w:t>?</w:t>
      </w:r>
    </w:p>
    <w:p w:rsidR="00F9231F" w:rsidRPr="005F0F50" w:rsidRDefault="00F9231F" w:rsidP="00F9231F">
      <w:pPr>
        <w:pStyle w:val="NoSpacing"/>
        <w:ind w:left="1440"/>
        <w:rPr>
          <w:i/>
        </w:rPr>
      </w:pPr>
    </w:p>
    <w:p w:rsidR="00933302" w:rsidRPr="00497B1E" w:rsidRDefault="00F9231F" w:rsidP="00456C8A">
      <w:pPr>
        <w:pStyle w:val="NoSpacing"/>
        <w:numPr>
          <w:ilvl w:val="1"/>
          <w:numId w:val="1"/>
        </w:numPr>
        <w:rPr>
          <w:i/>
        </w:rPr>
      </w:pPr>
      <w:r>
        <w:t>S</w:t>
      </w:r>
      <w:r w:rsidR="00933302" w:rsidRPr="005F0F50">
        <w:t xml:space="preserve">hould </w:t>
      </w:r>
      <w:r>
        <w:t xml:space="preserve">there </w:t>
      </w:r>
      <w:r w:rsidR="00933302" w:rsidRPr="005F0F50">
        <w:t>be a referendum on whether Britain should continue t</w:t>
      </w:r>
      <w:r w:rsidR="00033C6E">
        <w:t>o have a monarchy? D</w:t>
      </w:r>
      <w:r w:rsidR="00933302" w:rsidRPr="005F0F50">
        <w:t>efinitely</w:t>
      </w:r>
      <w:r w:rsidR="00033C6E">
        <w:t xml:space="preserve"> not, </w:t>
      </w:r>
      <w:r w:rsidR="009100EB">
        <w:t>Probably, Probably Not, D</w:t>
      </w:r>
      <w:r w:rsidR="00933302" w:rsidRPr="005F0F50">
        <w:t>efinitely</w:t>
      </w:r>
    </w:p>
    <w:p w:rsidR="00497B1E" w:rsidRDefault="00497B1E" w:rsidP="00497B1E">
      <w:pPr>
        <w:pStyle w:val="NoSpacing"/>
        <w:ind w:left="1440"/>
        <w:rPr>
          <w:i/>
        </w:rPr>
      </w:pPr>
    </w:p>
    <w:p w:rsidR="00F9231F" w:rsidRPr="005F0F50" w:rsidRDefault="00F9231F" w:rsidP="00497B1E">
      <w:pPr>
        <w:pStyle w:val="NoSpacing"/>
        <w:ind w:left="1440"/>
        <w:rPr>
          <w:i/>
        </w:rPr>
      </w:pPr>
    </w:p>
    <w:p w:rsidR="009639D1" w:rsidRDefault="00F9231F" w:rsidP="009639D1">
      <w:pPr>
        <w:pStyle w:val="ListParagraph"/>
        <w:numPr>
          <w:ilvl w:val="0"/>
          <w:numId w:val="1"/>
        </w:numPr>
        <w:rPr>
          <w:rFonts w:cs="Times New Roman"/>
          <w:i/>
          <w:szCs w:val="24"/>
        </w:rPr>
      </w:pPr>
      <w:r>
        <w:rPr>
          <w:rFonts w:cs="Times New Roman"/>
          <w:i/>
          <w:szCs w:val="24"/>
        </w:rPr>
        <w:t xml:space="preserve">Rules and limits for the Monarchy </w:t>
      </w:r>
      <w:r w:rsidRPr="00F9231F">
        <w:rPr>
          <w:rFonts w:cs="Times New Roman"/>
          <w:szCs w:val="24"/>
        </w:rPr>
        <w:t>[6]</w:t>
      </w:r>
    </w:p>
    <w:p w:rsidR="00F9231F" w:rsidRDefault="00F9231F" w:rsidP="00F9231F">
      <w:pPr>
        <w:pStyle w:val="ListParagraph"/>
        <w:rPr>
          <w:rFonts w:cs="Times New Roman"/>
          <w:i/>
          <w:szCs w:val="24"/>
        </w:rPr>
      </w:pPr>
    </w:p>
    <w:p w:rsidR="009639D1" w:rsidRPr="00F9231F" w:rsidRDefault="00933302" w:rsidP="009639D1">
      <w:pPr>
        <w:pStyle w:val="ListParagraph"/>
        <w:numPr>
          <w:ilvl w:val="1"/>
          <w:numId w:val="1"/>
        </w:numPr>
        <w:rPr>
          <w:rFonts w:cs="Times New Roman"/>
          <w:i/>
          <w:szCs w:val="24"/>
        </w:rPr>
      </w:pPr>
      <w:r w:rsidRPr="005F0F50">
        <w:t>Members of the royal family should mix more with ordinary people.</w:t>
      </w:r>
      <w:r w:rsidR="00F9231F">
        <w:t xml:space="preserve"> </w:t>
      </w:r>
      <w:r w:rsidR="00154733" w:rsidRPr="006B11E9">
        <w:t xml:space="preserve"> </w:t>
      </w:r>
      <w:r w:rsidR="00154733" w:rsidRPr="00154733">
        <w:t xml:space="preserve">Agree Strongly, Agree, Neither Agree nor Disagree, </w:t>
      </w:r>
      <w:r w:rsidR="00154733" w:rsidRPr="00F9231F">
        <w:t>Disagree, Disagree Strongly</w:t>
      </w:r>
    </w:p>
    <w:p w:rsidR="00F9231F" w:rsidRPr="009639D1" w:rsidRDefault="00F9231F" w:rsidP="00F9231F">
      <w:pPr>
        <w:pStyle w:val="ListParagraph"/>
        <w:ind w:left="1440"/>
        <w:rPr>
          <w:rFonts w:cs="Times New Roman"/>
          <w:i/>
          <w:szCs w:val="24"/>
        </w:rPr>
      </w:pPr>
    </w:p>
    <w:p w:rsidR="009639D1" w:rsidRPr="00F9231F" w:rsidRDefault="00933302" w:rsidP="009639D1">
      <w:pPr>
        <w:pStyle w:val="ListParagraph"/>
        <w:numPr>
          <w:ilvl w:val="1"/>
          <w:numId w:val="1"/>
        </w:numPr>
        <w:rPr>
          <w:rFonts w:cs="Times New Roman"/>
          <w:i/>
          <w:szCs w:val="24"/>
        </w:rPr>
      </w:pPr>
      <w:r w:rsidRPr="005F0F50">
        <w:t>Monarchs should retire at the same age as other working people.</w:t>
      </w:r>
      <w:r w:rsidR="00F9231F">
        <w:t xml:space="preserve"> </w:t>
      </w:r>
      <w:r w:rsidR="00700CCD" w:rsidRPr="00700CCD">
        <w:t xml:space="preserve"> </w:t>
      </w:r>
      <w:r w:rsidR="00700CCD" w:rsidRPr="00154733">
        <w:t xml:space="preserve">Agree Strongly, Agree, Neither Agree nor Disagree, </w:t>
      </w:r>
      <w:r w:rsidR="00700CCD" w:rsidRPr="00F9231F">
        <w:t>Disagree, Disagree Strongly</w:t>
      </w:r>
    </w:p>
    <w:p w:rsidR="00F9231F" w:rsidRPr="009639D1" w:rsidRDefault="00F9231F" w:rsidP="00F9231F">
      <w:pPr>
        <w:pStyle w:val="ListParagraph"/>
        <w:ind w:left="1440"/>
        <w:rPr>
          <w:rFonts w:cs="Times New Roman"/>
          <w:i/>
          <w:szCs w:val="24"/>
        </w:rPr>
      </w:pPr>
    </w:p>
    <w:p w:rsidR="009639D1" w:rsidRPr="00F9231F" w:rsidRDefault="00933302" w:rsidP="009639D1">
      <w:pPr>
        <w:pStyle w:val="ListParagraph"/>
        <w:numPr>
          <w:ilvl w:val="1"/>
          <w:numId w:val="1"/>
        </w:numPr>
        <w:rPr>
          <w:rFonts w:cs="Times New Roman"/>
          <w:i/>
          <w:szCs w:val="24"/>
        </w:rPr>
      </w:pPr>
      <w:r w:rsidRPr="005F0F50">
        <w:t>A monarch should pay taxes on the same terms as everyone else.</w:t>
      </w:r>
      <w:r w:rsidR="00F9231F">
        <w:t xml:space="preserve">  </w:t>
      </w:r>
      <w:r w:rsidR="00C40079" w:rsidRPr="00403490">
        <w:t xml:space="preserve">Agree Strongly, Agree, Neither Agree nor Disagree, </w:t>
      </w:r>
      <w:r w:rsidR="00C40079" w:rsidRPr="006B11E9">
        <w:t>Disagree, Disagree Strongly</w:t>
      </w:r>
    </w:p>
    <w:p w:rsidR="00F9231F" w:rsidRPr="009639D1" w:rsidRDefault="00F9231F" w:rsidP="00F9231F">
      <w:pPr>
        <w:pStyle w:val="ListParagraph"/>
        <w:ind w:left="1440"/>
        <w:rPr>
          <w:rFonts w:cs="Times New Roman"/>
          <w:i/>
          <w:szCs w:val="24"/>
        </w:rPr>
      </w:pPr>
    </w:p>
    <w:p w:rsidR="009639D1" w:rsidRPr="00F9231F" w:rsidRDefault="00933302" w:rsidP="009639D1">
      <w:pPr>
        <w:pStyle w:val="ListParagraph"/>
        <w:numPr>
          <w:ilvl w:val="1"/>
          <w:numId w:val="1"/>
        </w:numPr>
        <w:rPr>
          <w:rFonts w:cs="Times New Roman"/>
          <w:i/>
          <w:szCs w:val="24"/>
        </w:rPr>
      </w:pPr>
      <w:r w:rsidRPr="00371672">
        <w:t>There is no point having a royal family without all their glamour and glitter.</w:t>
      </w:r>
      <w:r w:rsidR="00F9231F">
        <w:t xml:space="preserve">  </w:t>
      </w:r>
      <w:r w:rsidR="000047B2" w:rsidRPr="00154733">
        <w:t xml:space="preserve">Agree Strongly, Agree, Neither Agree nor Disagree, </w:t>
      </w:r>
      <w:r w:rsidR="000047B2" w:rsidRPr="006B11E9">
        <w:t>Disagree, Disagree Strongly</w:t>
      </w:r>
    </w:p>
    <w:p w:rsidR="00F9231F" w:rsidRPr="009639D1" w:rsidRDefault="00F9231F" w:rsidP="00F9231F">
      <w:pPr>
        <w:pStyle w:val="ListParagraph"/>
        <w:ind w:left="1440"/>
        <w:rPr>
          <w:rFonts w:cs="Times New Roman"/>
          <w:i/>
          <w:szCs w:val="24"/>
        </w:rPr>
      </w:pPr>
    </w:p>
    <w:p w:rsidR="009639D1" w:rsidRPr="009639D1" w:rsidRDefault="00933302" w:rsidP="009639D1">
      <w:pPr>
        <w:pStyle w:val="ListParagraph"/>
        <w:numPr>
          <w:ilvl w:val="1"/>
          <w:numId w:val="1"/>
        </w:numPr>
        <w:rPr>
          <w:rFonts w:cs="Times New Roman"/>
          <w:i/>
          <w:szCs w:val="24"/>
        </w:rPr>
      </w:pPr>
      <w:r w:rsidRPr="00371672">
        <w:t>A king or queen who cannot win popular support should not continue in office.</w:t>
      </w:r>
      <w:r w:rsidR="00F9231F">
        <w:t xml:space="preserve"> </w:t>
      </w:r>
      <w:r w:rsidR="00814787">
        <w:t xml:space="preserve"> </w:t>
      </w:r>
      <w:r w:rsidR="00814787" w:rsidRPr="00154733">
        <w:t xml:space="preserve">Agree Strongly, Agree, Neither Agree nor Disagree, </w:t>
      </w:r>
      <w:r w:rsidR="00DE066F" w:rsidRPr="006B11E9">
        <w:t>Disagree</w:t>
      </w:r>
      <w:r w:rsidR="00814787" w:rsidRPr="006B11E9">
        <w:t>, Disagree Strongly</w:t>
      </w:r>
      <w:r w:rsidRPr="00371672">
        <w:t xml:space="preserve"> </w:t>
      </w:r>
    </w:p>
    <w:p w:rsidR="00497B1E" w:rsidRPr="00B635EA" w:rsidRDefault="00933302" w:rsidP="009639D1">
      <w:pPr>
        <w:pStyle w:val="ListParagraph"/>
        <w:numPr>
          <w:ilvl w:val="1"/>
          <w:numId w:val="1"/>
        </w:numPr>
        <w:rPr>
          <w:rFonts w:cs="Times New Roman"/>
          <w:i/>
          <w:szCs w:val="24"/>
        </w:rPr>
      </w:pPr>
      <w:r w:rsidRPr="00371672">
        <w:lastRenderedPageBreak/>
        <w:t>The British public should in future have a say in who</w:t>
      </w:r>
      <w:r w:rsidR="00F9231F">
        <w:t xml:space="preserve"> becomes the next king or queen.  </w:t>
      </w:r>
      <w:r w:rsidR="0049677C" w:rsidRPr="009639D1">
        <w:rPr>
          <w:i/>
        </w:rPr>
        <w:t xml:space="preserve"> </w:t>
      </w:r>
      <w:r w:rsidR="00814787" w:rsidRPr="0049677C">
        <w:t xml:space="preserve">Agree Strongly, Agree, Neither Agree nor Disagree, </w:t>
      </w:r>
      <w:r w:rsidR="00814787" w:rsidRPr="00F9231F">
        <w:t>Disagree, Disagree Strongly</w:t>
      </w:r>
    </w:p>
    <w:p w:rsidR="00B635EA" w:rsidRPr="009639D1" w:rsidRDefault="00B635EA" w:rsidP="00B635EA">
      <w:pPr>
        <w:pStyle w:val="ListParagraph"/>
        <w:ind w:left="1440"/>
        <w:rPr>
          <w:rFonts w:cs="Times New Roman"/>
          <w:i/>
          <w:szCs w:val="24"/>
        </w:rPr>
      </w:pPr>
    </w:p>
    <w:p w:rsidR="003A5648" w:rsidRDefault="00933302" w:rsidP="003A5648">
      <w:pPr>
        <w:pStyle w:val="ListParagraph"/>
        <w:numPr>
          <w:ilvl w:val="0"/>
          <w:numId w:val="1"/>
        </w:numPr>
        <w:rPr>
          <w:rFonts w:cs="Times New Roman"/>
          <w:i/>
          <w:szCs w:val="24"/>
        </w:rPr>
      </w:pPr>
      <w:r w:rsidRPr="006C7F11">
        <w:rPr>
          <w:rFonts w:cs="Times New Roman"/>
          <w:i/>
          <w:szCs w:val="24"/>
        </w:rPr>
        <w:t>Power</w:t>
      </w:r>
      <w:r w:rsidR="00F9231F">
        <w:rPr>
          <w:rFonts w:cs="Times New Roman"/>
          <w:i/>
          <w:szCs w:val="24"/>
        </w:rPr>
        <w:t>s</w:t>
      </w:r>
      <w:r w:rsidRPr="006C7F11">
        <w:rPr>
          <w:rFonts w:cs="Times New Roman"/>
          <w:i/>
          <w:szCs w:val="24"/>
        </w:rPr>
        <w:t xml:space="preserve"> of </w:t>
      </w:r>
      <w:r w:rsidR="00F9231F">
        <w:rPr>
          <w:rFonts w:cs="Times New Roman"/>
          <w:i/>
          <w:szCs w:val="24"/>
        </w:rPr>
        <w:t xml:space="preserve">the </w:t>
      </w:r>
      <w:r w:rsidRPr="006C7F11">
        <w:rPr>
          <w:rFonts w:cs="Times New Roman"/>
          <w:i/>
          <w:szCs w:val="24"/>
        </w:rPr>
        <w:t>Monarchy</w:t>
      </w:r>
    </w:p>
    <w:p w:rsidR="00F9231F" w:rsidRDefault="00F9231F" w:rsidP="00F9231F">
      <w:pPr>
        <w:pStyle w:val="ListParagraph"/>
        <w:rPr>
          <w:rFonts w:cs="Times New Roman"/>
          <w:i/>
          <w:szCs w:val="24"/>
        </w:rPr>
      </w:pPr>
    </w:p>
    <w:p w:rsidR="003A5648" w:rsidRPr="00F9231F" w:rsidRDefault="00933302" w:rsidP="003A5648">
      <w:pPr>
        <w:pStyle w:val="ListParagraph"/>
        <w:numPr>
          <w:ilvl w:val="1"/>
          <w:numId w:val="1"/>
        </w:numPr>
        <w:rPr>
          <w:rFonts w:cs="Times New Roman"/>
          <w:i/>
          <w:szCs w:val="24"/>
        </w:rPr>
      </w:pPr>
      <w:r w:rsidRPr="003A5648">
        <w:rPr>
          <w:rFonts w:cs="Times New Roman"/>
          <w:szCs w:val="24"/>
        </w:rPr>
        <w:t xml:space="preserve">If after a General Election no party had a majority in the House of Commons, </w:t>
      </w:r>
      <w:proofErr w:type="gramStart"/>
      <w:r w:rsidR="00F9231F">
        <w:rPr>
          <w:rFonts w:cs="Times New Roman"/>
          <w:szCs w:val="24"/>
        </w:rPr>
        <w:t xml:space="preserve">should the </w:t>
      </w:r>
      <w:r w:rsidR="0010619E" w:rsidRPr="003A5648">
        <w:rPr>
          <w:rFonts w:cs="Times New Roman"/>
          <w:szCs w:val="24"/>
        </w:rPr>
        <w:t>Queen should</w:t>
      </w:r>
      <w:proofErr w:type="gramEnd"/>
      <w:r w:rsidR="0010619E" w:rsidRPr="003A5648">
        <w:rPr>
          <w:rFonts w:cs="Times New Roman"/>
          <w:szCs w:val="24"/>
        </w:rPr>
        <w:t xml:space="preserve"> choose </w:t>
      </w:r>
      <w:r w:rsidR="00F9231F">
        <w:rPr>
          <w:rFonts w:cs="Times New Roman"/>
          <w:szCs w:val="24"/>
        </w:rPr>
        <w:t xml:space="preserve">the </w:t>
      </w:r>
      <w:r w:rsidR="0010619E" w:rsidRPr="003A5648">
        <w:rPr>
          <w:rFonts w:cs="Times New Roman"/>
          <w:szCs w:val="24"/>
        </w:rPr>
        <w:t xml:space="preserve">PM, </w:t>
      </w:r>
      <w:r w:rsidR="00F9231F">
        <w:rPr>
          <w:rFonts w:cs="Times New Roman"/>
          <w:szCs w:val="24"/>
        </w:rPr>
        <w:t>or should there be a d</w:t>
      </w:r>
      <w:r w:rsidR="0010619E" w:rsidRPr="003A5648">
        <w:rPr>
          <w:rFonts w:cs="Times New Roman"/>
          <w:szCs w:val="24"/>
        </w:rPr>
        <w:t>ifferent method of choosing</w:t>
      </w:r>
      <w:r w:rsidR="00F9231F">
        <w:rPr>
          <w:rFonts w:cs="Times New Roman"/>
          <w:szCs w:val="24"/>
        </w:rPr>
        <w:t>?</w:t>
      </w:r>
    </w:p>
    <w:p w:rsidR="00F9231F" w:rsidRPr="003A5648" w:rsidRDefault="00F9231F" w:rsidP="00F9231F">
      <w:pPr>
        <w:pStyle w:val="ListParagraph"/>
        <w:ind w:left="1440"/>
        <w:rPr>
          <w:rFonts w:cs="Times New Roman"/>
          <w:i/>
          <w:szCs w:val="24"/>
        </w:rPr>
      </w:pPr>
    </w:p>
    <w:p w:rsidR="0012673A" w:rsidRPr="00F9231F" w:rsidRDefault="00933302" w:rsidP="003A5648">
      <w:pPr>
        <w:pStyle w:val="ListParagraph"/>
        <w:numPr>
          <w:ilvl w:val="1"/>
          <w:numId w:val="1"/>
        </w:numPr>
        <w:rPr>
          <w:rFonts w:cs="Times New Roman"/>
          <w:i/>
          <w:szCs w:val="24"/>
        </w:rPr>
      </w:pPr>
      <w:r w:rsidRPr="003A5648">
        <w:rPr>
          <w:rFonts w:cs="Times New Roman"/>
          <w:szCs w:val="24"/>
        </w:rPr>
        <w:t>It would be a good thing if Queen had more powers.</w:t>
      </w:r>
      <w:r w:rsidR="00F9231F">
        <w:rPr>
          <w:rFonts w:cs="Times New Roman"/>
          <w:szCs w:val="24"/>
        </w:rPr>
        <w:t xml:space="preserve"> </w:t>
      </w:r>
      <w:r w:rsidR="0012673A" w:rsidRPr="003A5648">
        <w:rPr>
          <w:rFonts w:cs="Times New Roman"/>
          <w:szCs w:val="24"/>
        </w:rPr>
        <w:t xml:space="preserve"> Agree Strongly, Agree, Neither Agree nor Disagree, </w:t>
      </w:r>
      <w:r w:rsidR="0012673A" w:rsidRPr="006B11E9">
        <w:rPr>
          <w:rFonts w:cs="Times New Roman"/>
          <w:szCs w:val="24"/>
        </w:rPr>
        <w:t>Disagree, Disagree Strongly</w:t>
      </w:r>
    </w:p>
    <w:p w:rsidR="00F9231F" w:rsidRPr="003A5648" w:rsidRDefault="00F9231F" w:rsidP="00F9231F">
      <w:pPr>
        <w:pStyle w:val="ListParagraph"/>
        <w:ind w:left="1440"/>
        <w:rPr>
          <w:rFonts w:cs="Times New Roman"/>
          <w:i/>
          <w:szCs w:val="24"/>
        </w:rPr>
      </w:pPr>
    </w:p>
    <w:p w:rsidR="00AE4DA5" w:rsidRDefault="00933302" w:rsidP="00AE4DA5">
      <w:pPr>
        <w:pStyle w:val="BodyText"/>
        <w:numPr>
          <w:ilvl w:val="0"/>
          <w:numId w:val="1"/>
        </w:numPr>
        <w:autoSpaceDE w:val="0"/>
        <w:autoSpaceDN w:val="0"/>
        <w:adjustRightInd w:val="0"/>
        <w:rPr>
          <w:rFonts w:cs="Times New Roman"/>
          <w:i/>
          <w:szCs w:val="24"/>
        </w:rPr>
      </w:pPr>
      <w:r w:rsidRPr="0012673A">
        <w:rPr>
          <w:rFonts w:cs="Times New Roman"/>
          <w:i/>
          <w:szCs w:val="24"/>
        </w:rPr>
        <w:t>Reform</w:t>
      </w:r>
      <w:r w:rsidR="00F9231F">
        <w:rPr>
          <w:rFonts w:cs="Times New Roman"/>
          <w:i/>
          <w:szCs w:val="24"/>
        </w:rPr>
        <w:t>ing</w:t>
      </w:r>
      <w:r w:rsidRPr="0012673A">
        <w:rPr>
          <w:rFonts w:cs="Times New Roman"/>
          <w:i/>
          <w:szCs w:val="24"/>
        </w:rPr>
        <w:t xml:space="preserve"> </w:t>
      </w:r>
      <w:r w:rsidR="00F9231F">
        <w:rPr>
          <w:rFonts w:cs="Times New Roman"/>
          <w:i/>
          <w:szCs w:val="24"/>
        </w:rPr>
        <w:t xml:space="preserve">the </w:t>
      </w:r>
      <w:r w:rsidRPr="0012673A">
        <w:rPr>
          <w:rFonts w:cs="Times New Roman"/>
          <w:i/>
          <w:szCs w:val="24"/>
        </w:rPr>
        <w:t>House Of Lords</w:t>
      </w:r>
    </w:p>
    <w:p w:rsidR="00386DF9" w:rsidRPr="00AE4DA5" w:rsidRDefault="00933302" w:rsidP="00AE4DA5">
      <w:pPr>
        <w:pStyle w:val="BodyText"/>
        <w:numPr>
          <w:ilvl w:val="1"/>
          <w:numId w:val="1"/>
        </w:numPr>
        <w:autoSpaceDE w:val="0"/>
        <w:autoSpaceDN w:val="0"/>
        <w:adjustRightInd w:val="0"/>
        <w:rPr>
          <w:rFonts w:cs="Times New Roman"/>
          <w:i/>
          <w:szCs w:val="24"/>
        </w:rPr>
      </w:pPr>
      <w:r w:rsidRPr="00AE4DA5">
        <w:rPr>
          <w:rFonts w:cs="Times New Roman"/>
          <w:szCs w:val="24"/>
        </w:rPr>
        <w:t>Now think</w:t>
      </w:r>
      <w:r w:rsidR="00F9231F">
        <w:rPr>
          <w:rFonts w:cs="Times New Roman"/>
          <w:szCs w:val="24"/>
        </w:rPr>
        <w:t>ing about the House of Lords, w</w:t>
      </w:r>
      <w:r w:rsidRPr="00AE4DA5">
        <w:rPr>
          <w:rFonts w:cs="Times New Roman"/>
          <w:szCs w:val="24"/>
        </w:rPr>
        <w:t xml:space="preserve">hich of the following do you think should happen? </w:t>
      </w:r>
      <w:r w:rsidR="009653F4" w:rsidRPr="00AE4DA5">
        <w:rPr>
          <w:rFonts w:cs="Times New Roman"/>
          <w:szCs w:val="24"/>
        </w:rPr>
        <w:t>Remain as is, Reformed,</w:t>
      </w:r>
      <w:r w:rsidRPr="00AE4DA5">
        <w:rPr>
          <w:rFonts w:cs="Times New Roman"/>
          <w:szCs w:val="24"/>
        </w:rPr>
        <w:t xml:space="preserve"> </w:t>
      </w:r>
      <w:r w:rsidR="009653F4" w:rsidRPr="00AE4DA5">
        <w:rPr>
          <w:rFonts w:cs="Times New Roman"/>
          <w:szCs w:val="24"/>
        </w:rPr>
        <w:t>Abolished</w:t>
      </w:r>
    </w:p>
    <w:p w:rsidR="007D58FC" w:rsidRDefault="00F9231F" w:rsidP="003E5B9E">
      <w:pPr>
        <w:pStyle w:val="ListParagraph"/>
        <w:numPr>
          <w:ilvl w:val="1"/>
          <w:numId w:val="1"/>
        </w:numPr>
        <w:autoSpaceDE w:val="0"/>
        <w:autoSpaceDN w:val="0"/>
        <w:adjustRightInd w:val="0"/>
        <w:rPr>
          <w:rFonts w:cs="Times New Roman"/>
          <w:szCs w:val="24"/>
        </w:rPr>
      </w:pPr>
      <w:r>
        <w:rPr>
          <w:rFonts w:cs="Times New Roman"/>
          <w:szCs w:val="24"/>
        </w:rPr>
        <w:t>Which of the following two statements</w:t>
      </w:r>
      <w:r w:rsidR="00933302" w:rsidRPr="007D58FC">
        <w:rPr>
          <w:rFonts w:cs="Times New Roman"/>
          <w:szCs w:val="24"/>
        </w:rPr>
        <w:t xml:space="preserve"> comes closer to your own view?</w:t>
      </w:r>
      <w:r w:rsidR="003E5B9E">
        <w:rPr>
          <w:rFonts w:cs="Times New Roman"/>
          <w:szCs w:val="24"/>
        </w:rPr>
        <w:t xml:space="preserve"> </w:t>
      </w:r>
      <w:r w:rsidR="00933302" w:rsidRPr="003E5B9E">
        <w:rPr>
          <w:rFonts w:cs="Times New Roman"/>
          <w:szCs w:val="24"/>
        </w:rPr>
        <w:t>Hereditary peers should keep their right to vote in the House of Lords because they bring some i</w:t>
      </w:r>
      <w:r w:rsidR="003E5B9E">
        <w:rPr>
          <w:rFonts w:cs="Times New Roman"/>
          <w:szCs w:val="24"/>
        </w:rPr>
        <w:t xml:space="preserve">ndependence into politics, </w:t>
      </w:r>
      <w:r>
        <w:rPr>
          <w:rFonts w:cs="Times New Roman"/>
          <w:szCs w:val="24"/>
        </w:rPr>
        <w:t>or t</w:t>
      </w:r>
      <w:r w:rsidR="00933302" w:rsidRPr="003E5B9E">
        <w:rPr>
          <w:rFonts w:cs="Times New Roman"/>
          <w:szCs w:val="24"/>
        </w:rPr>
        <w:t>he fact that someone inherits a title should not give them a right to vote in the House of Lords.</w:t>
      </w:r>
    </w:p>
    <w:p w:rsidR="00F9231F" w:rsidRPr="003E5B9E" w:rsidRDefault="00F9231F" w:rsidP="00F9231F">
      <w:pPr>
        <w:pStyle w:val="ListParagraph"/>
        <w:autoSpaceDE w:val="0"/>
        <w:autoSpaceDN w:val="0"/>
        <w:adjustRightInd w:val="0"/>
        <w:ind w:left="1440"/>
        <w:rPr>
          <w:rFonts w:cs="Times New Roman"/>
          <w:szCs w:val="24"/>
        </w:rPr>
      </w:pPr>
    </w:p>
    <w:p w:rsidR="00933302" w:rsidRDefault="00933302" w:rsidP="003E5B9E">
      <w:pPr>
        <w:pStyle w:val="ListParagraph"/>
        <w:numPr>
          <w:ilvl w:val="1"/>
          <w:numId w:val="1"/>
        </w:numPr>
        <w:autoSpaceDE w:val="0"/>
        <w:autoSpaceDN w:val="0"/>
        <w:adjustRightInd w:val="0"/>
        <w:rPr>
          <w:rFonts w:cs="Times New Roman"/>
          <w:szCs w:val="24"/>
        </w:rPr>
      </w:pPr>
      <w:r w:rsidRPr="007D58FC">
        <w:rPr>
          <w:rFonts w:cs="Times New Roman"/>
          <w:szCs w:val="24"/>
        </w:rPr>
        <w:t xml:space="preserve">And </w:t>
      </w:r>
      <w:r w:rsidR="00F9231F">
        <w:rPr>
          <w:rFonts w:cs="Times New Roman"/>
          <w:szCs w:val="24"/>
        </w:rPr>
        <w:t xml:space="preserve">which of these two statements?  </w:t>
      </w:r>
      <w:r w:rsidRPr="003E5B9E">
        <w:rPr>
          <w:rFonts w:cs="Times New Roman"/>
          <w:szCs w:val="24"/>
        </w:rPr>
        <w:t>We should continue to have appointed life peers in the House of Lords because they bring experience from outsi</w:t>
      </w:r>
      <w:r w:rsidR="003E5B9E">
        <w:rPr>
          <w:rFonts w:cs="Times New Roman"/>
          <w:szCs w:val="24"/>
        </w:rPr>
        <w:t>de Parliament into politics,</w:t>
      </w:r>
      <w:r w:rsidR="00F9231F">
        <w:rPr>
          <w:rFonts w:cs="Times New Roman"/>
          <w:szCs w:val="24"/>
        </w:rPr>
        <w:t xml:space="preserve"> or a</w:t>
      </w:r>
      <w:r w:rsidR="00FA470B">
        <w:rPr>
          <w:rFonts w:cs="Times New Roman"/>
          <w:szCs w:val="24"/>
        </w:rPr>
        <w:t xml:space="preserve">ll </w:t>
      </w:r>
      <w:r w:rsidRPr="003E5B9E">
        <w:rPr>
          <w:rFonts w:cs="Times New Roman"/>
          <w:szCs w:val="24"/>
        </w:rPr>
        <w:t>members of the House of Lords should be democratically elected.</w:t>
      </w:r>
    </w:p>
    <w:p w:rsidR="00F9231F" w:rsidRPr="003E5B9E" w:rsidRDefault="00F9231F" w:rsidP="00F9231F">
      <w:pPr>
        <w:pStyle w:val="ListParagraph"/>
        <w:autoSpaceDE w:val="0"/>
        <w:autoSpaceDN w:val="0"/>
        <w:adjustRightInd w:val="0"/>
        <w:ind w:left="1440"/>
        <w:rPr>
          <w:rFonts w:cs="Times New Roman"/>
          <w:szCs w:val="24"/>
        </w:rPr>
      </w:pPr>
    </w:p>
    <w:p w:rsidR="002313C2" w:rsidRDefault="00BC02BF" w:rsidP="002313C2">
      <w:r>
        <w:rPr>
          <w:rFonts w:hint="eastAsia"/>
          <w:b/>
        </w:rPr>
        <w:t>A</w:t>
      </w:r>
      <w:r>
        <w:rPr>
          <w:b/>
        </w:rPr>
        <w:t>ustralia</w:t>
      </w:r>
      <w:r w:rsidR="002313C2" w:rsidRPr="00F523F2">
        <w:rPr>
          <w:rFonts w:hint="eastAsia"/>
          <w:b/>
        </w:rPr>
        <w:t xml:space="preserve"> </w:t>
      </w:r>
      <w:r w:rsidR="00F9231F">
        <w:rPr>
          <w:b/>
        </w:rPr>
        <w:t>Republic Referendum (</w:t>
      </w:r>
      <w:r w:rsidR="0032514E">
        <w:t>2</w:t>
      </w:r>
      <w:r w:rsidR="00F9231F">
        <w:t>)</w:t>
      </w:r>
    </w:p>
    <w:p w:rsidR="00772131" w:rsidRDefault="006B7981" w:rsidP="00772131">
      <w:pPr>
        <w:pStyle w:val="ListParagraph"/>
        <w:numPr>
          <w:ilvl w:val="0"/>
          <w:numId w:val="8"/>
        </w:numPr>
        <w:rPr>
          <w:i/>
        </w:rPr>
      </w:pPr>
      <w:r>
        <w:rPr>
          <w:i/>
        </w:rPr>
        <w:t>Making Australia a Republic</w:t>
      </w:r>
    </w:p>
    <w:p w:rsidR="006B7981" w:rsidRPr="0001236C" w:rsidRDefault="006B7981" w:rsidP="006B7981">
      <w:pPr>
        <w:pStyle w:val="ListParagraph"/>
        <w:rPr>
          <w:i/>
        </w:rPr>
      </w:pPr>
    </w:p>
    <w:p w:rsidR="00772131" w:rsidRDefault="006B7981" w:rsidP="00772131">
      <w:pPr>
        <w:pStyle w:val="ListParagraph"/>
        <w:numPr>
          <w:ilvl w:val="1"/>
          <w:numId w:val="8"/>
        </w:numPr>
      </w:pPr>
      <w:r>
        <w:t xml:space="preserve">Which of the </w:t>
      </w:r>
      <w:r w:rsidR="00772131">
        <w:t>following possibilities would be your first choice</w:t>
      </w:r>
      <w:r>
        <w:t>, and which would be your second choice</w:t>
      </w:r>
      <w:r w:rsidR="00772131">
        <w:t xml:space="preserve">? </w:t>
      </w:r>
      <w:r>
        <w:t xml:space="preserve"> </w:t>
      </w:r>
      <w:r w:rsidR="00772131">
        <w:t xml:space="preserve">A President directly elected by the people, A President appointed by Parliament, </w:t>
      </w:r>
      <w:r>
        <w:t xml:space="preserve">or </w:t>
      </w:r>
      <w:r w:rsidR="00772131">
        <w:t>Retaining the Queen and the Governor-General. Scored 1 for those ranking “Retaining the Queen and the Governor-General” third, as .5 for those ranking that option second or saying DK, and as 0 for those ranking it first.</w:t>
      </w:r>
    </w:p>
    <w:p w:rsidR="006B7981" w:rsidRDefault="006B7981" w:rsidP="006B7981">
      <w:pPr>
        <w:pStyle w:val="ListParagraph"/>
        <w:ind w:left="1440"/>
      </w:pPr>
    </w:p>
    <w:p w:rsidR="00772131" w:rsidRDefault="006A691B" w:rsidP="00607062">
      <w:pPr>
        <w:pStyle w:val="ListParagraph"/>
        <w:numPr>
          <w:ilvl w:val="1"/>
          <w:numId w:val="8"/>
        </w:numPr>
      </w:pPr>
      <w:r w:rsidRPr="006A691B">
        <w:t>Australia should keep rather than cut its remaining constitutional ties with Britain</w:t>
      </w:r>
      <w:r w:rsidR="006B7981">
        <w:t xml:space="preserve">.  </w:t>
      </w:r>
      <w:r w:rsidR="00FB10F4">
        <w:t xml:space="preserve">Strongly agree, </w:t>
      </w:r>
      <w:r w:rsidR="00607062" w:rsidRPr="00607062">
        <w:t>Agree, Neither agree nor disagree, Disagree, Strongly disagree</w:t>
      </w:r>
      <w:r w:rsidR="00607062">
        <w:t xml:space="preserve">. </w:t>
      </w:r>
    </w:p>
    <w:p w:rsidR="006B7981" w:rsidRDefault="006B7981" w:rsidP="006B7981">
      <w:pPr>
        <w:pStyle w:val="ListParagraph"/>
        <w:ind w:left="1440"/>
      </w:pPr>
    </w:p>
    <w:p w:rsidR="00AE61C8" w:rsidRDefault="00772131" w:rsidP="00AE61C8">
      <w:pPr>
        <w:pStyle w:val="ListParagraph"/>
        <w:numPr>
          <w:ilvl w:val="1"/>
          <w:numId w:val="8"/>
        </w:numPr>
      </w:pPr>
      <w:r>
        <w:t>Our head of</w:t>
      </w:r>
      <w:r w:rsidR="003D37BA">
        <w:t xml:space="preserve"> state should be an Australian</w:t>
      </w:r>
      <w:r w:rsidR="006B7981">
        <w:t xml:space="preserve">. </w:t>
      </w:r>
      <w:r w:rsidR="00BC1050">
        <w:t xml:space="preserve"> </w:t>
      </w:r>
      <w:r w:rsidR="0086659E">
        <w:t xml:space="preserve">Strongly agree, </w:t>
      </w:r>
      <w:r w:rsidR="006B0C2D" w:rsidRPr="006B0C2D">
        <w:t>Agree, Neither agree nor disagree, Disagree, Strongly disagree</w:t>
      </w:r>
      <w:r w:rsidR="006B0C2D">
        <w:t>.</w:t>
      </w:r>
    </w:p>
    <w:p w:rsidR="00AE61C8" w:rsidRDefault="00AE61C8" w:rsidP="00AE61C8">
      <w:pPr>
        <w:pStyle w:val="ListParagraph"/>
      </w:pPr>
    </w:p>
    <w:p w:rsidR="00ED0A7F" w:rsidRPr="006B7981" w:rsidRDefault="006B7981" w:rsidP="00772131">
      <w:pPr>
        <w:pStyle w:val="ListParagraph"/>
        <w:numPr>
          <w:ilvl w:val="0"/>
          <w:numId w:val="8"/>
        </w:numPr>
        <w:rPr>
          <w:i/>
        </w:rPr>
      </w:pPr>
      <w:r>
        <w:rPr>
          <w:i/>
        </w:rPr>
        <w:t>Having a popularly e</w:t>
      </w:r>
      <w:r w:rsidR="00ED0A7F" w:rsidRPr="0001236C">
        <w:rPr>
          <w:i/>
        </w:rPr>
        <w:t>lected v</w:t>
      </w:r>
      <w:r w:rsidR="007C50FF">
        <w:rPr>
          <w:i/>
        </w:rPr>
        <w:t>s.</w:t>
      </w:r>
      <w:r w:rsidR="00ED0A7F" w:rsidRPr="0001236C">
        <w:rPr>
          <w:i/>
        </w:rPr>
        <w:t xml:space="preserve"> </w:t>
      </w:r>
      <w:proofErr w:type="spellStart"/>
      <w:r>
        <w:rPr>
          <w:i/>
        </w:rPr>
        <w:t>p</w:t>
      </w:r>
      <w:r w:rsidR="00ED0A7F" w:rsidRPr="0001236C">
        <w:rPr>
          <w:i/>
        </w:rPr>
        <w:t>arliamentarily</w:t>
      </w:r>
      <w:proofErr w:type="spellEnd"/>
      <w:r>
        <w:rPr>
          <w:i/>
        </w:rPr>
        <w:t xml:space="preserve"> a</w:t>
      </w:r>
      <w:r w:rsidR="007C50FF">
        <w:rPr>
          <w:i/>
        </w:rPr>
        <w:t>ppointed P</w:t>
      </w:r>
      <w:r w:rsidR="00ED0A7F" w:rsidRPr="0001236C">
        <w:rPr>
          <w:i/>
        </w:rPr>
        <w:t>resident</w:t>
      </w:r>
      <w:r>
        <w:rPr>
          <w:i/>
        </w:rPr>
        <w:t xml:space="preserve"> </w:t>
      </w:r>
      <w:r w:rsidRPr="006B7981">
        <w:t>[1]</w:t>
      </w:r>
    </w:p>
    <w:p w:rsidR="006B7981" w:rsidRPr="0001236C" w:rsidRDefault="006B7981" w:rsidP="006B7981">
      <w:pPr>
        <w:pStyle w:val="ListParagraph"/>
        <w:rPr>
          <w:i/>
        </w:rPr>
      </w:pPr>
    </w:p>
    <w:p w:rsidR="00ED0A7F" w:rsidRDefault="00730A2B" w:rsidP="00ED0A7F">
      <w:pPr>
        <w:pStyle w:val="ListParagraph"/>
      </w:pPr>
      <w:r>
        <w:t>S</w:t>
      </w:r>
      <w:r w:rsidR="00772131">
        <w:t xml:space="preserve">cored as 1 for those ranking “A President directly elected by the people” first and “A President appointed by Parliament” third; .75 for those ranking “A President directly elected by the people” first and “A President appointed by Parliament” second or “A President directly elected by the people” second and “A President appointed by Parliament” third; .5 for those not ranking either of those two options or saying DK;  .25 for those ranking “A President appointed by Parliament”  first and “A President directly elected by the people” second or “A President appointed by Parliament” second and “A President directly elected by the people” third; and 0 for those ranking “A President appointed by Parliament” first and “A President directly elected by the people” third. </w:t>
      </w:r>
    </w:p>
    <w:p w:rsidR="006B7981" w:rsidRDefault="006B7981" w:rsidP="006B7981">
      <w:pPr>
        <w:spacing w:after="0" w:line="240" w:lineRule="auto"/>
        <w:rPr>
          <w:b/>
        </w:rPr>
      </w:pPr>
    </w:p>
    <w:p w:rsidR="004B4DF7" w:rsidRDefault="006B7981" w:rsidP="006B7981">
      <w:pPr>
        <w:spacing w:after="0" w:line="240" w:lineRule="auto"/>
        <w:rPr>
          <w:b/>
        </w:rPr>
      </w:pPr>
      <w:r>
        <w:rPr>
          <w:b/>
        </w:rPr>
        <w:t>Europolis (</w:t>
      </w:r>
      <w:r w:rsidR="004B4DF7" w:rsidRPr="006B7981">
        <w:rPr>
          <w:b/>
        </w:rPr>
        <w:t>2</w:t>
      </w:r>
      <w:r w:rsidRPr="006B7981">
        <w:rPr>
          <w:b/>
        </w:rPr>
        <w:t>)</w:t>
      </w:r>
    </w:p>
    <w:p w:rsidR="006B7981" w:rsidRDefault="006B7981" w:rsidP="006B7981">
      <w:pPr>
        <w:spacing w:after="0" w:line="240" w:lineRule="auto"/>
      </w:pPr>
    </w:p>
    <w:p w:rsidR="006B7981" w:rsidRDefault="00757124" w:rsidP="00991F28">
      <w:pPr>
        <w:pStyle w:val="ListParagraph"/>
        <w:numPr>
          <w:ilvl w:val="0"/>
          <w:numId w:val="9"/>
        </w:numPr>
        <w:spacing w:after="0" w:line="240" w:lineRule="auto"/>
        <w:rPr>
          <w:i/>
        </w:rPr>
      </w:pPr>
      <w:r>
        <w:rPr>
          <w:i/>
        </w:rPr>
        <w:t xml:space="preserve">Combatting </w:t>
      </w:r>
      <w:r w:rsidR="005C5374" w:rsidRPr="00A841A7">
        <w:rPr>
          <w:i/>
        </w:rPr>
        <w:t>Climate Change</w:t>
      </w:r>
      <w:r w:rsidR="007A0F55" w:rsidRPr="007A0F55">
        <w:t xml:space="preserve"> [7]</w:t>
      </w:r>
    </w:p>
    <w:p w:rsidR="006B7981" w:rsidRDefault="006B7981" w:rsidP="00991F28">
      <w:pPr>
        <w:pStyle w:val="ListParagraph"/>
        <w:spacing w:after="0" w:line="240" w:lineRule="auto"/>
        <w:rPr>
          <w:i/>
        </w:rPr>
      </w:pPr>
    </w:p>
    <w:p w:rsidR="006B7981" w:rsidRDefault="00BE30CA" w:rsidP="00991F28">
      <w:pPr>
        <w:pStyle w:val="ListParagraph"/>
        <w:numPr>
          <w:ilvl w:val="0"/>
          <w:numId w:val="16"/>
        </w:numPr>
        <w:spacing w:after="0" w:line="240" w:lineRule="auto"/>
        <w:rPr>
          <w:i/>
        </w:rPr>
      </w:pPr>
      <w:r w:rsidRPr="00864D99">
        <w:t xml:space="preserve">On a scale from 0 to 10, where '0' is "no priority at all", '10' is "the highest priority", and '5' is "exactly in the middle", how much priority should be given to </w:t>
      </w:r>
      <w:r w:rsidR="006B7981" w:rsidRPr="00864D99">
        <w:t>Investing more in renewable energy sources like wind, hydro, wave and solar power</w:t>
      </w:r>
      <w:r w:rsidR="006B7981">
        <w:rPr>
          <w:i/>
        </w:rPr>
        <w:t xml:space="preserve"> </w:t>
      </w:r>
      <w:r w:rsidRPr="00864D99">
        <w:t>as a way of tackling climate change?</w:t>
      </w:r>
    </w:p>
    <w:p w:rsidR="006B7981" w:rsidRDefault="006B7981" w:rsidP="00991F28">
      <w:pPr>
        <w:pStyle w:val="ListParagraph"/>
        <w:spacing w:after="0" w:line="240" w:lineRule="auto"/>
        <w:ind w:left="1440"/>
        <w:rPr>
          <w:i/>
        </w:rPr>
      </w:pPr>
    </w:p>
    <w:p w:rsidR="006B7981" w:rsidRDefault="006B7981" w:rsidP="00991F28">
      <w:pPr>
        <w:pStyle w:val="ListParagraph"/>
        <w:numPr>
          <w:ilvl w:val="0"/>
          <w:numId w:val="16"/>
        </w:numPr>
        <w:spacing w:after="0" w:line="240" w:lineRule="auto"/>
        <w:rPr>
          <w:i/>
        </w:rPr>
      </w:pPr>
      <w:r>
        <w:t>To e</w:t>
      </w:r>
      <w:r w:rsidR="00283306" w:rsidRPr="00864D99">
        <w:t>ducating people about renewable energy and energy conservation</w:t>
      </w:r>
      <w:r>
        <w:t>?</w:t>
      </w:r>
    </w:p>
    <w:p w:rsidR="006B7981" w:rsidRDefault="006B7981" w:rsidP="00991F28">
      <w:pPr>
        <w:pStyle w:val="ListParagraph"/>
        <w:spacing w:after="0" w:line="240" w:lineRule="auto"/>
        <w:ind w:left="1440"/>
        <w:rPr>
          <w:i/>
        </w:rPr>
      </w:pPr>
    </w:p>
    <w:p w:rsidR="00283306" w:rsidRPr="006B7981" w:rsidRDefault="006B7981" w:rsidP="00991F28">
      <w:pPr>
        <w:pStyle w:val="ListParagraph"/>
        <w:numPr>
          <w:ilvl w:val="0"/>
          <w:numId w:val="16"/>
        </w:numPr>
        <w:spacing w:after="0" w:line="240" w:lineRule="auto"/>
        <w:rPr>
          <w:i/>
        </w:rPr>
      </w:pPr>
      <w:r>
        <w:t>To g</w:t>
      </w:r>
      <w:r w:rsidR="008E18FB" w:rsidRPr="00864D99">
        <w:t>etting people and businesses to use less energy</w:t>
      </w:r>
      <w:r>
        <w:t>?</w:t>
      </w:r>
    </w:p>
    <w:p w:rsidR="006B7981" w:rsidRDefault="006B7981" w:rsidP="00991F28">
      <w:pPr>
        <w:pStyle w:val="ListParagraph"/>
        <w:spacing w:after="0" w:line="240" w:lineRule="auto"/>
        <w:ind w:left="1440"/>
      </w:pPr>
    </w:p>
    <w:p w:rsidR="005F4A72" w:rsidRDefault="00B106E5" w:rsidP="00991F28">
      <w:pPr>
        <w:pStyle w:val="ListParagraph"/>
        <w:numPr>
          <w:ilvl w:val="1"/>
          <w:numId w:val="9"/>
        </w:numPr>
        <w:spacing w:after="0" w:line="240" w:lineRule="auto"/>
      </w:pPr>
      <w:r w:rsidRPr="00864D99">
        <w:t>On a scale from 0 to 10, where '0' means that we should do everything possible to combat climate change, even if that hurts the economy, '10' means that we should do everything possible to maximize economic growth, even if that hurts efforts to combat climate change and 5 is exactly in the middle, where would you position yourself on this scale, or haven’t you thought much about that?</w:t>
      </w:r>
    </w:p>
    <w:p w:rsidR="006B7981" w:rsidRPr="00864D99" w:rsidRDefault="006B7981" w:rsidP="00991F28">
      <w:pPr>
        <w:pStyle w:val="ListParagraph"/>
        <w:spacing w:after="0" w:line="240" w:lineRule="auto"/>
        <w:ind w:left="1440"/>
      </w:pPr>
    </w:p>
    <w:p w:rsidR="00B106E5" w:rsidRPr="006B7981" w:rsidRDefault="000E2450" w:rsidP="00991F28">
      <w:pPr>
        <w:pStyle w:val="ListParagraph"/>
        <w:numPr>
          <w:ilvl w:val="1"/>
          <w:numId w:val="9"/>
        </w:numPr>
        <w:spacing w:after="0" w:line="240" w:lineRule="auto"/>
        <w:rPr>
          <w:i/>
        </w:rPr>
      </w:pPr>
      <w:r w:rsidRPr="00864D99">
        <w:t>What should the EU do about its existing clima</w:t>
      </w:r>
      <w:r w:rsidR="006B7981">
        <w:t xml:space="preserve">te change targets? </w:t>
      </w:r>
      <w:r w:rsidR="00963AA2" w:rsidRPr="00864D99">
        <w:t xml:space="preserve"> Increase them greatly, Increase them somewhat, Leave them as they are, Decrease them somewhat, Decrease them greatly, </w:t>
      </w:r>
      <w:proofErr w:type="gramStart"/>
      <w:r w:rsidR="00963AA2" w:rsidRPr="00864D99">
        <w:t>Don't</w:t>
      </w:r>
      <w:proofErr w:type="gramEnd"/>
      <w:r w:rsidR="00963AA2" w:rsidRPr="00864D99">
        <w:t xml:space="preserve"> know</w:t>
      </w:r>
      <w:r w:rsidR="006B7981">
        <w:t>.</w:t>
      </w:r>
    </w:p>
    <w:p w:rsidR="006B7981" w:rsidRDefault="006B7981" w:rsidP="00991F28">
      <w:pPr>
        <w:pStyle w:val="ListParagraph"/>
        <w:spacing w:after="0" w:line="240" w:lineRule="auto"/>
        <w:ind w:left="1440"/>
        <w:rPr>
          <w:i/>
        </w:rPr>
      </w:pPr>
    </w:p>
    <w:p w:rsidR="00963AA2" w:rsidRDefault="00991F28" w:rsidP="00991F28">
      <w:pPr>
        <w:pStyle w:val="ListParagraph"/>
        <w:numPr>
          <w:ilvl w:val="1"/>
          <w:numId w:val="9"/>
        </w:numPr>
        <w:spacing w:after="0" w:line="240" w:lineRule="auto"/>
      </w:pPr>
      <w:r>
        <w:t xml:space="preserve">On a scale from 0 to 10, where </w:t>
      </w:r>
      <w:r w:rsidR="00864D99" w:rsidRPr="00864D99">
        <w:t>0 means that energy should be produced in ways that minimize greenhouse gas emissions even if that me</w:t>
      </w:r>
      <w:r>
        <w:t>ans that energy costs more, 10</w:t>
      </w:r>
      <w:r w:rsidR="00864D99" w:rsidRPr="00864D99">
        <w:t xml:space="preserve"> means that energy should be produced as cheaply as possible even if that </w:t>
      </w:r>
      <w:r w:rsidR="00864D99" w:rsidRPr="00864D99">
        <w:lastRenderedPageBreak/>
        <w:t>means more greenhouse gas emissions, and 5 is exactly in the middle, where would you</w:t>
      </w:r>
      <w:r w:rsidR="006B7981">
        <w:t xml:space="preserve"> position yourself</w:t>
      </w:r>
      <w:r w:rsidR="00864D99" w:rsidRPr="00864D99">
        <w:t>, or haven’t you thought much about that?</w:t>
      </w:r>
    </w:p>
    <w:p w:rsidR="006B7981" w:rsidRDefault="006B7981" w:rsidP="00991F28">
      <w:pPr>
        <w:pStyle w:val="ListParagraph"/>
        <w:spacing w:after="0" w:line="240" w:lineRule="auto"/>
        <w:ind w:left="1440"/>
      </w:pPr>
    </w:p>
    <w:p w:rsidR="00E740E4" w:rsidRDefault="00B8119D" w:rsidP="00991F28">
      <w:pPr>
        <w:pStyle w:val="ListParagraph"/>
        <w:numPr>
          <w:ilvl w:val="1"/>
          <w:numId w:val="9"/>
        </w:numPr>
        <w:spacing w:after="0" w:line="240" w:lineRule="auto"/>
      </w:pPr>
      <w:r w:rsidRPr="00B8119D">
        <w:t>On a scale from 0 to 10, where '0' means that the UK should do as much as it can to halt climate change, even if others do less, '10' means that the UK should only do as much as other countries do, and 5 is exactly in the middle, where would you position yourself on this scale, or haven’t you thought much about that?</w:t>
      </w:r>
    </w:p>
    <w:p w:rsidR="006B7981" w:rsidRPr="00864D99" w:rsidRDefault="006B7981" w:rsidP="00991F28">
      <w:pPr>
        <w:pStyle w:val="ListParagraph"/>
        <w:spacing w:after="0" w:line="240" w:lineRule="auto"/>
        <w:ind w:left="1440"/>
      </w:pPr>
    </w:p>
    <w:p w:rsidR="005C5374" w:rsidRDefault="00546A83" w:rsidP="00991F28">
      <w:pPr>
        <w:pStyle w:val="ListParagraph"/>
        <w:numPr>
          <w:ilvl w:val="0"/>
          <w:numId w:val="9"/>
        </w:numPr>
        <w:spacing w:after="0" w:line="240" w:lineRule="auto"/>
        <w:rPr>
          <w:i/>
        </w:rPr>
      </w:pPr>
      <w:r>
        <w:rPr>
          <w:i/>
        </w:rPr>
        <w:t xml:space="preserve"> Stricter </w:t>
      </w:r>
      <w:r w:rsidR="005C5374" w:rsidRPr="00A841A7">
        <w:rPr>
          <w:i/>
        </w:rPr>
        <w:t>Immigration</w:t>
      </w:r>
      <w:r>
        <w:rPr>
          <w:i/>
        </w:rPr>
        <w:t xml:space="preserve"> Control</w:t>
      </w:r>
      <w:r w:rsidR="00991F28">
        <w:rPr>
          <w:i/>
        </w:rPr>
        <w:t xml:space="preserve"> </w:t>
      </w:r>
      <w:r w:rsidR="00991F28" w:rsidRPr="00991F28">
        <w:t>[2]</w:t>
      </w:r>
    </w:p>
    <w:p w:rsidR="006B7981" w:rsidRPr="00A841A7" w:rsidRDefault="006B7981" w:rsidP="00991F28">
      <w:pPr>
        <w:pStyle w:val="ListParagraph"/>
        <w:spacing w:after="0" w:line="240" w:lineRule="auto"/>
        <w:rPr>
          <w:i/>
        </w:rPr>
      </w:pPr>
    </w:p>
    <w:p w:rsidR="000D775E" w:rsidRDefault="00BB55FE" w:rsidP="00991F28">
      <w:pPr>
        <w:pStyle w:val="ListParagraph"/>
        <w:numPr>
          <w:ilvl w:val="1"/>
          <w:numId w:val="9"/>
        </w:numPr>
        <w:spacing w:after="0" w:line="240" w:lineRule="auto"/>
      </w:pPr>
      <w:r w:rsidRPr="00BB55FE">
        <w:t xml:space="preserve">Some people think that the </w:t>
      </w:r>
      <w:r w:rsidR="008A4CDC">
        <w:t>[</w:t>
      </w:r>
      <w:r w:rsidR="004C618C">
        <w:t xml:space="preserve">Respondents’ </w:t>
      </w:r>
      <w:r w:rsidR="008A4CDC">
        <w:t>Country]</w:t>
      </w:r>
      <w:r w:rsidRPr="00BB55FE">
        <w:t xml:space="preserve"> should send all illegal immigrants back to the countries they came from. Suppose these people are at one end of a 0-to-10 scale, at point 0. Other people think that the UK should legalize all the illegal immigrants currently there. Suppose these people are at the other end of the scale, at point 10. People who are exactly in the middle are at point 5, and of course other people have opinions at other points between 0 and 10. Where would yo</w:t>
      </w:r>
      <w:r w:rsidR="00991F28">
        <w:t>u place your views</w:t>
      </w:r>
      <w:r w:rsidRPr="00BB55FE">
        <w:t>, or haven’t you thought much about that?</w:t>
      </w:r>
    </w:p>
    <w:p w:rsidR="006B7981" w:rsidRDefault="006B7981" w:rsidP="00991F28">
      <w:pPr>
        <w:pStyle w:val="ListParagraph"/>
        <w:spacing w:after="0" w:line="240" w:lineRule="auto"/>
        <w:ind w:left="1440"/>
      </w:pPr>
    </w:p>
    <w:p w:rsidR="006B7981" w:rsidRDefault="00991F28" w:rsidP="00991F28">
      <w:pPr>
        <w:pStyle w:val="ListParagraph"/>
        <w:numPr>
          <w:ilvl w:val="1"/>
          <w:numId w:val="9"/>
        </w:numPr>
        <w:spacing w:after="0" w:line="240" w:lineRule="auto"/>
      </w:pPr>
      <w:r>
        <w:t>Reinforcing border controls.</w:t>
      </w:r>
      <w:r w:rsidR="003428CD" w:rsidRPr="003428CD">
        <w:t xml:space="preserve"> </w:t>
      </w:r>
      <w:r>
        <w:t xml:space="preserve"> </w:t>
      </w:r>
      <w:proofErr w:type="spellStart"/>
      <w:r w:rsidR="003428CD" w:rsidRPr="003428CD">
        <w:t>Favour</w:t>
      </w:r>
      <w:proofErr w:type="spellEnd"/>
      <w:r w:rsidR="003428CD" w:rsidRPr="003428CD">
        <w:t xml:space="preserve"> strongly, </w:t>
      </w:r>
      <w:proofErr w:type="spellStart"/>
      <w:r w:rsidR="003428CD" w:rsidRPr="003428CD">
        <w:t>Favour</w:t>
      </w:r>
      <w:proofErr w:type="spellEnd"/>
      <w:r w:rsidR="003428CD" w:rsidRPr="003428CD">
        <w:t xml:space="preserve"> somewhat, Neither </w:t>
      </w:r>
      <w:proofErr w:type="spellStart"/>
      <w:r w:rsidR="003428CD" w:rsidRPr="003428CD">
        <w:t>favour</w:t>
      </w:r>
      <w:proofErr w:type="spellEnd"/>
      <w:r w:rsidR="003428CD" w:rsidRPr="003428CD">
        <w:t xml:space="preserve"> nor oppose, Oppose somewhat, Oppose strongly, Don’t know</w:t>
      </w:r>
    </w:p>
    <w:p w:rsidR="006B7981" w:rsidRDefault="006B7981" w:rsidP="00991F28">
      <w:pPr>
        <w:pStyle w:val="ListParagraph"/>
        <w:spacing w:after="0" w:line="240" w:lineRule="auto"/>
        <w:ind w:left="1440"/>
      </w:pPr>
    </w:p>
    <w:p w:rsidR="00991F28" w:rsidRPr="006B7981" w:rsidRDefault="00991F28" w:rsidP="00991F28">
      <w:pPr>
        <w:pStyle w:val="ListParagraph"/>
        <w:spacing w:after="0" w:line="240" w:lineRule="auto"/>
        <w:ind w:left="1440"/>
      </w:pPr>
    </w:p>
    <w:p w:rsidR="00DE2BDB" w:rsidRDefault="007A2541" w:rsidP="00991F28">
      <w:pPr>
        <w:spacing w:after="0" w:line="240" w:lineRule="auto"/>
      </w:pPr>
      <w:r w:rsidRPr="00196BF9">
        <w:rPr>
          <w:rFonts w:hint="eastAsia"/>
          <w:b/>
        </w:rPr>
        <w:t>Bulgaria</w:t>
      </w:r>
      <w:r w:rsidR="001A0F2E" w:rsidRPr="00196BF9">
        <w:rPr>
          <w:b/>
        </w:rPr>
        <w:t>n National</w:t>
      </w:r>
      <w:r w:rsidR="006B7981">
        <w:t xml:space="preserve"> (</w:t>
      </w:r>
      <w:r w:rsidR="0067186B">
        <w:t>13</w:t>
      </w:r>
      <w:r w:rsidR="006B7981">
        <w:t>)</w:t>
      </w:r>
    </w:p>
    <w:p w:rsidR="00991F28" w:rsidRDefault="00991F28" w:rsidP="00991F28">
      <w:pPr>
        <w:spacing w:after="0" w:line="240" w:lineRule="auto"/>
      </w:pPr>
    </w:p>
    <w:p w:rsidR="00991F28" w:rsidRDefault="00991F28" w:rsidP="00320DDE">
      <w:pPr>
        <w:pStyle w:val="ListParagraph"/>
        <w:numPr>
          <w:ilvl w:val="0"/>
          <w:numId w:val="20"/>
        </w:numPr>
        <w:spacing w:after="0" w:line="240" w:lineRule="auto"/>
      </w:pPr>
      <w:r w:rsidRPr="00320DDE">
        <w:rPr>
          <w:rFonts w:cs="Times New Roman"/>
          <w:i/>
          <w:szCs w:val="24"/>
        </w:rPr>
        <w:t>Tougher Punishment</w:t>
      </w:r>
      <w:r w:rsidRPr="00320DDE">
        <w:rPr>
          <w:rFonts w:cs="Times New Roman"/>
          <w:szCs w:val="24"/>
        </w:rPr>
        <w:t xml:space="preserve"> [4]</w:t>
      </w:r>
    </w:p>
    <w:p w:rsidR="00991F28" w:rsidRPr="006B7981" w:rsidRDefault="00991F28" w:rsidP="00991F28">
      <w:pPr>
        <w:spacing w:after="0" w:line="240" w:lineRule="auto"/>
      </w:pPr>
    </w:p>
    <w:p w:rsidR="00582DD5" w:rsidRDefault="00991F28" w:rsidP="00991F28">
      <w:pPr>
        <w:pStyle w:val="ListParagraph"/>
        <w:numPr>
          <w:ilvl w:val="1"/>
          <w:numId w:val="3"/>
        </w:numPr>
        <w:rPr>
          <w:rFonts w:cs="Times New Roman"/>
          <w:szCs w:val="24"/>
        </w:rPr>
      </w:pPr>
      <w:r w:rsidRPr="00991F28">
        <w:rPr>
          <w:bCs/>
          <w:sz w:val="23"/>
          <w:szCs w:val="23"/>
        </w:rPr>
        <w:t>H</w:t>
      </w:r>
      <w:r w:rsidR="00582DD5" w:rsidRPr="00991F28">
        <w:rPr>
          <w:bCs/>
          <w:sz w:val="23"/>
          <w:szCs w:val="23"/>
        </w:rPr>
        <w:t xml:space="preserve">ow efficient will </w:t>
      </w:r>
      <w:r w:rsidRPr="00991F28">
        <w:rPr>
          <w:rFonts w:cs="Times New Roman"/>
          <w:szCs w:val="24"/>
        </w:rPr>
        <w:t>introducing tougher custody measures for defendants even for smaller crimes</w:t>
      </w:r>
      <w:r w:rsidR="006A4941">
        <w:rPr>
          <w:rFonts w:cs="Times New Roman"/>
          <w:szCs w:val="24"/>
        </w:rPr>
        <w:t>, be</w:t>
      </w:r>
      <w:r w:rsidRPr="00991F28">
        <w:rPr>
          <w:rFonts w:cs="Times New Roman"/>
          <w:szCs w:val="24"/>
        </w:rPr>
        <w:t xml:space="preserve"> </w:t>
      </w:r>
      <w:r w:rsidRPr="00991F28">
        <w:rPr>
          <w:bCs/>
          <w:sz w:val="23"/>
          <w:szCs w:val="23"/>
        </w:rPr>
        <w:t>for combating crime?</w:t>
      </w:r>
      <w:r w:rsidRPr="00991F28">
        <w:rPr>
          <w:rFonts w:cs="Times New Roman"/>
          <w:szCs w:val="24"/>
        </w:rPr>
        <w:t xml:space="preserve"> </w:t>
      </w:r>
      <w:r w:rsidR="00836935" w:rsidRPr="00991F28">
        <w:rPr>
          <w:rFonts w:cs="Times New Roman"/>
          <w:szCs w:val="24"/>
        </w:rPr>
        <w:t>Very Efficient, Somewhat Efficient, Somewhat Inefficient, Very Inefficient, Can’t Say</w:t>
      </w:r>
      <w:r>
        <w:rPr>
          <w:rFonts w:cs="Times New Roman"/>
          <w:szCs w:val="24"/>
        </w:rPr>
        <w:t>.</w:t>
      </w:r>
    </w:p>
    <w:p w:rsidR="00991F28" w:rsidRPr="00991F28" w:rsidRDefault="00991F28" w:rsidP="00991F28">
      <w:pPr>
        <w:pStyle w:val="ListParagraph"/>
        <w:ind w:left="1440"/>
        <w:rPr>
          <w:rFonts w:cs="Times New Roman"/>
          <w:szCs w:val="24"/>
        </w:rPr>
      </w:pPr>
    </w:p>
    <w:p w:rsidR="00E24169" w:rsidRDefault="00E24169" w:rsidP="00E24169">
      <w:pPr>
        <w:pStyle w:val="ListParagraph"/>
        <w:numPr>
          <w:ilvl w:val="1"/>
          <w:numId w:val="3"/>
        </w:numPr>
        <w:rPr>
          <w:rFonts w:cs="Times New Roman"/>
          <w:szCs w:val="24"/>
        </w:rPr>
      </w:pPr>
      <w:r w:rsidRPr="00E24169">
        <w:rPr>
          <w:rFonts w:cs="Times New Roman"/>
          <w:szCs w:val="24"/>
        </w:rPr>
        <w:t>Restoring the death penalty</w:t>
      </w:r>
      <w:r w:rsidR="00991F28">
        <w:rPr>
          <w:rFonts w:cs="Times New Roman"/>
          <w:szCs w:val="24"/>
        </w:rPr>
        <w:t xml:space="preserve">. </w:t>
      </w:r>
      <w:r w:rsidR="00991F28" w:rsidRPr="00991F28">
        <w:rPr>
          <w:rFonts w:cs="Times New Roman"/>
          <w:szCs w:val="24"/>
        </w:rPr>
        <w:t>Very Efficient, Somewhat Efficient, Somewhat Inefficient, Very Inefficient, Can’t Say</w:t>
      </w:r>
      <w:r w:rsidR="00991F28">
        <w:rPr>
          <w:rFonts w:cs="Times New Roman"/>
          <w:szCs w:val="24"/>
        </w:rPr>
        <w:t>.</w:t>
      </w:r>
    </w:p>
    <w:p w:rsidR="00991F28" w:rsidRPr="00E24169" w:rsidRDefault="00991F28" w:rsidP="00991F28">
      <w:pPr>
        <w:pStyle w:val="ListParagraph"/>
        <w:ind w:left="1440"/>
        <w:rPr>
          <w:rFonts w:cs="Times New Roman"/>
          <w:szCs w:val="24"/>
        </w:rPr>
      </w:pPr>
    </w:p>
    <w:p w:rsidR="00E24169" w:rsidRPr="00E24169" w:rsidRDefault="00E24169" w:rsidP="00E24169">
      <w:pPr>
        <w:pStyle w:val="ListParagraph"/>
        <w:numPr>
          <w:ilvl w:val="1"/>
          <w:numId w:val="3"/>
        </w:numPr>
        <w:rPr>
          <w:rFonts w:cs="Times New Roman"/>
          <w:szCs w:val="24"/>
        </w:rPr>
      </w:pPr>
      <w:r w:rsidRPr="00E24169">
        <w:rPr>
          <w:rFonts w:cs="Times New Roman"/>
          <w:szCs w:val="24"/>
        </w:rPr>
        <w:t>Tougher sentences for all offenders</w:t>
      </w:r>
      <w:r w:rsidR="00991F28">
        <w:rPr>
          <w:rFonts w:cs="Times New Roman"/>
          <w:szCs w:val="24"/>
        </w:rPr>
        <w:t xml:space="preserve">. </w:t>
      </w:r>
      <w:r w:rsidR="00991F28" w:rsidRPr="00991F28">
        <w:rPr>
          <w:rFonts w:cs="Times New Roman"/>
          <w:szCs w:val="24"/>
        </w:rPr>
        <w:t>Very Efficient, Somewhat Efficient, Somewhat Inefficient, Very Inefficient, Can’t Say</w:t>
      </w:r>
      <w:r w:rsidR="00991F28">
        <w:rPr>
          <w:rFonts w:cs="Times New Roman"/>
          <w:szCs w:val="24"/>
        </w:rPr>
        <w:t>.</w:t>
      </w:r>
    </w:p>
    <w:p w:rsidR="00991F28" w:rsidRDefault="00991F28" w:rsidP="00991F28">
      <w:pPr>
        <w:pStyle w:val="ListParagraph"/>
        <w:ind w:left="1440"/>
        <w:rPr>
          <w:rFonts w:cs="Times New Roman"/>
          <w:szCs w:val="24"/>
        </w:rPr>
      </w:pPr>
    </w:p>
    <w:p w:rsidR="00A14706" w:rsidRPr="00E24169" w:rsidRDefault="00E24169" w:rsidP="00E24169">
      <w:pPr>
        <w:pStyle w:val="ListParagraph"/>
        <w:numPr>
          <w:ilvl w:val="1"/>
          <w:numId w:val="3"/>
        </w:numPr>
        <w:rPr>
          <w:rFonts w:cs="Times New Roman"/>
          <w:szCs w:val="24"/>
        </w:rPr>
      </w:pPr>
      <w:r w:rsidRPr="00E24169">
        <w:rPr>
          <w:rFonts w:cs="Times New Roman"/>
          <w:szCs w:val="24"/>
        </w:rPr>
        <w:t>Tougher sentences for juvenile offenders</w:t>
      </w:r>
      <w:r w:rsidR="00991F28">
        <w:rPr>
          <w:rFonts w:cs="Times New Roman"/>
          <w:szCs w:val="24"/>
        </w:rPr>
        <w:t xml:space="preserve">.  </w:t>
      </w:r>
      <w:r w:rsidR="00991F28" w:rsidRPr="00991F28">
        <w:rPr>
          <w:rFonts w:cs="Times New Roman"/>
          <w:szCs w:val="24"/>
        </w:rPr>
        <w:t>Very Efficient, Somewhat Efficient, Somewhat Inefficient, Very Inefficient, Can’t Say</w:t>
      </w:r>
      <w:r w:rsidR="00991F28">
        <w:rPr>
          <w:rFonts w:cs="Times New Roman"/>
          <w:szCs w:val="24"/>
        </w:rPr>
        <w:t>.</w:t>
      </w:r>
    </w:p>
    <w:p w:rsidR="009265B9" w:rsidRDefault="009265B9" w:rsidP="00C323D6">
      <w:pPr>
        <w:pStyle w:val="ListParagraph"/>
        <w:rPr>
          <w:rFonts w:cs="Times New Roman"/>
          <w:i/>
          <w:szCs w:val="24"/>
        </w:rPr>
      </w:pPr>
    </w:p>
    <w:p w:rsidR="006A4941" w:rsidRDefault="00CD564B" w:rsidP="006A4941">
      <w:pPr>
        <w:pStyle w:val="ListParagraph"/>
        <w:numPr>
          <w:ilvl w:val="0"/>
          <w:numId w:val="3"/>
        </w:numPr>
        <w:rPr>
          <w:rFonts w:cs="Times New Roman"/>
          <w:i/>
          <w:szCs w:val="24"/>
        </w:rPr>
      </w:pPr>
      <w:r w:rsidRPr="00A5740B">
        <w:rPr>
          <w:rFonts w:cs="Times New Roman"/>
          <w:i/>
          <w:szCs w:val="24"/>
        </w:rPr>
        <w:t>Rehabilitation</w:t>
      </w:r>
      <w:r w:rsidR="006A4941" w:rsidRPr="006A4941">
        <w:rPr>
          <w:rFonts w:cs="Times New Roman"/>
          <w:szCs w:val="24"/>
        </w:rPr>
        <w:t xml:space="preserve"> [1]</w:t>
      </w:r>
    </w:p>
    <w:p w:rsidR="006A4941" w:rsidRDefault="006A4941" w:rsidP="006A4941">
      <w:pPr>
        <w:pStyle w:val="ListParagraph"/>
        <w:rPr>
          <w:rFonts w:cs="Times New Roman"/>
          <w:i/>
          <w:szCs w:val="24"/>
        </w:rPr>
      </w:pPr>
    </w:p>
    <w:p w:rsidR="00CD564B" w:rsidRPr="006A4941" w:rsidRDefault="006A4941" w:rsidP="00CD564B">
      <w:pPr>
        <w:pStyle w:val="ListParagraph"/>
        <w:numPr>
          <w:ilvl w:val="1"/>
          <w:numId w:val="3"/>
        </w:numPr>
        <w:rPr>
          <w:rFonts w:cs="Times New Roman"/>
          <w:szCs w:val="24"/>
        </w:rPr>
      </w:pPr>
      <w:r w:rsidRPr="00991F28">
        <w:rPr>
          <w:bCs/>
          <w:sz w:val="23"/>
          <w:szCs w:val="23"/>
        </w:rPr>
        <w:t xml:space="preserve">How efficient will </w:t>
      </w:r>
      <w:r>
        <w:rPr>
          <w:bCs/>
          <w:sz w:val="23"/>
          <w:szCs w:val="23"/>
        </w:rPr>
        <w:t>p</w:t>
      </w:r>
      <w:r w:rsidRPr="006A4941">
        <w:rPr>
          <w:rFonts w:cs="Times New Roman"/>
          <w:szCs w:val="24"/>
          <w:lang w:val="bg-BG"/>
        </w:rPr>
        <w:t>rograms for re-socialization of prisoners who have served their terms in jail</w:t>
      </w:r>
      <w:r>
        <w:rPr>
          <w:rFonts w:cs="Times New Roman"/>
          <w:szCs w:val="24"/>
        </w:rPr>
        <w:t xml:space="preserve"> be </w:t>
      </w:r>
      <w:r w:rsidRPr="00991F28">
        <w:rPr>
          <w:bCs/>
          <w:sz w:val="23"/>
          <w:szCs w:val="23"/>
        </w:rPr>
        <w:t>for combating crime?</w:t>
      </w:r>
      <w:r w:rsidRPr="00991F28">
        <w:rPr>
          <w:rFonts w:cs="Times New Roman"/>
          <w:szCs w:val="24"/>
        </w:rPr>
        <w:t xml:space="preserve"> Very Efficient, Somewhat Efficient, Somewhat Inefficient, Very Inefficient, Can’t Say</w:t>
      </w:r>
      <w:r>
        <w:rPr>
          <w:rFonts w:cs="Times New Roman"/>
          <w:szCs w:val="24"/>
        </w:rPr>
        <w:t>.</w:t>
      </w:r>
    </w:p>
    <w:p w:rsidR="002972F6" w:rsidRPr="00A5740B" w:rsidRDefault="002972F6" w:rsidP="002715AD">
      <w:pPr>
        <w:pStyle w:val="ListParagraph"/>
        <w:numPr>
          <w:ilvl w:val="0"/>
          <w:numId w:val="3"/>
        </w:numPr>
        <w:rPr>
          <w:rFonts w:cs="Times New Roman"/>
          <w:i/>
          <w:szCs w:val="24"/>
        </w:rPr>
      </w:pPr>
      <w:r w:rsidRPr="00A5740B">
        <w:rPr>
          <w:rFonts w:cs="Times New Roman"/>
          <w:i/>
          <w:szCs w:val="24"/>
        </w:rPr>
        <w:lastRenderedPageBreak/>
        <w:t>Economic Root Causes</w:t>
      </w:r>
      <w:r w:rsidR="006A4941">
        <w:rPr>
          <w:rFonts w:cs="Times New Roman"/>
          <w:i/>
          <w:szCs w:val="24"/>
        </w:rPr>
        <w:t xml:space="preserve"> </w:t>
      </w:r>
      <w:r w:rsidR="006A4941" w:rsidRPr="006A4941">
        <w:rPr>
          <w:rFonts w:cs="Times New Roman"/>
          <w:szCs w:val="24"/>
        </w:rPr>
        <w:t>[1]</w:t>
      </w:r>
    </w:p>
    <w:p w:rsidR="00991F28" w:rsidRDefault="00991F28" w:rsidP="002449CE">
      <w:pPr>
        <w:pStyle w:val="ListParagraph"/>
        <w:rPr>
          <w:rFonts w:cs="Times New Roman"/>
          <w:szCs w:val="24"/>
        </w:rPr>
      </w:pPr>
    </w:p>
    <w:p w:rsidR="00320EB0" w:rsidRDefault="006A4941" w:rsidP="006A4941">
      <w:pPr>
        <w:pStyle w:val="ListParagraph"/>
        <w:numPr>
          <w:ilvl w:val="0"/>
          <w:numId w:val="18"/>
        </w:numPr>
        <w:rPr>
          <w:rFonts w:cs="Times New Roman"/>
          <w:szCs w:val="24"/>
        </w:rPr>
      </w:pPr>
      <w:r>
        <w:rPr>
          <w:rFonts w:cs="Times New Roman"/>
          <w:szCs w:val="24"/>
        </w:rPr>
        <w:t>H</w:t>
      </w:r>
      <w:r w:rsidR="00320EB0" w:rsidRPr="00A5740B">
        <w:rPr>
          <w:rFonts w:cs="Times New Roman"/>
          <w:szCs w:val="24"/>
        </w:rPr>
        <w:t xml:space="preserve">ow efficient will </w:t>
      </w:r>
      <w:r>
        <w:rPr>
          <w:rFonts w:cs="Times New Roman"/>
          <w:szCs w:val="24"/>
        </w:rPr>
        <w:t>p</w:t>
      </w:r>
      <w:r>
        <w:rPr>
          <w:rFonts w:cs="Times New Roman"/>
          <w:szCs w:val="24"/>
          <w:lang w:val="bg-BG"/>
        </w:rPr>
        <w:t xml:space="preserve">rograms for </w:t>
      </w:r>
      <w:r>
        <w:rPr>
          <w:rFonts w:cs="Times New Roman"/>
          <w:szCs w:val="24"/>
        </w:rPr>
        <w:t>re</w:t>
      </w:r>
      <w:r w:rsidRPr="00D15A53">
        <w:rPr>
          <w:rFonts w:cs="Times New Roman"/>
          <w:szCs w:val="24"/>
        </w:rPr>
        <w:t xml:space="preserve">ducing poverty </w:t>
      </w:r>
      <w:r w:rsidRPr="00A5740B">
        <w:rPr>
          <w:rFonts w:cs="Times New Roman"/>
          <w:szCs w:val="24"/>
        </w:rPr>
        <w:t xml:space="preserve">and unemployment </w:t>
      </w:r>
      <w:proofErr w:type="gramStart"/>
      <w:r>
        <w:rPr>
          <w:rFonts w:cs="Times New Roman"/>
          <w:szCs w:val="24"/>
        </w:rPr>
        <w:t>be</w:t>
      </w:r>
      <w:proofErr w:type="gramEnd"/>
      <w:r>
        <w:rPr>
          <w:rFonts w:cs="Times New Roman"/>
          <w:szCs w:val="24"/>
        </w:rPr>
        <w:t xml:space="preserve"> </w:t>
      </w:r>
      <w:r w:rsidRPr="00991F28">
        <w:rPr>
          <w:bCs/>
          <w:sz w:val="23"/>
          <w:szCs w:val="23"/>
        </w:rPr>
        <w:t>for combating crime</w:t>
      </w:r>
      <w:r w:rsidR="00320EB0" w:rsidRPr="00A5740B">
        <w:rPr>
          <w:rFonts w:cs="Times New Roman"/>
          <w:szCs w:val="24"/>
        </w:rPr>
        <w:t>?</w:t>
      </w:r>
      <w:r>
        <w:rPr>
          <w:rFonts w:cs="Times New Roman"/>
          <w:szCs w:val="24"/>
        </w:rPr>
        <w:t xml:space="preserve"> </w:t>
      </w:r>
      <w:r w:rsidR="00320EB0" w:rsidRPr="00A5740B">
        <w:rPr>
          <w:rFonts w:cs="Times New Roman"/>
          <w:szCs w:val="24"/>
        </w:rPr>
        <w:t xml:space="preserve"> Very Efficient, Somewhat Efficient, Somewhat Inefficient, Very Inefficient, Can’t Say</w:t>
      </w:r>
    </w:p>
    <w:p w:rsidR="00364D7E" w:rsidRPr="00A5740B" w:rsidRDefault="00364D7E" w:rsidP="002449CE">
      <w:pPr>
        <w:pStyle w:val="ListParagraph"/>
        <w:rPr>
          <w:rFonts w:cs="Times New Roman"/>
          <w:szCs w:val="24"/>
        </w:rPr>
      </w:pPr>
    </w:p>
    <w:p w:rsidR="000967BB" w:rsidRDefault="000967BB" w:rsidP="00522CA6">
      <w:pPr>
        <w:pStyle w:val="ListParagraph"/>
        <w:numPr>
          <w:ilvl w:val="0"/>
          <w:numId w:val="3"/>
        </w:numPr>
        <w:rPr>
          <w:rFonts w:cs="Times New Roman"/>
          <w:i/>
          <w:szCs w:val="24"/>
        </w:rPr>
      </w:pPr>
      <w:r>
        <w:rPr>
          <w:rFonts w:cs="Times New Roman"/>
          <w:i/>
          <w:szCs w:val="24"/>
        </w:rPr>
        <w:t>Social Root Causes</w:t>
      </w:r>
      <w:r w:rsidR="003723E3" w:rsidRPr="003723E3">
        <w:rPr>
          <w:rFonts w:cs="Times New Roman"/>
          <w:szCs w:val="24"/>
        </w:rPr>
        <w:t xml:space="preserve"> [1]</w:t>
      </w:r>
    </w:p>
    <w:p w:rsidR="00991F28" w:rsidRDefault="00991F28" w:rsidP="000967BB">
      <w:pPr>
        <w:pStyle w:val="ListParagraph"/>
        <w:rPr>
          <w:rFonts w:cs="Times New Roman"/>
          <w:szCs w:val="24"/>
        </w:rPr>
      </w:pPr>
    </w:p>
    <w:p w:rsidR="000967BB" w:rsidRDefault="003723E3" w:rsidP="006A4941">
      <w:pPr>
        <w:pStyle w:val="ListParagraph"/>
        <w:numPr>
          <w:ilvl w:val="0"/>
          <w:numId w:val="18"/>
        </w:numPr>
        <w:rPr>
          <w:rFonts w:cs="Times New Roman"/>
          <w:i/>
          <w:szCs w:val="24"/>
        </w:rPr>
      </w:pPr>
      <w:r>
        <w:rPr>
          <w:rFonts w:cs="Times New Roman"/>
          <w:szCs w:val="24"/>
        </w:rPr>
        <w:t>How efficient will s</w:t>
      </w:r>
      <w:r w:rsidR="00064D6B" w:rsidRPr="00064D6B">
        <w:rPr>
          <w:rFonts w:cs="Times New Roman"/>
          <w:szCs w:val="24"/>
        </w:rPr>
        <w:t>howing less violence in the media</w:t>
      </w:r>
      <w:r>
        <w:rPr>
          <w:rFonts w:cs="Times New Roman"/>
          <w:szCs w:val="24"/>
        </w:rPr>
        <w:t xml:space="preserve"> be </w:t>
      </w:r>
      <w:r w:rsidRPr="00991F28">
        <w:rPr>
          <w:bCs/>
          <w:sz w:val="23"/>
          <w:szCs w:val="23"/>
        </w:rPr>
        <w:t>for combating crime</w:t>
      </w:r>
      <w:r w:rsidRPr="00A5740B">
        <w:rPr>
          <w:rFonts w:cs="Times New Roman"/>
          <w:szCs w:val="24"/>
        </w:rPr>
        <w:t>?</w:t>
      </w:r>
      <w:r>
        <w:rPr>
          <w:rFonts w:cs="Times New Roman"/>
          <w:szCs w:val="24"/>
        </w:rPr>
        <w:t xml:space="preserve">  </w:t>
      </w:r>
      <w:r w:rsidR="00603CE3" w:rsidRPr="00A5740B">
        <w:rPr>
          <w:rFonts w:cs="Times New Roman"/>
          <w:szCs w:val="24"/>
        </w:rPr>
        <w:t>Very Efficient, Somewhat Efficient, Somewhat Inefficient, Very Inefficient, Can’t Say</w:t>
      </w:r>
    </w:p>
    <w:p w:rsidR="000967BB" w:rsidRDefault="000967BB" w:rsidP="000967BB">
      <w:pPr>
        <w:pStyle w:val="ListParagraph"/>
        <w:rPr>
          <w:rFonts w:cs="Times New Roman"/>
          <w:i/>
          <w:szCs w:val="24"/>
        </w:rPr>
      </w:pPr>
    </w:p>
    <w:p w:rsidR="000F7CC7" w:rsidRDefault="000F7CC7" w:rsidP="00522CA6">
      <w:pPr>
        <w:pStyle w:val="ListParagraph"/>
        <w:numPr>
          <w:ilvl w:val="0"/>
          <w:numId w:val="3"/>
        </w:numPr>
        <w:rPr>
          <w:rFonts w:cs="Times New Roman"/>
          <w:i/>
          <w:szCs w:val="24"/>
        </w:rPr>
      </w:pPr>
      <w:r>
        <w:rPr>
          <w:rFonts w:cs="Times New Roman"/>
          <w:i/>
          <w:szCs w:val="24"/>
        </w:rPr>
        <w:t>Institutional Change</w:t>
      </w:r>
      <w:r w:rsidR="00D6764A" w:rsidRPr="003723E3">
        <w:rPr>
          <w:rFonts w:cs="Times New Roman"/>
          <w:szCs w:val="24"/>
        </w:rPr>
        <w:t xml:space="preserve"> [1]</w:t>
      </w:r>
    </w:p>
    <w:p w:rsidR="006A4941" w:rsidRDefault="006A4941" w:rsidP="006A4941">
      <w:pPr>
        <w:pStyle w:val="ListParagraph"/>
        <w:rPr>
          <w:rFonts w:cs="Times New Roman"/>
          <w:i/>
          <w:szCs w:val="24"/>
        </w:rPr>
      </w:pPr>
    </w:p>
    <w:p w:rsidR="000F7CC7" w:rsidRPr="00B32188" w:rsidRDefault="003723E3" w:rsidP="006A4941">
      <w:pPr>
        <w:pStyle w:val="ListParagraph"/>
        <w:numPr>
          <w:ilvl w:val="0"/>
          <w:numId w:val="18"/>
        </w:numPr>
        <w:rPr>
          <w:rFonts w:cs="Times New Roman"/>
          <w:szCs w:val="24"/>
        </w:rPr>
      </w:pPr>
      <w:r>
        <w:rPr>
          <w:rFonts w:cs="Times New Roman"/>
          <w:szCs w:val="24"/>
        </w:rPr>
        <w:t>Which i</w:t>
      </w:r>
      <w:r w:rsidR="00FB7B2F">
        <w:rPr>
          <w:rFonts w:cs="Times New Roman"/>
          <w:szCs w:val="24"/>
        </w:rPr>
        <w:t>s closest to your opinion about</w:t>
      </w:r>
      <w:r>
        <w:rPr>
          <w:rFonts w:cs="Times New Roman"/>
          <w:szCs w:val="24"/>
        </w:rPr>
        <w:t xml:space="preserve"> </w:t>
      </w:r>
      <w:r w:rsidRPr="0038107D">
        <w:rPr>
          <w:rFonts w:cs="Times New Roman"/>
          <w:szCs w:val="24"/>
        </w:rPr>
        <w:t>law enforcement system in Bul</w:t>
      </w:r>
      <w:r>
        <w:rPr>
          <w:rFonts w:cs="Times New Roman"/>
          <w:szCs w:val="24"/>
        </w:rPr>
        <w:t>garia</w:t>
      </w:r>
      <w:r w:rsidR="000F7CC7" w:rsidRPr="0038107D">
        <w:rPr>
          <w:rFonts w:cs="Times New Roman"/>
          <w:szCs w:val="24"/>
        </w:rPr>
        <w:t xml:space="preserve">? </w:t>
      </w:r>
      <w:r w:rsidR="00B32188">
        <w:rPr>
          <w:rFonts w:cs="Times New Roman"/>
          <w:szCs w:val="24"/>
        </w:rPr>
        <w:t xml:space="preserve">- </w:t>
      </w:r>
      <w:r w:rsidR="000F7CC7" w:rsidRPr="00B32188">
        <w:rPr>
          <w:rFonts w:cs="Times New Roman"/>
          <w:szCs w:val="24"/>
        </w:rPr>
        <w:t>The system is good, the problem is with the individual people working in it and not performing their duties</w:t>
      </w:r>
      <w:r w:rsidR="00B32188">
        <w:rPr>
          <w:rFonts w:cs="Times New Roman"/>
          <w:szCs w:val="24"/>
        </w:rPr>
        <w:t xml:space="preserve">, </w:t>
      </w:r>
      <w:r w:rsidR="000F7CC7" w:rsidRPr="00B32188">
        <w:rPr>
          <w:rFonts w:cs="Times New Roman"/>
          <w:szCs w:val="24"/>
        </w:rPr>
        <w:t xml:space="preserve">People need not be changed. What </w:t>
      </w:r>
      <w:proofErr w:type="gramStart"/>
      <w:r w:rsidR="000F7CC7" w:rsidRPr="00B32188">
        <w:rPr>
          <w:rFonts w:cs="Times New Roman"/>
          <w:szCs w:val="24"/>
        </w:rPr>
        <w:t>is</w:t>
      </w:r>
      <w:proofErr w:type="gramEnd"/>
      <w:r w:rsidR="000F7CC7" w:rsidRPr="00B32188">
        <w:rPr>
          <w:rFonts w:cs="Times New Roman"/>
          <w:szCs w:val="24"/>
        </w:rPr>
        <w:t xml:space="preserve"> necessary is institutional changes in the powers of the different branches in the justice system.</w:t>
      </w:r>
      <w:r>
        <w:rPr>
          <w:rFonts w:cs="Times New Roman"/>
          <w:szCs w:val="24"/>
        </w:rPr>
        <w:t xml:space="preserve">  </w:t>
      </w:r>
      <w:commentRangeStart w:id="4"/>
      <w:r w:rsidRPr="00B34070">
        <w:rPr>
          <w:rFonts w:cs="Times New Roman"/>
          <w:b/>
          <w:szCs w:val="24"/>
          <w:highlight w:val="yellow"/>
        </w:rPr>
        <w:t xml:space="preserve">[?  </w:t>
      </w:r>
      <w:proofErr w:type="spellStart"/>
      <w:r w:rsidRPr="00B34070">
        <w:rPr>
          <w:rFonts w:cs="Times New Roman"/>
          <w:b/>
          <w:szCs w:val="24"/>
          <w:highlight w:val="yellow"/>
        </w:rPr>
        <w:t>Hpw</w:t>
      </w:r>
      <w:proofErr w:type="spellEnd"/>
      <w:r w:rsidRPr="00B34070">
        <w:rPr>
          <w:rFonts w:cs="Times New Roman"/>
          <w:b/>
          <w:szCs w:val="24"/>
          <w:highlight w:val="yellow"/>
        </w:rPr>
        <w:t xml:space="preserve"> many options is this?  Just 2?]</w:t>
      </w:r>
      <w:commentRangeEnd w:id="4"/>
      <w:r w:rsidR="00B34070">
        <w:rPr>
          <w:rStyle w:val="CommentReference"/>
        </w:rPr>
        <w:commentReference w:id="4"/>
      </w:r>
    </w:p>
    <w:p w:rsidR="000F7CC7" w:rsidRDefault="000F7CC7" w:rsidP="00470819">
      <w:pPr>
        <w:pStyle w:val="ListParagraph"/>
        <w:rPr>
          <w:rFonts w:cs="Times New Roman"/>
          <w:i/>
          <w:szCs w:val="24"/>
        </w:rPr>
      </w:pPr>
    </w:p>
    <w:p w:rsidR="003723E3" w:rsidRDefault="003723E3" w:rsidP="00470819">
      <w:pPr>
        <w:pStyle w:val="ListParagraph"/>
        <w:rPr>
          <w:rFonts w:cs="Times New Roman"/>
          <w:i/>
          <w:szCs w:val="24"/>
        </w:rPr>
      </w:pPr>
    </w:p>
    <w:p w:rsidR="00A93DB8" w:rsidRPr="003723E3" w:rsidDel="003723E3" w:rsidRDefault="00A93DB8" w:rsidP="00522CA6">
      <w:pPr>
        <w:pStyle w:val="ListParagraph"/>
        <w:numPr>
          <w:ilvl w:val="0"/>
          <w:numId w:val="3"/>
        </w:numPr>
        <w:rPr>
          <w:del w:id="5" w:author="rcl" w:date="2015-06-07T19:49:00Z"/>
          <w:rFonts w:cs="Times New Roman"/>
          <w:i/>
          <w:szCs w:val="24"/>
          <w:highlight w:val="yellow"/>
        </w:rPr>
      </w:pPr>
      <w:del w:id="6" w:author="rcl" w:date="2015-06-07T19:49:00Z">
        <w:r w:rsidRPr="003723E3" w:rsidDel="003723E3">
          <w:rPr>
            <w:rFonts w:cs="Times New Roman"/>
            <w:i/>
            <w:szCs w:val="24"/>
            <w:highlight w:val="yellow"/>
          </w:rPr>
          <w:delText>Wrongful Conviction</w:delText>
        </w:r>
      </w:del>
    </w:p>
    <w:p w:rsidR="006A4941" w:rsidRPr="003723E3" w:rsidDel="003723E3" w:rsidRDefault="006A4941" w:rsidP="0038044C">
      <w:pPr>
        <w:pStyle w:val="ListParagraph"/>
        <w:rPr>
          <w:del w:id="7" w:author="rcl" w:date="2015-06-07T19:49:00Z"/>
          <w:rFonts w:cs="Times New Roman"/>
          <w:szCs w:val="24"/>
          <w:highlight w:val="yellow"/>
        </w:rPr>
      </w:pPr>
    </w:p>
    <w:p w:rsidR="0038044C" w:rsidRPr="003723E3" w:rsidDel="003723E3" w:rsidRDefault="00522CA6" w:rsidP="006A4941">
      <w:pPr>
        <w:pStyle w:val="ListParagraph"/>
        <w:numPr>
          <w:ilvl w:val="0"/>
          <w:numId w:val="18"/>
        </w:numPr>
        <w:rPr>
          <w:del w:id="8" w:author="rcl" w:date="2015-06-07T19:49:00Z"/>
          <w:rFonts w:cs="Times New Roman"/>
          <w:szCs w:val="24"/>
          <w:highlight w:val="yellow"/>
        </w:rPr>
      </w:pPr>
      <w:del w:id="9" w:author="rcl" w:date="2015-06-07T19:49:00Z">
        <w:r w:rsidRPr="003723E3" w:rsidDel="003723E3">
          <w:rPr>
            <w:rFonts w:cs="Times New Roman"/>
            <w:szCs w:val="24"/>
            <w:highlight w:val="yellow"/>
          </w:rPr>
          <w:delText>All systems of justice make mistakes, but still, which of the following do you think is worse?</w:delText>
        </w:r>
        <w:r w:rsidR="005D5AEE" w:rsidRPr="003723E3" w:rsidDel="003723E3">
          <w:rPr>
            <w:rFonts w:cs="Times New Roman"/>
            <w:szCs w:val="24"/>
            <w:highlight w:val="yellow"/>
          </w:rPr>
          <w:delText xml:space="preserve">- </w:delText>
        </w:r>
        <w:r w:rsidRPr="003723E3" w:rsidDel="003723E3">
          <w:rPr>
            <w:rFonts w:cs="Times New Roman"/>
            <w:szCs w:val="24"/>
            <w:highlight w:val="yellow"/>
          </w:rPr>
          <w:delText>It is worse to convict an innocent man</w:delText>
        </w:r>
        <w:r w:rsidR="005D5AEE" w:rsidRPr="003723E3" w:rsidDel="003723E3">
          <w:rPr>
            <w:rFonts w:cs="Times New Roman"/>
            <w:szCs w:val="24"/>
            <w:highlight w:val="yellow"/>
          </w:rPr>
          <w:delText xml:space="preserve">, </w:delText>
        </w:r>
        <w:r w:rsidRPr="003723E3" w:rsidDel="003723E3">
          <w:rPr>
            <w:rFonts w:cs="Times New Roman"/>
            <w:szCs w:val="24"/>
            <w:highlight w:val="yellow"/>
          </w:rPr>
          <w:delText>It is worse to let a guilty person go free</w:delText>
        </w:r>
        <w:r w:rsidR="00666380" w:rsidRPr="003723E3" w:rsidDel="003723E3">
          <w:rPr>
            <w:rFonts w:cs="Times New Roman"/>
            <w:szCs w:val="24"/>
            <w:highlight w:val="yellow"/>
          </w:rPr>
          <w:delText xml:space="preserve">. </w:delText>
        </w:r>
        <w:r w:rsidRPr="003723E3" w:rsidDel="003723E3">
          <w:rPr>
            <w:rFonts w:cs="Times New Roman"/>
            <w:szCs w:val="24"/>
            <w:highlight w:val="yellow"/>
          </w:rPr>
          <w:delText>Strongly support the first statement</w:delText>
        </w:r>
        <w:r w:rsidR="00666380" w:rsidRPr="003723E3" w:rsidDel="003723E3">
          <w:rPr>
            <w:rFonts w:cs="Times New Roman"/>
            <w:szCs w:val="24"/>
            <w:highlight w:val="yellow"/>
          </w:rPr>
          <w:delText>,</w:delText>
        </w:r>
        <w:r w:rsidRPr="003723E3" w:rsidDel="003723E3">
          <w:rPr>
            <w:rFonts w:cs="Times New Roman"/>
            <w:szCs w:val="24"/>
            <w:highlight w:val="yellow"/>
          </w:rPr>
          <w:delText xml:space="preserve"> Somewhat support the first statement</w:delText>
        </w:r>
        <w:r w:rsidR="00666380" w:rsidRPr="003723E3" w:rsidDel="003723E3">
          <w:rPr>
            <w:rFonts w:cs="Times New Roman"/>
            <w:szCs w:val="24"/>
            <w:highlight w:val="yellow"/>
          </w:rPr>
          <w:delText xml:space="preserve">, </w:delText>
        </w:r>
        <w:r w:rsidRPr="003723E3" w:rsidDel="003723E3">
          <w:rPr>
            <w:rFonts w:cs="Times New Roman"/>
            <w:szCs w:val="24"/>
            <w:highlight w:val="yellow"/>
          </w:rPr>
          <w:delText>Somewhat support the second statement</w:delText>
        </w:r>
        <w:r w:rsidR="00666380" w:rsidRPr="003723E3" w:rsidDel="003723E3">
          <w:rPr>
            <w:rFonts w:cs="Times New Roman"/>
            <w:szCs w:val="24"/>
            <w:highlight w:val="yellow"/>
          </w:rPr>
          <w:delText xml:space="preserve">, </w:delText>
        </w:r>
        <w:r w:rsidRPr="003723E3" w:rsidDel="003723E3">
          <w:rPr>
            <w:rFonts w:cs="Times New Roman"/>
            <w:szCs w:val="24"/>
            <w:highlight w:val="yellow"/>
          </w:rPr>
          <w:delText>Strongly support the second statement</w:delText>
        </w:r>
      </w:del>
    </w:p>
    <w:p w:rsidR="0038044C" w:rsidRDefault="0038044C" w:rsidP="0038044C">
      <w:pPr>
        <w:pStyle w:val="ListParagraph"/>
        <w:rPr>
          <w:ins w:id="10" w:author="rcl" w:date="2015-06-07T19:50:00Z"/>
          <w:rFonts w:cs="Times New Roman"/>
          <w:i/>
          <w:szCs w:val="24"/>
        </w:rPr>
      </w:pPr>
    </w:p>
    <w:p w:rsidR="003723E3" w:rsidRPr="003723E3" w:rsidRDefault="003723E3" w:rsidP="0038044C">
      <w:pPr>
        <w:pStyle w:val="ListParagraph"/>
        <w:rPr>
          <w:ins w:id="11" w:author="rcl" w:date="2015-06-07T19:50:00Z"/>
          <w:rFonts w:cs="Times New Roman"/>
          <w:b/>
          <w:szCs w:val="24"/>
          <w:rPrChange w:id="12" w:author="rcl" w:date="2015-06-07T19:50:00Z">
            <w:rPr>
              <w:ins w:id="13" w:author="rcl" w:date="2015-06-07T19:50:00Z"/>
              <w:rFonts w:cs="Times New Roman"/>
              <w:i/>
              <w:szCs w:val="24"/>
            </w:rPr>
          </w:rPrChange>
        </w:rPr>
      </w:pPr>
      <w:ins w:id="14" w:author="rcl" w:date="2015-06-07T19:50:00Z">
        <w:r w:rsidRPr="003723E3">
          <w:rPr>
            <w:rFonts w:cs="Times New Roman"/>
            <w:b/>
            <w:szCs w:val="24"/>
            <w:rPrChange w:id="15" w:author="rcl" w:date="2015-06-07T19:50:00Z">
              <w:rPr>
                <w:rFonts w:cs="Times New Roman"/>
                <w:i/>
                <w:szCs w:val="24"/>
              </w:rPr>
            </w:rPrChange>
          </w:rPr>
          <w:t>[Delete this one; it’s a value, not a policy.]</w:t>
        </w:r>
      </w:ins>
    </w:p>
    <w:p w:rsidR="003723E3" w:rsidRDefault="003723E3" w:rsidP="0038044C">
      <w:pPr>
        <w:pStyle w:val="ListParagraph"/>
        <w:rPr>
          <w:rFonts w:cs="Times New Roman"/>
          <w:i/>
          <w:szCs w:val="24"/>
        </w:rPr>
      </w:pPr>
    </w:p>
    <w:p w:rsidR="0038044C" w:rsidRDefault="0038044C" w:rsidP="0038044C">
      <w:pPr>
        <w:pStyle w:val="ListParagraph"/>
        <w:numPr>
          <w:ilvl w:val="0"/>
          <w:numId w:val="3"/>
        </w:numPr>
        <w:rPr>
          <w:rFonts w:cs="Times New Roman"/>
          <w:i/>
          <w:szCs w:val="24"/>
        </w:rPr>
      </w:pPr>
      <w:r>
        <w:rPr>
          <w:rFonts w:cs="Times New Roman"/>
          <w:i/>
          <w:szCs w:val="24"/>
        </w:rPr>
        <w:t>Streamlining</w:t>
      </w:r>
      <w:r w:rsidR="00025076">
        <w:rPr>
          <w:rFonts w:cs="Times New Roman"/>
          <w:i/>
          <w:szCs w:val="24"/>
        </w:rPr>
        <w:t xml:space="preserve"> Trials</w:t>
      </w:r>
      <w:r w:rsidR="00A85771">
        <w:rPr>
          <w:rFonts w:cs="Times New Roman"/>
          <w:i/>
          <w:szCs w:val="24"/>
        </w:rPr>
        <w:t xml:space="preserve"> </w:t>
      </w:r>
      <w:r w:rsidR="00A85771" w:rsidRPr="007A0F55">
        <w:t xml:space="preserve"> [</w:t>
      </w:r>
      <w:r w:rsidR="00A85771">
        <w:t>1</w:t>
      </w:r>
      <w:r w:rsidR="00A85771" w:rsidRPr="007A0F55">
        <w:t>]</w:t>
      </w:r>
    </w:p>
    <w:p w:rsidR="003723E3" w:rsidRDefault="003723E3" w:rsidP="001E3C61">
      <w:pPr>
        <w:pStyle w:val="ListParagraph"/>
        <w:rPr>
          <w:ins w:id="16" w:author="rcl" w:date="2015-06-07T19:50:00Z"/>
          <w:rFonts w:cs="Times New Roman"/>
          <w:szCs w:val="24"/>
        </w:rPr>
      </w:pPr>
    </w:p>
    <w:p w:rsidR="001E3C61" w:rsidRDefault="003723E3" w:rsidP="005125D1">
      <w:pPr>
        <w:pStyle w:val="ListParagraph"/>
        <w:numPr>
          <w:ilvl w:val="0"/>
          <w:numId w:val="18"/>
        </w:numPr>
        <w:rPr>
          <w:rFonts w:cs="Times New Roman"/>
          <w:szCs w:val="24"/>
        </w:rPr>
      </w:pPr>
      <w:ins w:id="17" w:author="rcl" w:date="2015-06-07T19:51:00Z">
        <w:r>
          <w:rPr>
            <w:rFonts w:cs="Times New Roman"/>
            <w:szCs w:val="24"/>
          </w:rPr>
          <w:t>How efficient will s</w:t>
        </w:r>
        <w:r w:rsidRPr="00994FB4">
          <w:rPr>
            <w:rFonts w:cs="Times New Roman"/>
            <w:szCs w:val="24"/>
            <w:lang w:val="bg-BG"/>
          </w:rPr>
          <w:t>peedier trials following a simplified procedure</w:t>
        </w:r>
        <w:r>
          <w:rPr>
            <w:rFonts w:cs="Times New Roman"/>
            <w:szCs w:val="24"/>
          </w:rPr>
          <w:t xml:space="preserve"> be </w:t>
        </w:r>
        <w:r w:rsidRPr="00991F28">
          <w:rPr>
            <w:bCs/>
            <w:sz w:val="23"/>
            <w:szCs w:val="23"/>
          </w:rPr>
          <w:t>for combating crime</w:t>
        </w:r>
        <w:r w:rsidRPr="00A5740B">
          <w:rPr>
            <w:rFonts w:cs="Times New Roman"/>
            <w:szCs w:val="24"/>
          </w:rPr>
          <w:t>?</w:t>
        </w:r>
        <w:r>
          <w:rPr>
            <w:rFonts w:cs="Times New Roman"/>
            <w:szCs w:val="24"/>
          </w:rPr>
          <w:t xml:space="preserve">   </w:t>
        </w:r>
      </w:ins>
      <w:del w:id="18" w:author="rcl" w:date="2015-06-07T19:51:00Z">
        <w:r w:rsidR="001E3C61" w:rsidRPr="00A5740B" w:rsidDel="003723E3">
          <w:rPr>
            <w:rFonts w:cs="Times New Roman"/>
            <w:szCs w:val="24"/>
          </w:rPr>
          <w:delText xml:space="preserve">Different measures for combating crime have been discussed lately. In your opinion how efficient will any of the listed below be? </w:delText>
        </w:r>
        <w:r w:rsidR="00994FB4" w:rsidRPr="00994FB4" w:rsidDel="003723E3">
          <w:rPr>
            <w:rFonts w:cs="Times New Roman"/>
            <w:szCs w:val="24"/>
            <w:lang w:val="bg-BG"/>
          </w:rPr>
          <w:delText>Speedier trials following a simplified procedure</w:delText>
        </w:r>
      </w:del>
      <w:r w:rsidR="001E3C61" w:rsidRPr="00A5740B">
        <w:rPr>
          <w:rFonts w:cs="Times New Roman"/>
          <w:szCs w:val="24"/>
        </w:rPr>
        <w:t>– Very Efficient, Somewhat Efficient, Somewhat Inefficient, Very Inefficient, Can’t Say</w:t>
      </w:r>
    </w:p>
    <w:p w:rsidR="0038044C" w:rsidRPr="00516841" w:rsidRDefault="0038044C" w:rsidP="0038044C">
      <w:pPr>
        <w:pStyle w:val="ListParagraph"/>
        <w:rPr>
          <w:rFonts w:cs="Times New Roman"/>
          <w:szCs w:val="24"/>
        </w:rPr>
      </w:pPr>
    </w:p>
    <w:p w:rsidR="00977EB5" w:rsidRDefault="000F26AA" w:rsidP="000F26AA">
      <w:pPr>
        <w:pStyle w:val="ListParagraph"/>
        <w:numPr>
          <w:ilvl w:val="0"/>
          <w:numId w:val="3"/>
        </w:numPr>
        <w:rPr>
          <w:rFonts w:cs="Times New Roman"/>
          <w:i/>
          <w:szCs w:val="24"/>
        </w:rPr>
      </w:pPr>
      <w:r>
        <w:rPr>
          <w:rFonts w:cs="Times New Roman"/>
          <w:i/>
          <w:szCs w:val="24"/>
        </w:rPr>
        <w:t>Legaliz</w:t>
      </w:r>
      <w:r w:rsidR="003723E3">
        <w:rPr>
          <w:rFonts w:cs="Times New Roman"/>
          <w:i/>
          <w:szCs w:val="24"/>
        </w:rPr>
        <w:t>ing Drugs</w:t>
      </w:r>
      <w:r w:rsidR="00A85771">
        <w:rPr>
          <w:rFonts w:cs="Times New Roman"/>
          <w:i/>
          <w:szCs w:val="24"/>
        </w:rPr>
        <w:t xml:space="preserve"> </w:t>
      </w:r>
      <w:r w:rsidR="00A85771" w:rsidRPr="007A0F55">
        <w:t xml:space="preserve"> [</w:t>
      </w:r>
      <w:r w:rsidR="00A85771">
        <w:t>2</w:t>
      </w:r>
      <w:r w:rsidR="00A85771" w:rsidRPr="007A0F55">
        <w:t>]</w:t>
      </w:r>
    </w:p>
    <w:p w:rsidR="000F26AA" w:rsidRPr="00025076" w:rsidDel="003723E3" w:rsidRDefault="00025076" w:rsidP="000F26AA">
      <w:pPr>
        <w:pStyle w:val="ListParagraph"/>
        <w:rPr>
          <w:del w:id="19" w:author="rcl" w:date="2015-06-07T19:52:00Z"/>
          <w:rFonts w:cs="Times New Roman"/>
          <w:szCs w:val="24"/>
        </w:rPr>
      </w:pPr>
      <w:del w:id="20" w:author="rcl" w:date="2015-06-07T19:52:00Z">
        <w:r w:rsidRPr="00025076" w:rsidDel="003723E3">
          <w:rPr>
            <w:rFonts w:cs="Times New Roman"/>
            <w:szCs w:val="24"/>
          </w:rPr>
          <w:lastRenderedPageBreak/>
          <w:delText>The experts have different opinions with regards the legalization of certain drugs in or</w:delText>
        </w:r>
        <w:r w:rsidR="006B44E1" w:rsidDel="003723E3">
          <w:rPr>
            <w:rFonts w:cs="Times New Roman"/>
            <w:szCs w:val="24"/>
          </w:rPr>
          <w:delText xml:space="preserve">der to reduce some crimes? How </w:delText>
        </w:r>
        <w:r w:rsidRPr="00025076" w:rsidDel="003723E3">
          <w:rPr>
            <w:rFonts w:cs="Times New Roman"/>
            <w:szCs w:val="24"/>
          </w:rPr>
          <w:delText>strongly do you agree or disagree with the following ideas</w:delText>
        </w:r>
        <w:r w:rsidR="00B67322" w:rsidDel="003723E3">
          <w:rPr>
            <w:rFonts w:cs="Times New Roman"/>
            <w:szCs w:val="24"/>
          </w:rPr>
          <w:delText xml:space="preserve">? </w:delText>
        </w:r>
        <w:r w:rsidR="00B67322" w:rsidRPr="00A5740B" w:rsidDel="003723E3">
          <w:rPr>
            <w:rFonts w:cs="Times New Roman"/>
            <w:szCs w:val="24"/>
          </w:rPr>
          <w:delText>–</w:delText>
        </w:r>
        <w:r w:rsidR="00B67322" w:rsidDel="003723E3">
          <w:rPr>
            <w:rFonts w:cs="Times New Roman"/>
            <w:szCs w:val="24"/>
          </w:rPr>
          <w:delText xml:space="preserve"> </w:delText>
        </w:r>
        <w:r w:rsidR="00B67322" w:rsidRPr="000F3B6B" w:rsidDel="003723E3">
          <w:rPr>
            <w:rFonts w:cs="Times New Roman"/>
            <w:szCs w:val="24"/>
          </w:rPr>
          <w:delText>Strongly agree, Somewhat agree, Somewhat disagree, Strongly disagree, Can’t say</w:delText>
        </w:r>
      </w:del>
    </w:p>
    <w:p w:rsidR="003723E3" w:rsidRDefault="003723E3" w:rsidP="003723E3">
      <w:pPr>
        <w:pStyle w:val="ListParagraph"/>
        <w:rPr>
          <w:rFonts w:cs="Times New Roman"/>
          <w:szCs w:val="24"/>
        </w:rPr>
      </w:pPr>
    </w:p>
    <w:p w:rsidR="003723E3" w:rsidRPr="00025076" w:rsidRDefault="009F61C9" w:rsidP="003723E3">
      <w:pPr>
        <w:pStyle w:val="ListParagraph"/>
        <w:numPr>
          <w:ilvl w:val="0"/>
          <w:numId w:val="18"/>
        </w:numPr>
        <w:rPr>
          <w:rFonts w:cs="Times New Roman"/>
          <w:szCs w:val="24"/>
        </w:rPr>
      </w:pPr>
      <w:r w:rsidRPr="009F61C9">
        <w:rPr>
          <w:rFonts w:cs="Times New Roman"/>
          <w:szCs w:val="24"/>
        </w:rPr>
        <w:t>The so called “soft” drugs like cannabis should be legalized and sold at special places</w:t>
      </w:r>
      <w:r w:rsidR="003723E3">
        <w:rPr>
          <w:rFonts w:cs="Times New Roman"/>
          <w:szCs w:val="24"/>
        </w:rPr>
        <w:t xml:space="preserve">.  </w:t>
      </w:r>
      <w:r w:rsidR="003723E3" w:rsidRPr="00A5740B">
        <w:rPr>
          <w:rFonts w:cs="Times New Roman"/>
          <w:szCs w:val="24"/>
        </w:rPr>
        <w:t>–</w:t>
      </w:r>
      <w:r w:rsidR="003723E3">
        <w:rPr>
          <w:rFonts w:cs="Times New Roman"/>
          <w:szCs w:val="24"/>
        </w:rPr>
        <w:t xml:space="preserve"> </w:t>
      </w:r>
      <w:r w:rsidR="003723E3" w:rsidRPr="000F3B6B">
        <w:rPr>
          <w:rFonts w:cs="Times New Roman"/>
          <w:szCs w:val="24"/>
        </w:rPr>
        <w:t xml:space="preserve">Strongly agree, </w:t>
      </w:r>
      <w:proofErr w:type="gramStart"/>
      <w:r w:rsidR="003723E3" w:rsidRPr="000F3B6B">
        <w:rPr>
          <w:rFonts w:cs="Times New Roman"/>
          <w:szCs w:val="24"/>
        </w:rPr>
        <w:t>Somewhat</w:t>
      </w:r>
      <w:proofErr w:type="gramEnd"/>
      <w:r w:rsidR="003723E3" w:rsidRPr="000F3B6B">
        <w:rPr>
          <w:rFonts w:cs="Times New Roman"/>
          <w:szCs w:val="24"/>
        </w:rPr>
        <w:t xml:space="preserve"> agree, Somewhat disagree, Strongly disagree, Can’t say</w:t>
      </w:r>
      <w:r w:rsidR="003723E3">
        <w:rPr>
          <w:rFonts w:cs="Times New Roman"/>
          <w:szCs w:val="24"/>
        </w:rPr>
        <w:t>.</w:t>
      </w:r>
    </w:p>
    <w:p w:rsidR="003723E3" w:rsidRPr="009F61C9" w:rsidRDefault="003723E3" w:rsidP="003723E3">
      <w:pPr>
        <w:pStyle w:val="ListParagraph"/>
        <w:ind w:left="1440"/>
        <w:rPr>
          <w:rFonts w:cs="Times New Roman"/>
          <w:szCs w:val="24"/>
        </w:rPr>
      </w:pPr>
    </w:p>
    <w:p w:rsidR="003723E3" w:rsidRPr="00025076" w:rsidRDefault="009F61C9" w:rsidP="003723E3">
      <w:pPr>
        <w:pStyle w:val="ListParagraph"/>
        <w:numPr>
          <w:ilvl w:val="0"/>
          <w:numId w:val="18"/>
        </w:numPr>
        <w:rPr>
          <w:rFonts w:cs="Times New Roman"/>
          <w:szCs w:val="24"/>
        </w:rPr>
      </w:pPr>
      <w:r w:rsidRPr="009F61C9">
        <w:rPr>
          <w:rFonts w:cs="Times New Roman"/>
          <w:szCs w:val="24"/>
        </w:rPr>
        <w:t>Hard drugs like heroin should be legalized and sold at special places</w:t>
      </w:r>
      <w:r w:rsidR="003723E3">
        <w:rPr>
          <w:rFonts w:cs="Times New Roman"/>
          <w:szCs w:val="24"/>
        </w:rPr>
        <w:t xml:space="preserve">.  </w:t>
      </w:r>
      <w:r w:rsidR="003723E3" w:rsidRPr="000F3B6B">
        <w:rPr>
          <w:rFonts w:cs="Times New Roman"/>
          <w:szCs w:val="24"/>
        </w:rPr>
        <w:t>Strongly agree, Somewhat agree, Somewhat disagree, Strongly disagree, Can’t say</w:t>
      </w:r>
    </w:p>
    <w:p w:rsidR="00025076" w:rsidRPr="009F61C9" w:rsidRDefault="00025076" w:rsidP="003723E3">
      <w:pPr>
        <w:pStyle w:val="ListParagraph"/>
        <w:ind w:left="1440"/>
        <w:rPr>
          <w:rFonts w:cs="Times New Roman"/>
          <w:szCs w:val="24"/>
        </w:rPr>
      </w:pPr>
    </w:p>
    <w:p w:rsidR="00A87924" w:rsidRDefault="00A87924" w:rsidP="00A87924">
      <w:pPr>
        <w:pStyle w:val="ListParagraph"/>
        <w:rPr>
          <w:rFonts w:cs="Times New Roman"/>
          <w:i/>
          <w:szCs w:val="24"/>
        </w:rPr>
      </w:pPr>
    </w:p>
    <w:p w:rsidR="007D567C" w:rsidRPr="006E7799" w:rsidRDefault="007D567C" w:rsidP="0025262A">
      <w:pPr>
        <w:pStyle w:val="ListParagraph"/>
        <w:numPr>
          <w:ilvl w:val="0"/>
          <w:numId w:val="3"/>
        </w:numPr>
        <w:rPr>
          <w:rFonts w:cs="Times New Roman"/>
          <w:i/>
          <w:szCs w:val="24"/>
          <w:highlight w:val="yellow"/>
        </w:rPr>
      </w:pPr>
      <w:commentRangeStart w:id="21"/>
      <w:r w:rsidRPr="006E7799">
        <w:rPr>
          <w:rFonts w:cs="Times New Roman"/>
          <w:i/>
          <w:szCs w:val="24"/>
          <w:highlight w:val="yellow"/>
        </w:rPr>
        <w:t xml:space="preserve">Penalty for Drug </w:t>
      </w:r>
      <w:proofErr w:type="gramStart"/>
      <w:r w:rsidRPr="006E7799">
        <w:rPr>
          <w:rFonts w:cs="Times New Roman"/>
          <w:i/>
          <w:szCs w:val="24"/>
          <w:highlight w:val="yellow"/>
        </w:rPr>
        <w:t>Taking</w:t>
      </w:r>
      <w:r w:rsidR="003723E3" w:rsidRPr="006E7799">
        <w:rPr>
          <w:rFonts w:cs="Times New Roman"/>
          <w:i/>
          <w:szCs w:val="24"/>
          <w:highlight w:val="yellow"/>
        </w:rPr>
        <w:t xml:space="preserve">  </w:t>
      </w:r>
      <w:r w:rsidR="003723E3" w:rsidRPr="006E7799">
        <w:rPr>
          <w:rFonts w:cs="Times New Roman"/>
          <w:b/>
          <w:szCs w:val="24"/>
          <w:highlight w:val="yellow"/>
        </w:rPr>
        <w:t>[</w:t>
      </w:r>
      <w:proofErr w:type="gramEnd"/>
      <w:r w:rsidR="003723E3" w:rsidRPr="006E7799">
        <w:rPr>
          <w:rFonts w:cs="Times New Roman"/>
          <w:b/>
          <w:szCs w:val="24"/>
          <w:highlight w:val="yellow"/>
        </w:rPr>
        <w:t>Is this supposed to be a separate index?]</w:t>
      </w:r>
      <w:commentRangeEnd w:id="21"/>
      <w:r w:rsidR="006E7799">
        <w:rPr>
          <w:rStyle w:val="CommentReference"/>
        </w:rPr>
        <w:commentReference w:id="21"/>
      </w:r>
      <w:r w:rsidR="00A85771">
        <w:rPr>
          <w:rFonts w:cs="Times New Roman"/>
          <w:b/>
          <w:szCs w:val="24"/>
          <w:highlight w:val="yellow"/>
        </w:rPr>
        <w:t xml:space="preserve"> </w:t>
      </w:r>
      <w:r w:rsidR="00A85771" w:rsidRPr="007A0F55">
        <w:t>[</w:t>
      </w:r>
      <w:r w:rsidR="00A85771">
        <w:t>1</w:t>
      </w:r>
      <w:r w:rsidR="00A85771" w:rsidRPr="007A0F55">
        <w:t>]</w:t>
      </w:r>
    </w:p>
    <w:p w:rsidR="003723E3" w:rsidRDefault="003723E3" w:rsidP="003723E3">
      <w:pPr>
        <w:pStyle w:val="ListParagraph"/>
        <w:rPr>
          <w:rFonts w:cs="Times New Roman"/>
          <w:i/>
          <w:szCs w:val="24"/>
        </w:rPr>
      </w:pPr>
    </w:p>
    <w:p w:rsidR="00D043B3" w:rsidRPr="004F4F82" w:rsidRDefault="00D043B3" w:rsidP="004F4F82">
      <w:pPr>
        <w:pStyle w:val="ListParagraph"/>
        <w:numPr>
          <w:ilvl w:val="1"/>
          <w:numId w:val="3"/>
        </w:numPr>
        <w:rPr>
          <w:rFonts w:cs="Times New Roman"/>
          <w:szCs w:val="24"/>
        </w:rPr>
      </w:pPr>
      <w:r w:rsidRPr="00025076">
        <w:rPr>
          <w:rFonts w:cs="Times New Roman"/>
          <w:szCs w:val="24"/>
        </w:rPr>
        <w:t>The experts have different opinions with regards the legalization of certain drugs in or</w:t>
      </w:r>
      <w:r>
        <w:rPr>
          <w:rFonts w:cs="Times New Roman"/>
          <w:szCs w:val="24"/>
        </w:rPr>
        <w:t xml:space="preserve">der to reduce some crimes? How </w:t>
      </w:r>
      <w:r w:rsidRPr="00025076">
        <w:rPr>
          <w:rFonts w:cs="Times New Roman"/>
          <w:szCs w:val="24"/>
        </w:rPr>
        <w:t>strongly do you agree or disagree with the following ideas</w:t>
      </w:r>
      <w:r>
        <w:rPr>
          <w:rFonts w:cs="Times New Roman"/>
          <w:szCs w:val="24"/>
        </w:rPr>
        <w:t xml:space="preserve">? </w:t>
      </w:r>
      <w:r w:rsidR="004F4F82" w:rsidRPr="003C32E2">
        <w:rPr>
          <w:rFonts w:cs="Times New Roman"/>
          <w:szCs w:val="24"/>
        </w:rPr>
        <w:t>There should be penalties not only for drug dealing, but also for drug taking</w:t>
      </w:r>
      <w:r w:rsidR="004F4F82">
        <w:rPr>
          <w:rFonts w:cs="Times New Roman"/>
          <w:szCs w:val="24"/>
        </w:rPr>
        <w:t xml:space="preserve"> </w:t>
      </w:r>
      <w:r w:rsidRPr="004F4F82">
        <w:rPr>
          <w:rFonts w:cs="Times New Roman"/>
          <w:szCs w:val="24"/>
        </w:rPr>
        <w:t>– Strongly agree, Somewhat agree, Somewhat disagree, Strongly disagree, Can’t say</w:t>
      </w:r>
    </w:p>
    <w:p w:rsidR="00587FDA" w:rsidRDefault="00587FDA" w:rsidP="00587FDA">
      <w:pPr>
        <w:pStyle w:val="ListParagraph"/>
        <w:rPr>
          <w:rFonts w:cs="Times New Roman"/>
          <w:i/>
          <w:szCs w:val="24"/>
        </w:rPr>
      </w:pPr>
    </w:p>
    <w:p w:rsidR="0025262A" w:rsidRDefault="0025262A" w:rsidP="00D52F2C">
      <w:pPr>
        <w:pStyle w:val="ListParagraph"/>
        <w:numPr>
          <w:ilvl w:val="0"/>
          <w:numId w:val="3"/>
        </w:numPr>
        <w:rPr>
          <w:rFonts w:cs="Times New Roman"/>
          <w:i/>
          <w:szCs w:val="24"/>
        </w:rPr>
      </w:pPr>
      <w:r>
        <w:rPr>
          <w:rFonts w:cs="Times New Roman"/>
          <w:i/>
          <w:szCs w:val="24"/>
        </w:rPr>
        <w:t>Vigilantism</w:t>
      </w:r>
      <w:r w:rsidR="004F4F82">
        <w:rPr>
          <w:rFonts w:cs="Times New Roman"/>
          <w:i/>
          <w:szCs w:val="24"/>
        </w:rPr>
        <w:t xml:space="preserve"> </w:t>
      </w:r>
      <w:r w:rsidR="004F4F82" w:rsidRPr="007A0F55">
        <w:t xml:space="preserve"> [</w:t>
      </w:r>
      <w:r w:rsidR="004F4F82">
        <w:t>1</w:t>
      </w:r>
      <w:r w:rsidR="004F4F82" w:rsidRPr="007A0F55">
        <w:t>]</w:t>
      </w:r>
    </w:p>
    <w:p w:rsidR="0025262A" w:rsidRDefault="008318CD" w:rsidP="004F4F82">
      <w:pPr>
        <w:pStyle w:val="ListParagraph"/>
        <w:numPr>
          <w:ilvl w:val="1"/>
          <w:numId w:val="3"/>
        </w:numPr>
        <w:rPr>
          <w:rFonts w:cs="Times New Roman"/>
          <w:szCs w:val="24"/>
        </w:rPr>
      </w:pPr>
      <w:r w:rsidRPr="008318CD">
        <w:rPr>
          <w:rFonts w:cs="Times New Roman"/>
          <w:szCs w:val="24"/>
        </w:rPr>
        <w:t xml:space="preserve">Which of the following two positions do you support? If people are allowed to take the law in their hands that would make the legal system more efficient. Or </w:t>
      </w:r>
      <w:proofErr w:type="gramStart"/>
      <w:r w:rsidRPr="008318CD">
        <w:rPr>
          <w:rFonts w:cs="Times New Roman"/>
          <w:szCs w:val="24"/>
        </w:rPr>
        <w:t>If</w:t>
      </w:r>
      <w:proofErr w:type="gramEnd"/>
      <w:r w:rsidRPr="008318CD">
        <w:rPr>
          <w:rFonts w:cs="Times New Roman"/>
          <w:szCs w:val="24"/>
        </w:rPr>
        <w:t xml:space="preserve"> people start administering justice themselves, there will be chaos in the country and no one could feel safe.</w:t>
      </w:r>
      <w:r w:rsidR="003723E3">
        <w:rPr>
          <w:rFonts w:cs="Times New Roman"/>
          <w:szCs w:val="24"/>
        </w:rPr>
        <w:t xml:space="preserve">  </w:t>
      </w:r>
      <w:commentRangeStart w:id="22"/>
      <w:r w:rsidR="003723E3">
        <w:rPr>
          <w:rFonts w:cs="Times New Roman"/>
          <w:b/>
          <w:szCs w:val="24"/>
        </w:rPr>
        <w:t>[</w:t>
      </w:r>
      <w:r w:rsidR="003723E3" w:rsidRPr="003723E3">
        <w:rPr>
          <w:rFonts w:cs="Times New Roman"/>
          <w:b/>
          <w:szCs w:val="24"/>
        </w:rPr>
        <w:t>Is this a binary item?]</w:t>
      </w:r>
      <w:commentRangeEnd w:id="22"/>
      <w:r w:rsidR="002B1082">
        <w:rPr>
          <w:rStyle w:val="CommentReference"/>
        </w:rPr>
        <w:commentReference w:id="22"/>
      </w:r>
    </w:p>
    <w:p w:rsidR="008318CD" w:rsidRPr="008318CD" w:rsidRDefault="008318CD" w:rsidP="0025262A">
      <w:pPr>
        <w:pStyle w:val="ListParagraph"/>
        <w:rPr>
          <w:rFonts w:cs="Times New Roman"/>
          <w:szCs w:val="24"/>
        </w:rPr>
      </w:pPr>
    </w:p>
    <w:p w:rsidR="00062BB8" w:rsidRDefault="00062BB8" w:rsidP="00D52F2C">
      <w:pPr>
        <w:pStyle w:val="ListParagraph"/>
        <w:numPr>
          <w:ilvl w:val="0"/>
          <w:numId w:val="3"/>
        </w:numPr>
        <w:rPr>
          <w:rFonts w:cs="Times New Roman"/>
          <w:i/>
          <w:szCs w:val="24"/>
        </w:rPr>
      </w:pPr>
      <w:r>
        <w:rPr>
          <w:rFonts w:cs="Times New Roman"/>
          <w:i/>
          <w:szCs w:val="24"/>
        </w:rPr>
        <w:t>Independence of Investigative Service</w:t>
      </w:r>
      <w:r w:rsidR="004F4F82">
        <w:rPr>
          <w:rFonts w:cs="Times New Roman"/>
          <w:i/>
          <w:szCs w:val="24"/>
        </w:rPr>
        <w:t xml:space="preserve"> </w:t>
      </w:r>
      <w:r w:rsidR="004F4F82" w:rsidRPr="007A0F55">
        <w:t xml:space="preserve"> [</w:t>
      </w:r>
      <w:r w:rsidR="004F4F82">
        <w:t>1</w:t>
      </w:r>
      <w:r w:rsidR="004F4F82" w:rsidRPr="007A0F55">
        <w:t>]</w:t>
      </w:r>
    </w:p>
    <w:p w:rsidR="00062BB8" w:rsidRDefault="00062BB8" w:rsidP="004F4F82">
      <w:pPr>
        <w:pStyle w:val="ListParagraph"/>
        <w:numPr>
          <w:ilvl w:val="1"/>
          <w:numId w:val="3"/>
        </w:numPr>
        <w:rPr>
          <w:rFonts w:cs="Times New Roman"/>
          <w:szCs w:val="24"/>
        </w:rPr>
      </w:pPr>
      <w:r w:rsidRPr="00145D32">
        <w:rPr>
          <w:rFonts w:cs="Times New Roman"/>
          <w:szCs w:val="24"/>
        </w:rPr>
        <w:t>One of the issues much debated recently is the place of the investigation service with a view of increasing the efficiency of preliminary investigation. In your opinion: It is better if the Investigation service is within the Ministry of Interior so that there is better coordination between the police and the investigation</w:t>
      </w:r>
      <w:r w:rsidR="00145D32" w:rsidRPr="00145D32">
        <w:rPr>
          <w:rFonts w:cs="Times New Roman"/>
          <w:szCs w:val="24"/>
        </w:rPr>
        <w:t xml:space="preserve"> Or </w:t>
      </w:r>
      <w:r w:rsidRPr="00145D32">
        <w:rPr>
          <w:rFonts w:cs="Times New Roman"/>
          <w:szCs w:val="24"/>
        </w:rPr>
        <w:t>It is better if the Investigation service remains independent to create guarantees for unbiased operation taking into account the interest of both the defendants and the public.</w:t>
      </w:r>
    </w:p>
    <w:p w:rsidR="00FC728B" w:rsidRPr="00FC728B" w:rsidRDefault="00FC728B" w:rsidP="00FC728B">
      <w:pPr>
        <w:pStyle w:val="ListParagraph"/>
        <w:rPr>
          <w:rFonts w:cs="Times New Roman"/>
          <w:szCs w:val="24"/>
        </w:rPr>
      </w:pPr>
    </w:p>
    <w:p w:rsidR="00B31277" w:rsidRPr="00B31277" w:rsidRDefault="00B31277" w:rsidP="00B31277">
      <w:pPr>
        <w:pStyle w:val="ListParagraph"/>
        <w:numPr>
          <w:ilvl w:val="0"/>
          <w:numId w:val="3"/>
        </w:numPr>
        <w:rPr>
          <w:rFonts w:cs="Times New Roman"/>
          <w:i/>
          <w:szCs w:val="24"/>
        </w:rPr>
      </w:pPr>
      <w:r w:rsidRPr="00B31277">
        <w:rPr>
          <w:rFonts w:cs="Times New Roman"/>
          <w:i/>
          <w:szCs w:val="24"/>
        </w:rPr>
        <w:t>Place of Prosecution</w:t>
      </w:r>
      <w:r w:rsidR="004F4F82">
        <w:rPr>
          <w:rFonts w:cs="Times New Roman"/>
          <w:i/>
          <w:szCs w:val="24"/>
        </w:rPr>
        <w:t xml:space="preserve"> </w:t>
      </w:r>
      <w:r w:rsidR="004F4F82" w:rsidRPr="007A0F55">
        <w:t xml:space="preserve"> [</w:t>
      </w:r>
      <w:r w:rsidR="004F4F82">
        <w:t>1</w:t>
      </w:r>
      <w:r w:rsidR="004F4F82" w:rsidRPr="007A0F55">
        <w:t>]</w:t>
      </w:r>
    </w:p>
    <w:p w:rsidR="00B31277" w:rsidRDefault="00B31277" w:rsidP="004F4F82">
      <w:pPr>
        <w:pStyle w:val="ListParagraph"/>
        <w:numPr>
          <w:ilvl w:val="1"/>
          <w:numId w:val="3"/>
        </w:numPr>
        <w:rPr>
          <w:rFonts w:cs="Times New Roman"/>
          <w:szCs w:val="24"/>
        </w:rPr>
      </w:pPr>
      <w:r w:rsidRPr="00B31277">
        <w:rPr>
          <w:rFonts w:cs="Times New Roman"/>
          <w:szCs w:val="24"/>
        </w:rPr>
        <w:t>Another controversial issue being debated lately is the place of the prosecution. Which of the following opinions is closest to yours?</w:t>
      </w:r>
      <w:r w:rsidR="00485430">
        <w:rPr>
          <w:rFonts w:cs="Times New Roman"/>
          <w:szCs w:val="24"/>
        </w:rPr>
        <w:t xml:space="preserve"> </w:t>
      </w:r>
      <w:r w:rsidRPr="00B31277">
        <w:rPr>
          <w:rFonts w:cs="Times New Roman"/>
          <w:szCs w:val="24"/>
        </w:rPr>
        <w:t>The Prosecution should be accountable to Parliament, The Prosecution should be part of the executive branch or The Prosecution should remain as it is now – part of the judicial branch</w:t>
      </w:r>
    </w:p>
    <w:p w:rsidR="001808AC" w:rsidRPr="00B31277" w:rsidRDefault="001808AC" w:rsidP="00B31277">
      <w:pPr>
        <w:pStyle w:val="ListParagraph"/>
        <w:rPr>
          <w:rFonts w:cs="Times New Roman"/>
          <w:szCs w:val="24"/>
        </w:rPr>
      </w:pPr>
    </w:p>
    <w:p w:rsidR="00D52F2C" w:rsidRPr="00D52F2C" w:rsidRDefault="000F3B6B" w:rsidP="00B31277">
      <w:pPr>
        <w:pStyle w:val="ListParagraph"/>
        <w:numPr>
          <w:ilvl w:val="0"/>
          <w:numId w:val="3"/>
        </w:numPr>
        <w:rPr>
          <w:rFonts w:cs="Times New Roman"/>
          <w:i/>
          <w:szCs w:val="24"/>
        </w:rPr>
      </w:pPr>
      <w:r w:rsidRPr="000967BB">
        <w:rPr>
          <w:rFonts w:cs="Times New Roman"/>
          <w:i/>
          <w:szCs w:val="24"/>
        </w:rPr>
        <w:t>Restricting Civil Liberties</w:t>
      </w:r>
    </w:p>
    <w:p w:rsidR="000F3B6B" w:rsidRPr="00D52F2C" w:rsidRDefault="000F3B6B" w:rsidP="00D52F2C">
      <w:pPr>
        <w:pStyle w:val="ListParagraph"/>
        <w:numPr>
          <w:ilvl w:val="1"/>
          <w:numId w:val="3"/>
        </w:numPr>
        <w:rPr>
          <w:rFonts w:cs="Times New Roman"/>
          <w:szCs w:val="24"/>
        </w:rPr>
      </w:pPr>
      <w:r w:rsidRPr="000F3B6B">
        <w:rPr>
          <w:rFonts w:cs="Times New Roman"/>
          <w:szCs w:val="24"/>
        </w:rPr>
        <w:t>Different measures for combating crime have been discussed lately. In your opinion how efficient will any of the listed below be?</w:t>
      </w:r>
      <w:r w:rsidR="00BF24A4">
        <w:rPr>
          <w:rFonts w:cs="Times New Roman"/>
          <w:szCs w:val="24"/>
        </w:rPr>
        <w:t xml:space="preserve"> </w:t>
      </w:r>
      <w:r w:rsidRPr="00BF24A4">
        <w:rPr>
          <w:rFonts w:cs="Times New Roman"/>
          <w:szCs w:val="24"/>
        </w:rPr>
        <w:t>Restriction of the rights of certain groups exhibiting criminal behavior</w:t>
      </w:r>
      <w:r w:rsidR="00D52F2C" w:rsidRPr="00A5740B">
        <w:rPr>
          <w:rFonts w:cs="Times New Roman"/>
          <w:szCs w:val="24"/>
        </w:rPr>
        <w:t>– Very Efficient, Somewhat Efficient, Somewhat Inefficient, Very Inefficient, Can’t Say</w:t>
      </w:r>
    </w:p>
    <w:p w:rsidR="000F3B6B" w:rsidRPr="000F3B6B" w:rsidRDefault="000F3B6B" w:rsidP="00A1449D">
      <w:pPr>
        <w:pStyle w:val="ListParagraph"/>
        <w:rPr>
          <w:rFonts w:cs="Times New Roman"/>
          <w:szCs w:val="24"/>
        </w:rPr>
      </w:pPr>
    </w:p>
    <w:p w:rsidR="000F3B6B" w:rsidRPr="000F3B6B" w:rsidRDefault="000F3B6B" w:rsidP="00A1449D">
      <w:pPr>
        <w:pStyle w:val="ListParagraph"/>
        <w:numPr>
          <w:ilvl w:val="1"/>
          <w:numId w:val="3"/>
        </w:numPr>
        <w:rPr>
          <w:rFonts w:cs="Times New Roman"/>
          <w:szCs w:val="24"/>
        </w:rPr>
      </w:pPr>
      <w:r w:rsidRPr="000F3B6B">
        <w:rPr>
          <w:rFonts w:cs="Times New Roman"/>
          <w:szCs w:val="24"/>
        </w:rPr>
        <w:t>To what extent do you agree or disagree with the following ideas for reducing crime</w:t>
      </w:r>
      <w:r w:rsidR="00A76989">
        <w:rPr>
          <w:rFonts w:cs="Times New Roman"/>
          <w:szCs w:val="24"/>
        </w:rPr>
        <w:t>?</w:t>
      </w:r>
      <w:r w:rsidR="00CF055A">
        <w:rPr>
          <w:rFonts w:cs="Times New Roman"/>
          <w:szCs w:val="24"/>
        </w:rPr>
        <w:t xml:space="preserve"> </w:t>
      </w:r>
      <w:r w:rsidR="00A76989" w:rsidRPr="00A5740B">
        <w:rPr>
          <w:rFonts w:cs="Times New Roman"/>
          <w:szCs w:val="24"/>
        </w:rPr>
        <w:t>–</w:t>
      </w:r>
      <w:r w:rsidR="00B67322">
        <w:rPr>
          <w:rFonts w:cs="Times New Roman"/>
          <w:szCs w:val="24"/>
        </w:rPr>
        <w:t xml:space="preserve"> </w:t>
      </w:r>
      <w:r w:rsidRPr="000F3B6B">
        <w:rPr>
          <w:rFonts w:cs="Times New Roman"/>
          <w:szCs w:val="24"/>
        </w:rPr>
        <w:t>Strongly agree, Somewhat agree, Somewhat disagree, Strongly disagree, Can’t say</w:t>
      </w:r>
    </w:p>
    <w:p w:rsidR="000F3B6B" w:rsidRPr="000F3B6B" w:rsidRDefault="000F3B6B" w:rsidP="00A1449D">
      <w:pPr>
        <w:pStyle w:val="ListParagraph"/>
        <w:numPr>
          <w:ilvl w:val="2"/>
          <w:numId w:val="3"/>
        </w:numPr>
        <w:rPr>
          <w:rFonts w:cs="Times New Roman"/>
          <w:szCs w:val="24"/>
        </w:rPr>
      </w:pPr>
      <w:r w:rsidRPr="000F3B6B">
        <w:rPr>
          <w:rFonts w:cs="Times New Roman"/>
          <w:szCs w:val="24"/>
        </w:rPr>
        <w:t>Keep defendants in detention even when they are not proven guilty</w:t>
      </w:r>
    </w:p>
    <w:p w:rsidR="000F3B6B" w:rsidRPr="000F3B6B" w:rsidRDefault="000F3B6B" w:rsidP="00A1449D">
      <w:pPr>
        <w:pStyle w:val="ListParagraph"/>
        <w:numPr>
          <w:ilvl w:val="2"/>
          <w:numId w:val="3"/>
        </w:numPr>
        <w:rPr>
          <w:rFonts w:cs="Times New Roman"/>
          <w:szCs w:val="24"/>
        </w:rPr>
      </w:pPr>
      <w:r w:rsidRPr="000F3B6B">
        <w:rPr>
          <w:rFonts w:cs="Times New Roman"/>
          <w:szCs w:val="24"/>
        </w:rPr>
        <w:t>The laws and courts should be less on the side of the defendants</w:t>
      </w:r>
    </w:p>
    <w:p w:rsidR="000F3B6B" w:rsidRPr="00A1449D" w:rsidRDefault="000F3B6B" w:rsidP="00A1449D">
      <w:pPr>
        <w:pStyle w:val="ListParagraph"/>
        <w:numPr>
          <w:ilvl w:val="2"/>
          <w:numId w:val="3"/>
        </w:numPr>
        <w:rPr>
          <w:rFonts w:cs="Times New Roman"/>
          <w:szCs w:val="24"/>
        </w:rPr>
      </w:pPr>
      <w:r w:rsidRPr="000F3B6B">
        <w:rPr>
          <w:rFonts w:cs="Times New Roman"/>
          <w:szCs w:val="24"/>
        </w:rPr>
        <w:t>Defendants should not be treated as innocent until proven guilty</w:t>
      </w:r>
    </w:p>
    <w:p w:rsidR="000F3B6B" w:rsidRPr="000F3B6B" w:rsidRDefault="000F3B6B" w:rsidP="00A1449D">
      <w:pPr>
        <w:pStyle w:val="ListParagraph"/>
        <w:numPr>
          <w:ilvl w:val="1"/>
          <w:numId w:val="3"/>
        </w:numPr>
        <w:rPr>
          <w:rFonts w:cs="Times New Roman"/>
          <w:szCs w:val="24"/>
        </w:rPr>
      </w:pPr>
      <w:r w:rsidRPr="000F3B6B">
        <w:rPr>
          <w:rFonts w:cs="Times New Roman"/>
          <w:szCs w:val="24"/>
        </w:rPr>
        <w:t xml:space="preserve">One of the issues which </w:t>
      </w:r>
      <w:proofErr w:type="gramStart"/>
      <w:r w:rsidRPr="000F3B6B">
        <w:rPr>
          <w:rFonts w:cs="Times New Roman"/>
          <w:szCs w:val="24"/>
        </w:rPr>
        <w:t>is</w:t>
      </w:r>
      <w:proofErr w:type="gramEnd"/>
      <w:r w:rsidRPr="000F3B6B">
        <w:rPr>
          <w:rFonts w:cs="Times New Roman"/>
          <w:szCs w:val="24"/>
        </w:rPr>
        <w:t xml:space="preserve"> frequently debated is the powers of the police and to what extent is police violence justified. How much do you agree or disagree with each of the following statements?-Strongly agree, Somewhat agree, Somewhat disagree, Strongly disagree, Can’t say</w:t>
      </w:r>
    </w:p>
    <w:p w:rsidR="000F3B6B" w:rsidRPr="000F3B6B" w:rsidRDefault="000F3B6B" w:rsidP="00A1449D">
      <w:pPr>
        <w:pStyle w:val="ListParagraph"/>
        <w:numPr>
          <w:ilvl w:val="2"/>
          <w:numId w:val="3"/>
        </w:numPr>
        <w:rPr>
          <w:rFonts w:cs="Times New Roman"/>
          <w:szCs w:val="24"/>
        </w:rPr>
      </w:pPr>
      <w:r w:rsidRPr="000F3B6B">
        <w:rPr>
          <w:rFonts w:cs="Times New Roman"/>
          <w:szCs w:val="24"/>
        </w:rPr>
        <w:t>The police should sometimes be able to resort to violence to get a conviction and punish the suspected criminal</w:t>
      </w:r>
    </w:p>
    <w:p w:rsidR="000F3B6B" w:rsidRPr="000F3B6B" w:rsidRDefault="000F3B6B" w:rsidP="00A1449D">
      <w:pPr>
        <w:pStyle w:val="ListParagraph"/>
        <w:numPr>
          <w:ilvl w:val="2"/>
          <w:numId w:val="3"/>
        </w:numPr>
        <w:rPr>
          <w:rFonts w:cs="Times New Roman"/>
          <w:szCs w:val="24"/>
        </w:rPr>
      </w:pPr>
      <w:r w:rsidRPr="000F3B6B">
        <w:rPr>
          <w:rFonts w:cs="Times New Roman"/>
          <w:szCs w:val="24"/>
        </w:rPr>
        <w:t>Violence is acceptable only if it results in a confession by the offenders</w:t>
      </w:r>
    </w:p>
    <w:p w:rsidR="000F3B6B" w:rsidRPr="000F3B6B" w:rsidRDefault="000F3B6B" w:rsidP="00A1449D">
      <w:pPr>
        <w:pStyle w:val="ListParagraph"/>
        <w:numPr>
          <w:ilvl w:val="2"/>
          <w:numId w:val="3"/>
        </w:numPr>
        <w:rPr>
          <w:rFonts w:cs="Times New Roman"/>
          <w:szCs w:val="24"/>
        </w:rPr>
      </w:pPr>
      <w:r w:rsidRPr="000F3B6B">
        <w:rPr>
          <w:rFonts w:cs="Times New Roman"/>
          <w:szCs w:val="24"/>
        </w:rPr>
        <w:t>Every citizen, including the offender, has rights and the police has to observe those rights</w:t>
      </w:r>
    </w:p>
    <w:p w:rsidR="000F3B6B" w:rsidRPr="004C2861" w:rsidRDefault="000F3B6B" w:rsidP="00A1449D">
      <w:pPr>
        <w:pStyle w:val="ListParagraph"/>
        <w:numPr>
          <w:ilvl w:val="2"/>
          <w:numId w:val="3"/>
        </w:numPr>
        <w:rPr>
          <w:rFonts w:cs="Times New Roman"/>
          <w:szCs w:val="24"/>
        </w:rPr>
      </w:pPr>
      <w:r w:rsidRPr="000F3B6B">
        <w:rPr>
          <w:rFonts w:cs="Times New Roman"/>
          <w:szCs w:val="24"/>
        </w:rPr>
        <w:t>If someone has broken the law, the police does not have to observe his/her rights</w:t>
      </w:r>
    </w:p>
    <w:p w:rsidR="00CC3D2C" w:rsidRDefault="009C1106" w:rsidP="00581EAB">
      <w:r>
        <w:rPr>
          <w:b/>
        </w:rPr>
        <w:t>Zeguo Township</w:t>
      </w:r>
      <w:r w:rsidR="003723E3">
        <w:rPr>
          <w:b/>
        </w:rPr>
        <w:t xml:space="preserve"> (9)</w:t>
      </w:r>
      <w:r w:rsidR="002313C2">
        <w:rPr>
          <w:rFonts w:hint="eastAsia"/>
        </w:rPr>
        <w:tab/>
      </w:r>
    </w:p>
    <w:p w:rsidR="00B71A2E" w:rsidRDefault="00B71A2E" w:rsidP="00B71A2E">
      <w:pPr>
        <w:pStyle w:val="BodyTextIndent"/>
        <w:ind w:left="0"/>
      </w:pPr>
      <w:r>
        <w:t>The indices are all crafted from a series of questions with the following common stem:</w:t>
      </w:r>
    </w:p>
    <w:p w:rsidR="00BE1040" w:rsidRDefault="00BE1040" w:rsidP="00B71A2E">
      <w:pPr>
        <w:pStyle w:val="BodyTextIndent"/>
        <w:ind w:left="0"/>
      </w:pPr>
      <w:r>
        <w:t xml:space="preserve">The following 30 projects of Zeguo </w:t>
      </w:r>
      <w:r w:rsidR="00E86752">
        <w:t>Township</w:t>
      </w:r>
      <w:r>
        <w:t xml:space="preserve"> will be constructed one after another in the next few years. It requires funding of RMB 136,920,000.00 for the constructions. Due to the change in policy by the town government for the quota of land in 2005, an estimated RMB</w:t>
      </w:r>
      <w:r w:rsidR="00AA5854">
        <w:t xml:space="preserve"> </w:t>
      </w:r>
      <w:r>
        <w:t>40,000,000.00 may be raised for urban planning, environmental and infrastructure construction. According to investment size of RMB</w:t>
      </w:r>
      <w:r w:rsidR="00AA5854">
        <w:t xml:space="preserve"> </w:t>
      </w:r>
      <w:r>
        <w:t>40,000,000.00, please carefully examine the following projects. Please evaluate the importance of the projects on a 0 to 10 scal</w:t>
      </w:r>
      <w:r w:rsidR="00D05FCF">
        <w:t>e. (Where 0 is very unimportant</w:t>
      </w:r>
      <w:r>
        <w:t>, where 5 is median level, where 10 is the maximum possible importance. A</w:t>
      </w:r>
      <w:r w:rsidR="00DB1468">
        <w:t xml:space="preserve">nd where 98 </w:t>
      </w:r>
      <w:proofErr w:type="gramStart"/>
      <w:r w:rsidR="00DB1468">
        <w:t>is</w:t>
      </w:r>
      <w:proofErr w:type="gramEnd"/>
      <w:r w:rsidR="00DB1468">
        <w:t xml:space="preserve"> for do not know.</w:t>
      </w:r>
      <w:r>
        <w:t>)</w:t>
      </w: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Industrial Roads</w:t>
      </w:r>
      <w:r w:rsidR="00DE6CD2" w:rsidRPr="004F4F82">
        <w:rPr>
          <w:rFonts w:cs="Times New Roman"/>
          <w:szCs w:val="24"/>
        </w:rPr>
        <w:t xml:space="preserve"> [3]</w:t>
      </w:r>
    </w:p>
    <w:p w:rsidR="005E0D23" w:rsidRPr="006462E6" w:rsidRDefault="001B3120" w:rsidP="005E0D23">
      <w:pPr>
        <w:pStyle w:val="ListParagraph"/>
        <w:numPr>
          <w:ilvl w:val="1"/>
          <w:numId w:val="1"/>
        </w:numPr>
        <w:autoSpaceDE w:val="0"/>
        <w:autoSpaceDN w:val="0"/>
        <w:adjustRightInd w:val="0"/>
        <w:spacing w:after="0" w:line="240" w:lineRule="auto"/>
        <w:rPr>
          <w:rFonts w:cs="Times New Roman"/>
          <w:szCs w:val="24"/>
        </w:rPr>
      </w:pPr>
      <w:proofErr w:type="spellStart"/>
      <w:r>
        <w:rPr>
          <w:rFonts w:cs="Times New Roman"/>
          <w:szCs w:val="24"/>
        </w:rPr>
        <w:t>Tengqiao</w:t>
      </w:r>
      <w:proofErr w:type="spellEnd"/>
      <w:r>
        <w:rPr>
          <w:rFonts w:cs="Times New Roman"/>
          <w:szCs w:val="24"/>
        </w:rPr>
        <w:t xml:space="preserve"> Road</w:t>
      </w:r>
    </w:p>
    <w:p w:rsidR="005E0D23" w:rsidRPr="006462E6" w:rsidRDefault="005E0D23" w:rsidP="005E0D23">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Air compressor industrial zone matching</w:t>
      </w:r>
      <w:r w:rsidR="001B3120">
        <w:rPr>
          <w:rFonts w:cs="Times New Roman"/>
          <w:szCs w:val="24"/>
        </w:rPr>
        <w:t xml:space="preserve"> environmental constructions</w:t>
      </w:r>
    </w:p>
    <w:p w:rsidR="005E0D23" w:rsidRPr="00A83256" w:rsidRDefault="005E0D23" w:rsidP="005E0D23">
      <w:pPr>
        <w:pStyle w:val="ListParagraph"/>
        <w:numPr>
          <w:ilvl w:val="1"/>
          <w:numId w:val="1"/>
        </w:numPr>
        <w:rPr>
          <w:rFonts w:cs="Times New Roman"/>
          <w:i/>
          <w:szCs w:val="24"/>
        </w:rPr>
      </w:pPr>
      <w:r w:rsidRPr="006462E6">
        <w:rPr>
          <w:rFonts w:cs="Times New Roman"/>
          <w:szCs w:val="24"/>
        </w:rPr>
        <w:t xml:space="preserve">Auxiliary environmental construction for </w:t>
      </w:r>
      <w:proofErr w:type="spellStart"/>
      <w:r w:rsidRPr="006462E6">
        <w:rPr>
          <w:rFonts w:cs="Times New Roman"/>
          <w:szCs w:val="24"/>
        </w:rPr>
        <w:t>Muyu</w:t>
      </w:r>
      <w:proofErr w:type="spellEnd"/>
      <w:r w:rsidRPr="006462E6">
        <w:rPr>
          <w:rFonts w:cs="Times New Roman"/>
          <w:szCs w:val="24"/>
        </w:rPr>
        <w:t xml:space="preserve">, </w:t>
      </w:r>
      <w:proofErr w:type="spellStart"/>
      <w:r w:rsidRPr="006462E6">
        <w:rPr>
          <w:rFonts w:cs="Times New Roman"/>
          <w:szCs w:val="24"/>
        </w:rPr>
        <w:t>Lianshu</w:t>
      </w:r>
      <w:proofErr w:type="spellEnd"/>
      <w:r w:rsidRPr="006462E6">
        <w:rPr>
          <w:rFonts w:cs="Times New Roman"/>
          <w:szCs w:val="24"/>
        </w:rPr>
        <w:t xml:space="preserve"> an</w:t>
      </w:r>
      <w:r w:rsidR="001B3120">
        <w:rPr>
          <w:rFonts w:cs="Times New Roman"/>
          <w:szCs w:val="24"/>
        </w:rPr>
        <w:t xml:space="preserve">d </w:t>
      </w:r>
      <w:proofErr w:type="spellStart"/>
      <w:r w:rsidR="001B3120">
        <w:rPr>
          <w:rFonts w:cs="Times New Roman"/>
          <w:szCs w:val="24"/>
        </w:rPr>
        <w:t>Shuichang</w:t>
      </w:r>
      <w:proofErr w:type="spellEnd"/>
      <w:r w:rsidR="001B3120">
        <w:rPr>
          <w:rFonts w:cs="Times New Roman"/>
          <w:szCs w:val="24"/>
        </w:rPr>
        <w:t xml:space="preserve"> industrial zones</w:t>
      </w:r>
    </w:p>
    <w:p w:rsidR="00A83256" w:rsidRPr="006462E6" w:rsidRDefault="00A83256" w:rsidP="00A83256">
      <w:pPr>
        <w:pStyle w:val="ListParagraph"/>
        <w:ind w:left="1440"/>
        <w:rPr>
          <w:rFonts w:cs="Times New Roman"/>
          <w:i/>
          <w:szCs w:val="24"/>
        </w:rPr>
      </w:pPr>
    </w:p>
    <w:p w:rsidR="002F2520" w:rsidRPr="00C24CBC" w:rsidRDefault="002F2520" w:rsidP="00C24CBC">
      <w:pPr>
        <w:pStyle w:val="ListParagraph"/>
        <w:numPr>
          <w:ilvl w:val="0"/>
          <w:numId w:val="1"/>
        </w:numPr>
        <w:rPr>
          <w:rFonts w:cs="Times New Roman"/>
          <w:i/>
          <w:szCs w:val="24"/>
        </w:rPr>
      </w:pPr>
      <w:r w:rsidRPr="006462E6">
        <w:rPr>
          <w:rFonts w:cs="Times New Roman"/>
          <w:i/>
          <w:szCs w:val="24"/>
        </w:rPr>
        <w:t>Village Roads</w:t>
      </w:r>
      <w:r w:rsidR="00DE6CD2" w:rsidRPr="004F4F82">
        <w:rPr>
          <w:rFonts w:cs="Times New Roman"/>
          <w:szCs w:val="24"/>
        </w:rPr>
        <w:t xml:space="preserve"> </w:t>
      </w:r>
      <w:r w:rsidR="00DE6CD2" w:rsidRPr="004F4F82">
        <w:rPr>
          <w:rFonts w:cs="Times New Roman"/>
          <w:szCs w:val="24"/>
        </w:rPr>
        <w:t>[3]</w:t>
      </w:r>
    </w:p>
    <w:p w:rsidR="00CC1A2A" w:rsidRPr="006462E6" w:rsidRDefault="00CC1A2A" w:rsidP="00FA3F76">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Firs</w:t>
      </w:r>
      <w:r w:rsidR="001B3120">
        <w:rPr>
          <w:rFonts w:cs="Times New Roman"/>
          <w:szCs w:val="24"/>
        </w:rPr>
        <w:t xml:space="preserve">t stage of </w:t>
      </w:r>
      <w:proofErr w:type="spellStart"/>
      <w:r w:rsidR="001B3120">
        <w:rPr>
          <w:rFonts w:cs="Times New Roman"/>
          <w:szCs w:val="24"/>
        </w:rPr>
        <w:t>Muchang</w:t>
      </w:r>
      <w:proofErr w:type="spellEnd"/>
      <w:r w:rsidR="001B3120">
        <w:rPr>
          <w:rFonts w:cs="Times New Roman"/>
          <w:szCs w:val="24"/>
        </w:rPr>
        <w:t xml:space="preserve"> Main Road</w:t>
      </w:r>
    </w:p>
    <w:p w:rsidR="00CC1A2A" w:rsidRPr="006462E6" w:rsidRDefault="001B3120" w:rsidP="00FA3F76">
      <w:pPr>
        <w:pStyle w:val="ListParagraph"/>
        <w:numPr>
          <w:ilvl w:val="1"/>
          <w:numId w:val="1"/>
        </w:numPr>
        <w:autoSpaceDE w:val="0"/>
        <w:autoSpaceDN w:val="0"/>
        <w:adjustRightInd w:val="0"/>
        <w:spacing w:after="0" w:line="240" w:lineRule="auto"/>
        <w:rPr>
          <w:rFonts w:cs="Times New Roman"/>
          <w:szCs w:val="24"/>
        </w:rPr>
      </w:pPr>
      <w:proofErr w:type="spellStart"/>
      <w:r>
        <w:rPr>
          <w:rFonts w:cs="Times New Roman"/>
          <w:szCs w:val="24"/>
        </w:rPr>
        <w:t>Dongcheng</w:t>
      </w:r>
      <w:proofErr w:type="spellEnd"/>
      <w:r>
        <w:rPr>
          <w:rFonts w:cs="Times New Roman"/>
          <w:szCs w:val="24"/>
        </w:rPr>
        <w:t xml:space="preserve"> Road (first gate)</w:t>
      </w:r>
    </w:p>
    <w:p w:rsidR="00CC1A2A" w:rsidRPr="00A83256" w:rsidRDefault="00CC1A2A" w:rsidP="00FA3F76">
      <w:pPr>
        <w:pStyle w:val="ListParagraph"/>
        <w:numPr>
          <w:ilvl w:val="1"/>
          <w:numId w:val="1"/>
        </w:numPr>
        <w:rPr>
          <w:rFonts w:cs="Times New Roman"/>
          <w:i/>
          <w:szCs w:val="24"/>
        </w:rPr>
      </w:pPr>
      <w:proofErr w:type="spellStart"/>
      <w:r w:rsidRPr="006462E6">
        <w:rPr>
          <w:rFonts w:cs="Times New Roman"/>
          <w:szCs w:val="24"/>
        </w:rPr>
        <w:t>D</w:t>
      </w:r>
      <w:r w:rsidR="001B3120">
        <w:rPr>
          <w:rFonts w:cs="Times New Roman"/>
          <w:szCs w:val="24"/>
        </w:rPr>
        <w:t>ongcheng</w:t>
      </w:r>
      <w:proofErr w:type="spellEnd"/>
      <w:r w:rsidR="001B3120">
        <w:rPr>
          <w:rFonts w:cs="Times New Roman"/>
          <w:szCs w:val="24"/>
        </w:rPr>
        <w:t xml:space="preserve"> Road (second stage)</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Main Roads</w:t>
      </w:r>
      <w:r w:rsidR="004F4F82" w:rsidRPr="004F4F82">
        <w:rPr>
          <w:rFonts w:cs="Times New Roman"/>
          <w:szCs w:val="24"/>
        </w:rPr>
        <w:t xml:space="preserve"> [</w:t>
      </w:r>
      <w:r w:rsidR="004F4F82">
        <w:rPr>
          <w:rFonts w:cs="Times New Roman"/>
          <w:szCs w:val="24"/>
        </w:rPr>
        <w:t>6</w:t>
      </w:r>
      <w:r w:rsidR="004F4F82" w:rsidRPr="004F4F82">
        <w:rPr>
          <w:rFonts w:cs="Times New Roman"/>
          <w:szCs w:val="24"/>
        </w:rPr>
        <w:t>]</w:t>
      </w:r>
    </w:p>
    <w:p w:rsidR="006E6EA7" w:rsidRPr="006462E6" w:rsidRDefault="006E6EA7"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Re</w:t>
      </w:r>
      <w:r w:rsidR="001B3120">
        <w:rPr>
          <w:rFonts w:cs="Times New Roman"/>
          <w:szCs w:val="24"/>
        </w:rPr>
        <w:t xml:space="preserve">construction for </w:t>
      </w:r>
      <w:proofErr w:type="spellStart"/>
      <w:r w:rsidR="001B3120">
        <w:rPr>
          <w:rFonts w:cs="Times New Roman"/>
          <w:szCs w:val="24"/>
        </w:rPr>
        <w:t>Donghe</w:t>
      </w:r>
      <w:proofErr w:type="spellEnd"/>
      <w:r w:rsidR="001B3120">
        <w:rPr>
          <w:rFonts w:cs="Times New Roman"/>
          <w:szCs w:val="24"/>
        </w:rPr>
        <w:t xml:space="preserve"> Road</w:t>
      </w:r>
    </w:p>
    <w:p w:rsidR="00BA474C" w:rsidRPr="006462E6" w:rsidRDefault="001B3120" w:rsidP="008034DC">
      <w:pPr>
        <w:pStyle w:val="ListParagraph"/>
        <w:numPr>
          <w:ilvl w:val="1"/>
          <w:numId w:val="1"/>
        </w:numPr>
        <w:autoSpaceDE w:val="0"/>
        <w:autoSpaceDN w:val="0"/>
        <w:adjustRightInd w:val="0"/>
        <w:spacing w:after="0" w:line="240" w:lineRule="auto"/>
        <w:rPr>
          <w:rFonts w:cs="Times New Roman"/>
          <w:szCs w:val="24"/>
        </w:rPr>
      </w:pPr>
      <w:proofErr w:type="spellStart"/>
      <w:r>
        <w:rPr>
          <w:rFonts w:cs="Times New Roman"/>
          <w:szCs w:val="24"/>
        </w:rPr>
        <w:t>Donghe</w:t>
      </w:r>
      <w:proofErr w:type="spellEnd"/>
      <w:r>
        <w:rPr>
          <w:rFonts w:cs="Times New Roman"/>
          <w:szCs w:val="24"/>
        </w:rPr>
        <w:t xml:space="preserve"> Main Ave</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proofErr w:type="spellStart"/>
      <w:r w:rsidRPr="006462E6">
        <w:rPr>
          <w:rFonts w:cs="Times New Roman"/>
          <w:szCs w:val="24"/>
        </w:rPr>
        <w:t>Xicheng</w:t>
      </w:r>
      <w:proofErr w:type="spellEnd"/>
      <w:r w:rsidRPr="006462E6">
        <w:rPr>
          <w:rFonts w:cs="Times New Roman"/>
          <w:szCs w:val="24"/>
        </w:rPr>
        <w:t xml:space="preserve"> Road (first </w:t>
      </w:r>
      <w:r w:rsidR="001B3120">
        <w:rPr>
          <w:rFonts w:cs="Times New Roman"/>
          <w:szCs w:val="24"/>
        </w:rPr>
        <w:t>stage)</w:t>
      </w:r>
    </w:p>
    <w:p w:rsidR="00BA474C" w:rsidRPr="006462E6" w:rsidRDefault="00BA474C" w:rsidP="008034D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Z</w:t>
      </w:r>
      <w:r w:rsidR="00395951">
        <w:rPr>
          <w:rFonts w:cs="Times New Roman"/>
          <w:szCs w:val="24"/>
        </w:rPr>
        <w:t>eguo Main Ave (second stage)</w:t>
      </w:r>
    </w:p>
    <w:p w:rsidR="00BA474C" w:rsidRPr="006462E6" w:rsidRDefault="00395951" w:rsidP="008034DC">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Zeguo Main Ave (third stage)</w:t>
      </w:r>
    </w:p>
    <w:p w:rsidR="00BA474C" w:rsidRPr="00A83256" w:rsidRDefault="00395951" w:rsidP="008034DC">
      <w:pPr>
        <w:pStyle w:val="ListParagraph"/>
        <w:numPr>
          <w:ilvl w:val="1"/>
          <w:numId w:val="1"/>
        </w:numPr>
        <w:rPr>
          <w:rFonts w:cs="Times New Roman"/>
          <w:i/>
          <w:szCs w:val="24"/>
        </w:rPr>
      </w:pPr>
      <w:proofErr w:type="spellStart"/>
      <w:r>
        <w:rPr>
          <w:rFonts w:cs="Times New Roman"/>
          <w:szCs w:val="24"/>
        </w:rPr>
        <w:t>Chengqu</w:t>
      </w:r>
      <w:proofErr w:type="spellEnd"/>
      <w:r>
        <w:rPr>
          <w:rFonts w:cs="Times New Roman"/>
          <w:szCs w:val="24"/>
        </w:rPr>
        <w:t xml:space="preserve"> </w:t>
      </w:r>
      <w:proofErr w:type="spellStart"/>
      <w:r>
        <w:rPr>
          <w:rFonts w:cs="Times New Roman"/>
          <w:szCs w:val="24"/>
        </w:rPr>
        <w:t>subroad</w:t>
      </w:r>
      <w:proofErr w:type="spellEnd"/>
      <w:r>
        <w:rPr>
          <w:rFonts w:cs="Times New Roman"/>
          <w:szCs w:val="24"/>
        </w:rPr>
        <w:t xml:space="preserve"> rebuild</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Commercial Roads</w:t>
      </w:r>
      <w:r w:rsidR="004F4F82" w:rsidRPr="004F4F82">
        <w:rPr>
          <w:rFonts w:cs="Times New Roman"/>
          <w:szCs w:val="24"/>
        </w:rPr>
        <w:t xml:space="preserve"> [</w:t>
      </w:r>
      <w:r w:rsidR="004F4F82">
        <w:rPr>
          <w:rFonts w:cs="Times New Roman"/>
          <w:szCs w:val="24"/>
        </w:rPr>
        <w:t>2</w:t>
      </w:r>
      <w:r w:rsidR="004F4F82" w:rsidRPr="004F4F82">
        <w:rPr>
          <w:rFonts w:cs="Times New Roman"/>
          <w:szCs w:val="24"/>
        </w:rPr>
        <w:t>]</w:t>
      </w:r>
    </w:p>
    <w:p w:rsidR="00B67C8B" w:rsidRPr="006462E6" w:rsidRDefault="00395951" w:rsidP="000C2A15">
      <w:pPr>
        <w:pStyle w:val="ListParagraph"/>
        <w:numPr>
          <w:ilvl w:val="1"/>
          <w:numId w:val="1"/>
        </w:numPr>
        <w:autoSpaceDE w:val="0"/>
        <w:autoSpaceDN w:val="0"/>
        <w:adjustRightInd w:val="0"/>
        <w:spacing w:after="0" w:line="240" w:lineRule="auto"/>
        <w:rPr>
          <w:rFonts w:cs="Times New Roman"/>
          <w:szCs w:val="24"/>
        </w:rPr>
      </w:pPr>
      <w:proofErr w:type="spellStart"/>
      <w:r>
        <w:rPr>
          <w:rFonts w:cs="Times New Roman"/>
          <w:szCs w:val="24"/>
        </w:rPr>
        <w:t>Shuangchen</w:t>
      </w:r>
      <w:proofErr w:type="spellEnd"/>
      <w:r>
        <w:rPr>
          <w:rFonts w:cs="Times New Roman"/>
          <w:szCs w:val="24"/>
        </w:rPr>
        <w:t xml:space="preserve"> Road (first gate)</w:t>
      </w:r>
    </w:p>
    <w:p w:rsidR="00B67C8B" w:rsidRPr="00C11792" w:rsidRDefault="00B67C8B" w:rsidP="000C2A15">
      <w:pPr>
        <w:pStyle w:val="ListParagraph"/>
        <w:numPr>
          <w:ilvl w:val="1"/>
          <w:numId w:val="1"/>
        </w:numPr>
        <w:rPr>
          <w:rFonts w:cs="Times New Roman"/>
          <w:i/>
          <w:szCs w:val="24"/>
        </w:rPr>
      </w:pPr>
      <w:proofErr w:type="spellStart"/>
      <w:r w:rsidRPr="006462E6">
        <w:rPr>
          <w:rFonts w:cs="Times New Roman"/>
          <w:szCs w:val="24"/>
        </w:rPr>
        <w:t>Sh</w:t>
      </w:r>
      <w:r w:rsidR="00395951">
        <w:rPr>
          <w:rFonts w:cs="Times New Roman"/>
          <w:szCs w:val="24"/>
        </w:rPr>
        <w:t>uangchen</w:t>
      </w:r>
      <w:proofErr w:type="spellEnd"/>
      <w:r w:rsidR="00395951">
        <w:rPr>
          <w:rFonts w:cs="Times New Roman"/>
          <w:szCs w:val="24"/>
        </w:rPr>
        <w:t xml:space="preserve"> Road (second stage)</w:t>
      </w:r>
    </w:p>
    <w:p w:rsidR="00C11792" w:rsidRPr="006462E6" w:rsidRDefault="00C11792" w:rsidP="00C11792">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Wenchang Main Avenue</w:t>
      </w:r>
      <w:r w:rsidR="004F4F82" w:rsidRPr="004F4F82">
        <w:rPr>
          <w:rFonts w:cs="Times New Roman"/>
          <w:szCs w:val="24"/>
        </w:rPr>
        <w:t xml:space="preserve"> [</w:t>
      </w:r>
      <w:r w:rsidR="004F4F82">
        <w:rPr>
          <w:rFonts w:cs="Times New Roman"/>
          <w:szCs w:val="24"/>
        </w:rPr>
        <w:t>1</w:t>
      </w:r>
      <w:r w:rsidR="004F4F82" w:rsidRPr="004F4F82">
        <w:rPr>
          <w:rFonts w:cs="Times New Roman"/>
          <w:szCs w:val="24"/>
        </w:rPr>
        <w:t>]</w:t>
      </w:r>
    </w:p>
    <w:p w:rsidR="00C11792" w:rsidRPr="00C11792" w:rsidRDefault="00395951" w:rsidP="00DB1A14">
      <w:pPr>
        <w:pStyle w:val="ListParagraph"/>
        <w:numPr>
          <w:ilvl w:val="1"/>
          <w:numId w:val="1"/>
        </w:numPr>
        <w:rPr>
          <w:rFonts w:cs="Times New Roman"/>
          <w:i/>
          <w:szCs w:val="24"/>
        </w:rPr>
      </w:pPr>
      <w:r>
        <w:rPr>
          <w:rFonts w:cs="Times New Roman"/>
          <w:szCs w:val="24"/>
        </w:rPr>
        <w:t>Wenchang Main Ave</w:t>
      </w:r>
    </w:p>
    <w:p w:rsidR="00B12EBA" w:rsidRPr="006462E6" w:rsidRDefault="00DB1A14" w:rsidP="00C11792">
      <w:pPr>
        <w:pStyle w:val="ListParagraph"/>
        <w:ind w:left="1440"/>
        <w:rPr>
          <w:rFonts w:cs="Times New Roman"/>
          <w:i/>
          <w:szCs w:val="24"/>
        </w:rPr>
      </w:pPr>
      <w:r w:rsidRPr="006462E6">
        <w:rPr>
          <w:rFonts w:cs="Times New Roman"/>
          <w:szCs w:val="24"/>
        </w:rPr>
        <w:tab/>
      </w:r>
    </w:p>
    <w:p w:rsidR="002F2520" w:rsidRPr="006462E6" w:rsidRDefault="002F2520" w:rsidP="005D219C">
      <w:pPr>
        <w:pStyle w:val="ListParagraph"/>
        <w:numPr>
          <w:ilvl w:val="0"/>
          <w:numId w:val="1"/>
        </w:numPr>
        <w:rPr>
          <w:rFonts w:cs="Times New Roman"/>
          <w:i/>
          <w:szCs w:val="24"/>
        </w:rPr>
      </w:pPr>
      <w:r w:rsidRPr="006462E6">
        <w:rPr>
          <w:rFonts w:cs="Times New Roman"/>
          <w:i/>
          <w:szCs w:val="24"/>
        </w:rPr>
        <w:t>Other Parks</w:t>
      </w:r>
      <w:r w:rsidR="004F4F82" w:rsidRPr="004F4F82">
        <w:rPr>
          <w:rFonts w:cs="Times New Roman"/>
          <w:szCs w:val="24"/>
        </w:rPr>
        <w:t xml:space="preserve"> [3]</w:t>
      </w:r>
    </w:p>
    <w:p w:rsidR="006679AA" w:rsidRPr="006462E6" w:rsidRDefault="006679AA" w:rsidP="005D219C">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Wenchang</w:t>
      </w:r>
      <w:r w:rsidR="00395951">
        <w:rPr>
          <w:rFonts w:cs="Times New Roman"/>
          <w:szCs w:val="24"/>
        </w:rPr>
        <w:t xml:space="preserve"> Park (first stage)</w:t>
      </w:r>
    </w:p>
    <w:p w:rsidR="006679AA" w:rsidRPr="006462E6" w:rsidRDefault="00395951" w:rsidP="005D219C">
      <w:pPr>
        <w:pStyle w:val="ListParagraph"/>
        <w:numPr>
          <w:ilvl w:val="1"/>
          <w:numId w:val="1"/>
        </w:numPr>
        <w:autoSpaceDE w:val="0"/>
        <w:autoSpaceDN w:val="0"/>
        <w:adjustRightInd w:val="0"/>
        <w:spacing w:after="0" w:line="240" w:lineRule="auto"/>
        <w:rPr>
          <w:rFonts w:cs="Times New Roman"/>
          <w:szCs w:val="24"/>
        </w:rPr>
      </w:pPr>
      <w:proofErr w:type="spellStart"/>
      <w:r>
        <w:rPr>
          <w:rFonts w:cs="Times New Roman"/>
          <w:szCs w:val="24"/>
        </w:rPr>
        <w:t>Danyan</w:t>
      </w:r>
      <w:proofErr w:type="spellEnd"/>
      <w:r>
        <w:rPr>
          <w:rFonts w:cs="Times New Roman"/>
          <w:szCs w:val="24"/>
        </w:rPr>
        <w:t xml:space="preserve"> hill park</w:t>
      </w:r>
    </w:p>
    <w:p w:rsidR="006679AA" w:rsidRPr="00A83256" w:rsidRDefault="00395951" w:rsidP="005D219C">
      <w:pPr>
        <w:pStyle w:val="ListParagraph"/>
        <w:numPr>
          <w:ilvl w:val="1"/>
          <w:numId w:val="1"/>
        </w:numPr>
        <w:rPr>
          <w:rFonts w:cs="Times New Roman"/>
          <w:i/>
          <w:szCs w:val="24"/>
        </w:rPr>
      </w:pPr>
      <w:proofErr w:type="spellStart"/>
      <w:r>
        <w:rPr>
          <w:rFonts w:cs="Times New Roman"/>
          <w:szCs w:val="24"/>
        </w:rPr>
        <w:t>Muyu</w:t>
      </w:r>
      <w:proofErr w:type="spellEnd"/>
      <w:r>
        <w:rPr>
          <w:rFonts w:cs="Times New Roman"/>
          <w:szCs w:val="24"/>
        </w:rPr>
        <w:t xml:space="preserve"> hill park</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Township Image</w:t>
      </w:r>
      <w:r w:rsidR="004F4F82" w:rsidRPr="004F4F82">
        <w:rPr>
          <w:rFonts w:cs="Times New Roman"/>
          <w:szCs w:val="24"/>
        </w:rPr>
        <w:t xml:space="preserve"> [</w:t>
      </w:r>
      <w:r w:rsidR="004F4F82">
        <w:rPr>
          <w:rFonts w:cs="Times New Roman"/>
          <w:szCs w:val="24"/>
        </w:rPr>
        <w:t>4</w:t>
      </w:r>
      <w:r w:rsidR="004F4F82" w:rsidRPr="004F4F82">
        <w:rPr>
          <w:rFonts w:cs="Times New Roman"/>
          <w:szCs w:val="24"/>
        </w:rPr>
        <w:t>]</w:t>
      </w:r>
    </w:p>
    <w:p w:rsidR="00F8613F" w:rsidRPr="006462E6" w:rsidRDefault="00395951" w:rsidP="00E46485">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Bridge</w:t>
      </w:r>
    </w:p>
    <w:p w:rsidR="00F8613F" w:rsidRPr="006462E6" w:rsidRDefault="00395951" w:rsidP="00E46485">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Fuxin Road (east end)</w:t>
      </w:r>
    </w:p>
    <w:p w:rsidR="00F8613F" w:rsidRPr="006462E6" w:rsidRDefault="00395951" w:rsidP="00E46485">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Wenchang Park (second stage)</w:t>
      </w:r>
    </w:p>
    <w:p w:rsidR="00F8613F" w:rsidRPr="00A83256" w:rsidRDefault="00F8613F" w:rsidP="00E46485">
      <w:pPr>
        <w:pStyle w:val="ListParagraph"/>
        <w:numPr>
          <w:ilvl w:val="1"/>
          <w:numId w:val="1"/>
        </w:numPr>
        <w:rPr>
          <w:rFonts w:cs="Times New Roman"/>
          <w:i/>
          <w:szCs w:val="24"/>
        </w:rPr>
      </w:pPr>
      <w:r w:rsidRPr="006462E6">
        <w:rPr>
          <w:rFonts w:cs="Times New Roman"/>
          <w:szCs w:val="24"/>
        </w:rPr>
        <w:t>Urban</w:t>
      </w:r>
      <w:r w:rsidR="00395951">
        <w:rPr>
          <w:rFonts w:cs="Times New Roman"/>
          <w:szCs w:val="24"/>
        </w:rPr>
        <w:t xml:space="preserve"> environmental constructions</w:t>
      </w:r>
    </w:p>
    <w:p w:rsidR="00A83256" w:rsidRPr="006462E6" w:rsidRDefault="00A83256" w:rsidP="00A83256">
      <w:pPr>
        <w:pStyle w:val="ListParagraph"/>
        <w:ind w:left="1440"/>
        <w:rPr>
          <w:rFonts w:cs="Times New Roman"/>
          <w:i/>
          <w:szCs w:val="24"/>
        </w:rPr>
      </w:pPr>
    </w:p>
    <w:p w:rsidR="002F2520" w:rsidRPr="006462E6" w:rsidRDefault="002F2520" w:rsidP="002F2520">
      <w:pPr>
        <w:pStyle w:val="ListParagraph"/>
        <w:numPr>
          <w:ilvl w:val="0"/>
          <w:numId w:val="1"/>
        </w:numPr>
        <w:rPr>
          <w:rFonts w:cs="Times New Roman"/>
          <w:i/>
          <w:szCs w:val="24"/>
        </w:rPr>
      </w:pPr>
      <w:r w:rsidRPr="006462E6">
        <w:rPr>
          <w:rFonts w:cs="Times New Roman"/>
          <w:i/>
          <w:szCs w:val="24"/>
        </w:rPr>
        <w:t>Cultural Heritage</w:t>
      </w:r>
      <w:r w:rsidR="004F4F82" w:rsidRPr="004F4F82">
        <w:rPr>
          <w:rFonts w:cs="Times New Roman"/>
          <w:szCs w:val="24"/>
        </w:rPr>
        <w:t xml:space="preserve"> [</w:t>
      </w:r>
      <w:r w:rsidR="004F4F82">
        <w:rPr>
          <w:rFonts w:cs="Times New Roman"/>
          <w:szCs w:val="24"/>
        </w:rPr>
        <w:t>2</w:t>
      </w:r>
      <w:r w:rsidR="004F4F82" w:rsidRPr="004F4F82">
        <w:rPr>
          <w:rFonts w:cs="Times New Roman"/>
          <w:szCs w:val="24"/>
        </w:rPr>
        <w:t>]</w:t>
      </w:r>
    </w:p>
    <w:p w:rsidR="00072216" w:rsidRPr="006462E6" w:rsidRDefault="00395951" w:rsidP="00A90809">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Wenchang Park (second stage)</w:t>
      </w:r>
    </w:p>
    <w:p w:rsidR="002F232C" w:rsidRPr="006462E6" w:rsidRDefault="00072216" w:rsidP="006462E6">
      <w:pPr>
        <w:pStyle w:val="ListParagraph"/>
        <w:numPr>
          <w:ilvl w:val="1"/>
          <w:numId w:val="1"/>
        </w:numPr>
        <w:rPr>
          <w:rFonts w:cs="Times New Roman"/>
          <w:i/>
          <w:szCs w:val="24"/>
        </w:rPr>
      </w:pPr>
      <w:r w:rsidRPr="006462E6">
        <w:rPr>
          <w:rFonts w:cs="Times New Roman"/>
          <w:szCs w:val="24"/>
        </w:rPr>
        <w:t xml:space="preserve">Old street </w:t>
      </w:r>
      <w:r w:rsidR="00395951">
        <w:rPr>
          <w:rFonts w:cs="Times New Roman"/>
          <w:szCs w:val="24"/>
        </w:rPr>
        <w:t>reconstruction</w:t>
      </w:r>
    </w:p>
    <w:p w:rsidR="002F232C" w:rsidRPr="006462E6" w:rsidRDefault="002F232C" w:rsidP="006462E6">
      <w:pPr>
        <w:pStyle w:val="ListParagraph"/>
        <w:autoSpaceDE w:val="0"/>
        <w:autoSpaceDN w:val="0"/>
        <w:adjustRightInd w:val="0"/>
        <w:spacing w:after="0" w:line="240" w:lineRule="auto"/>
        <w:ind w:left="1440"/>
        <w:rPr>
          <w:rFonts w:cs="Times New Roman"/>
          <w:szCs w:val="24"/>
        </w:rPr>
      </w:pPr>
    </w:p>
    <w:p w:rsidR="00425A44" w:rsidRPr="00FE4C0C" w:rsidRDefault="00425A44" w:rsidP="002F232C">
      <w:pPr>
        <w:pStyle w:val="ListParagraph"/>
        <w:numPr>
          <w:ilvl w:val="0"/>
          <w:numId w:val="1"/>
        </w:numPr>
        <w:autoSpaceDE w:val="0"/>
        <w:autoSpaceDN w:val="0"/>
        <w:adjustRightInd w:val="0"/>
        <w:spacing w:after="0" w:line="240" w:lineRule="auto"/>
        <w:rPr>
          <w:rFonts w:cs="Times New Roman"/>
          <w:i/>
          <w:szCs w:val="24"/>
        </w:rPr>
      </w:pPr>
      <w:r w:rsidRPr="00FE4C0C">
        <w:rPr>
          <w:rFonts w:cs="Times New Roman"/>
          <w:i/>
          <w:szCs w:val="24"/>
        </w:rPr>
        <w:t>Recreational Park</w:t>
      </w:r>
      <w:r w:rsidR="004F4F82" w:rsidRPr="004F4F82">
        <w:rPr>
          <w:rFonts w:cs="Times New Roman"/>
          <w:szCs w:val="24"/>
        </w:rPr>
        <w:t xml:space="preserve"> [</w:t>
      </w:r>
      <w:r w:rsidR="004F4F82">
        <w:rPr>
          <w:rFonts w:cs="Times New Roman"/>
          <w:szCs w:val="24"/>
        </w:rPr>
        <w:t>1</w:t>
      </w:r>
      <w:r w:rsidR="004F4F82" w:rsidRPr="004F4F82">
        <w:rPr>
          <w:rFonts w:cs="Times New Roman"/>
          <w:szCs w:val="24"/>
        </w:rPr>
        <w:t>]</w:t>
      </w:r>
    </w:p>
    <w:p w:rsidR="00425A44" w:rsidRPr="00A83256" w:rsidRDefault="00395951" w:rsidP="002F232C">
      <w:pPr>
        <w:pStyle w:val="ListParagraph"/>
        <w:numPr>
          <w:ilvl w:val="1"/>
          <w:numId w:val="1"/>
        </w:numPr>
        <w:rPr>
          <w:rFonts w:cs="Times New Roman"/>
          <w:i/>
          <w:szCs w:val="24"/>
        </w:rPr>
      </w:pPr>
      <w:r>
        <w:rPr>
          <w:rFonts w:cs="Times New Roman"/>
          <w:szCs w:val="24"/>
        </w:rPr>
        <w:t>Citizen Park (first stage)</w:t>
      </w:r>
    </w:p>
    <w:p w:rsidR="00A83256" w:rsidRPr="006462E6" w:rsidRDefault="00A83256" w:rsidP="00A83256">
      <w:pPr>
        <w:pStyle w:val="ListParagraph"/>
        <w:ind w:left="1440"/>
        <w:rPr>
          <w:rFonts w:cs="Times New Roman"/>
          <w:i/>
          <w:szCs w:val="24"/>
        </w:rPr>
      </w:pPr>
    </w:p>
    <w:p w:rsidR="002313C2" w:rsidRPr="006462E6" w:rsidRDefault="002F2520" w:rsidP="00425A44">
      <w:pPr>
        <w:pStyle w:val="ListParagraph"/>
        <w:numPr>
          <w:ilvl w:val="0"/>
          <w:numId w:val="1"/>
        </w:numPr>
        <w:rPr>
          <w:rFonts w:cs="Times New Roman"/>
          <w:i/>
          <w:szCs w:val="24"/>
        </w:rPr>
      </w:pPr>
      <w:r w:rsidRPr="006462E6">
        <w:rPr>
          <w:rFonts w:cs="Times New Roman"/>
          <w:i/>
          <w:szCs w:val="24"/>
        </w:rPr>
        <w:t>Sewage Treatment</w:t>
      </w:r>
      <w:r w:rsidR="004F4F82" w:rsidRPr="004F4F82">
        <w:rPr>
          <w:rFonts w:cs="Times New Roman"/>
          <w:szCs w:val="24"/>
        </w:rPr>
        <w:t xml:space="preserve"> [</w:t>
      </w:r>
      <w:r w:rsidR="004F4F82">
        <w:rPr>
          <w:rFonts w:cs="Times New Roman"/>
          <w:szCs w:val="24"/>
        </w:rPr>
        <w:t>4</w:t>
      </w:r>
      <w:r w:rsidR="004F4F82" w:rsidRPr="004F4F82">
        <w:rPr>
          <w:rFonts w:cs="Times New Roman"/>
          <w:szCs w:val="24"/>
        </w:rPr>
        <w:t>]</w:t>
      </w:r>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t>Urban &amp; countr</w:t>
      </w:r>
      <w:r w:rsidR="00395951">
        <w:rPr>
          <w:rFonts w:cs="Times New Roman"/>
          <w:szCs w:val="24"/>
        </w:rPr>
        <w:t>yside environmental projects</w:t>
      </w:r>
    </w:p>
    <w:p w:rsidR="00AF54C2" w:rsidRPr="006462E6" w:rsidRDefault="00395951" w:rsidP="00D06534">
      <w:pPr>
        <w:pStyle w:val="ListParagraph"/>
        <w:numPr>
          <w:ilvl w:val="1"/>
          <w:numId w:val="1"/>
        </w:numPr>
        <w:autoSpaceDE w:val="0"/>
        <w:autoSpaceDN w:val="0"/>
        <w:adjustRightInd w:val="0"/>
        <w:spacing w:after="0" w:line="240" w:lineRule="auto"/>
        <w:rPr>
          <w:rFonts w:cs="Times New Roman"/>
          <w:szCs w:val="24"/>
        </w:rPr>
      </w:pPr>
      <w:r>
        <w:rPr>
          <w:rFonts w:cs="Times New Roman"/>
          <w:szCs w:val="24"/>
        </w:rPr>
        <w:t xml:space="preserve">Sewage Treatment Plan, </w:t>
      </w:r>
      <w:proofErr w:type="spellStart"/>
      <w:r>
        <w:rPr>
          <w:rFonts w:cs="Times New Roman"/>
          <w:szCs w:val="24"/>
        </w:rPr>
        <w:t>Muyu</w:t>
      </w:r>
      <w:proofErr w:type="spellEnd"/>
    </w:p>
    <w:p w:rsidR="00AF54C2" w:rsidRPr="006462E6" w:rsidRDefault="00AF54C2" w:rsidP="00D06534">
      <w:pPr>
        <w:pStyle w:val="ListParagraph"/>
        <w:numPr>
          <w:ilvl w:val="1"/>
          <w:numId w:val="1"/>
        </w:numPr>
        <w:autoSpaceDE w:val="0"/>
        <w:autoSpaceDN w:val="0"/>
        <w:adjustRightInd w:val="0"/>
        <w:spacing w:after="0" w:line="240" w:lineRule="auto"/>
        <w:rPr>
          <w:rFonts w:cs="Times New Roman"/>
          <w:szCs w:val="24"/>
        </w:rPr>
      </w:pPr>
      <w:r w:rsidRPr="006462E6">
        <w:rPr>
          <w:rFonts w:cs="Times New Roman"/>
          <w:szCs w:val="24"/>
        </w:rPr>
        <w:lastRenderedPageBreak/>
        <w:t>S</w:t>
      </w:r>
      <w:r w:rsidR="00395951">
        <w:rPr>
          <w:rFonts w:cs="Times New Roman"/>
          <w:szCs w:val="24"/>
        </w:rPr>
        <w:t xml:space="preserve">ewage Treatment Plan, </w:t>
      </w:r>
      <w:proofErr w:type="spellStart"/>
      <w:r w:rsidR="00395951">
        <w:rPr>
          <w:rFonts w:cs="Times New Roman"/>
          <w:szCs w:val="24"/>
        </w:rPr>
        <w:t>Danyan</w:t>
      </w:r>
      <w:proofErr w:type="spellEnd"/>
    </w:p>
    <w:p w:rsidR="00AF54C2" w:rsidRPr="006462E6" w:rsidRDefault="00AF54C2" w:rsidP="00D06534">
      <w:pPr>
        <w:pStyle w:val="ListParagraph"/>
        <w:numPr>
          <w:ilvl w:val="1"/>
          <w:numId w:val="1"/>
        </w:numPr>
        <w:rPr>
          <w:rFonts w:cs="Times New Roman"/>
          <w:i/>
          <w:szCs w:val="24"/>
        </w:rPr>
      </w:pPr>
      <w:r w:rsidRPr="006462E6">
        <w:rPr>
          <w:rFonts w:cs="Times New Roman"/>
          <w:szCs w:val="24"/>
        </w:rPr>
        <w:t>Sewage treatment</w:t>
      </w:r>
      <w:r w:rsidR="00395951">
        <w:rPr>
          <w:rFonts w:cs="Times New Roman"/>
          <w:szCs w:val="24"/>
        </w:rPr>
        <w:t xml:space="preserve"> (earlier stage) entire town</w:t>
      </w:r>
    </w:p>
    <w:p w:rsidR="00CC3D2C" w:rsidRPr="00F7380D" w:rsidRDefault="002313C2" w:rsidP="00581EAB">
      <w:pPr>
        <w:rPr>
          <w:rFonts w:cs="Times New Roman"/>
          <w:szCs w:val="24"/>
        </w:rPr>
      </w:pPr>
      <w:r w:rsidRPr="00F7380D">
        <w:rPr>
          <w:rFonts w:cs="Times New Roman"/>
          <w:b/>
          <w:szCs w:val="24"/>
        </w:rPr>
        <w:t>C</w:t>
      </w:r>
      <w:r w:rsidR="00E921F3">
        <w:rPr>
          <w:rFonts w:cs="Times New Roman"/>
          <w:b/>
          <w:szCs w:val="24"/>
        </w:rPr>
        <w:t xml:space="preserve">entral </w:t>
      </w:r>
      <w:r w:rsidRPr="00F7380D">
        <w:rPr>
          <w:rFonts w:cs="Times New Roman"/>
          <w:b/>
          <w:szCs w:val="24"/>
        </w:rPr>
        <w:t>P</w:t>
      </w:r>
      <w:r w:rsidR="00E921F3">
        <w:rPr>
          <w:rFonts w:cs="Times New Roman"/>
          <w:b/>
          <w:szCs w:val="24"/>
        </w:rPr>
        <w:t xml:space="preserve">ower &amp; </w:t>
      </w:r>
      <w:r w:rsidRPr="00F7380D">
        <w:rPr>
          <w:rFonts w:cs="Times New Roman"/>
          <w:b/>
          <w:szCs w:val="24"/>
        </w:rPr>
        <w:t>L</w:t>
      </w:r>
      <w:r w:rsidR="00E921F3">
        <w:rPr>
          <w:rFonts w:cs="Times New Roman"/>
          <w:b/>
          <w:szCs w:val="24"/>
        </w:rPr>
        <w:t>ight</w:t>
      </w:r>
      <w:r w:rsidR="00411E7A">
        <w:rPr>
          <w:rFonts w:cs="Times New Roman"/>
          <w:b/>
          <w:szCs w:val="24"/>
        </w:rPr>
        <w:t>, W</w:t>
      </w:r>
      <w:r w:rsidR="00A23C68">
        <w:rPr>
          <w:rFonts w:cs="Times New Roman"/>
          <w:b/>
          <w:szCs w:val="24"/>
        </w:rPr>
        <w:t xml:space="preserve">est </w:t>
      </w:r>
      <w:r w:rsidR="00411E7A">
        <w:rPr>
          <w:rFonts w:cs="Times New Roman"/>
          <w:b/>
          <w:szCs w:val="24"/>
        </w:rPr>
        <w:t>T</w:t>
      </w:r>
      <w:r w:rsidR="00A23C68">
        <w:rPr>
          <w:rFonts w:cs="Times New Roman"/>
          <w:b/>
          <w:szCs w:val="24"/>
        </w:rPr>
        <w:t xml:space="preserve">exas </w:t>
      </w:r>
      <w:r w:rsidR="00411E7A">
        <w:rPr>
          <w:rFonts w:cs="Times New Roman"/>
          <w:b/>
          <w:szCs w:val="24"/>
        </w:rPr>
        <w:t>U</w:t>
      </w:r>
      <w:r w:rsidR="00A23C68">
        <w:rPr>
          <w:rFonts w:cs="Times New Roman"/>
          <w:b/>
          <w:szCs w:val="24"/>
        </w:rPr>
        <w:t>tilities</w:t>
      </w:r>
      <w:r w:rsidR="00411E7A">
        <w:rPr>
          <w:rFonts w:cs="Times New Roman"/>
          <w:b/>
          <w:szCs w:val="24"/>
        </w:rPr>
        <w:t xml:space="preserve">, </w:t>
      </w:r>
      <w:r w:rsidR="0086789C">
        <w:rPr>
          <w:rFonts w:cs="Times New Roman"/>
          <w:b/>
          <w:szCs w:val="24"/>
        </w:rPr>
        <w:t xml:space="preserve">and </w:t>
      </w:r>
      <w:r w:rsidR="00411E7A">
        <w:rPr>
          <w:rFonts w:cs="Times New Roman"/>
          <w:b/>
          <w:szCs w:val="24"/>
        </w:rPr>
        <w:t>S</w:t>
      </w:r>
      <w:r w:rsidR="00A23C68">
        <w:rPr>
          <w:rFonts w:cs="Times New Roman"/>
          <w:b/>
          <w:szCs w:val="24"/>
        </w:rPr>
        <w:t xml:space="preserve">outhwestern Electric </w:t>
      </w:r>
      <w:r w:rsidR="00411E7A">
        <w:rPr>
          <w:rFonts w:cs="Times New Roman"/>
          <w:b/>
          <w:szCs w:val="24"/>
        </w:rPr>
        <w:t>P</w:t>
      </w:r>
      <w:r w:rsidR="00A23C68">
        <w:rPr>
          <w:rFonts w:cs="Times New Roman"/>
          <w:b/>
          <w:szCs w:val="24"/>
        </w:rPr>
        <w:t>ower</w:t>
      </w:r>
      <w:r w:rsidR="00FA5D7A">
        <w:rPr>
          <w:rFonts w:cs="Times New Roman"/>
          <w:b/>
          <w:szCs w:val="24"/>
        </w:rPr>
        <w:t xml:space="preserve"> (6)</w:t>
      </w:r>
      <w:r w:rsidRPr="00F7380D">
        <w:rPr>
          <w:rFonts w:cs="Times New Roman"/>
          <w:szCs w:val="24"/>
        </w:rPr>
        <w:tab/>
      </w:r>
    </w:p>
    <w:p w:rsidR="00C809AC" w:rsidRPr="00E02C6D" w:rsidRDefault="00C809AC" w:rsidP="00C809AC">
      <w:pPr>
        <w:pStyle w:val="ListParagraph"/>
        <w:numPr>
          <w:ilvl w:val="0"/>
          <w:numId w:val="1"/>
        </w:numPr>
        <w:rPr>
          <w:rFonts w:cs="Times New Roman"/>
          <w:szCs w:val="24"/>
        </w:rPr>
      </w:pPr>
      <w:r w:rsidRPr="00F7380D">
        <w:rPr>
          <w:rFonts w:cs="Times New Roman"/>
          <w:i/>
          <w:szCs w:val="24"/>
        </w:rPr>
        <w:t>Research</w:t>
      </w:r>
      <w:r w:rsidR="00DE6CD2">
        <w:rPr>
          <w:rFonts w:cs="Times New Roman"/>
          <w:i/>
          <w:szCs w:val="24"/>
        </w:rPr>
        <w:t xml:space="preserve"> </w:t>
      </w:r>
      <w:r w:rsidR="00DE6CD2" w:rsidRPr="00E02C6D">
        <w:rPr>
          <w:rFonts w:cs="Times New Roman"/>
          <w:szCs w:val="24"/>
        </w:rPr>
        <w:t>[2]</w:t>
      </w:r>
    </w:p>
    <w:p w:rsidR="00F50F2A" w:rsidRPr="00F7380D" w:rsidRDefault="00F50F2A" w:rsidP="00F50F2A">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 xml:space="preserve">The following are some general questions about things some people might or might not consider important.  For each one, please rate how important you think it is using a 0 to 10 scale, where 0 stands for not at all important, 10 stands for extremely </w:t>
      </w:r>
      <w:proofErr w:type="gramStart"/>
      <w:r w:rsidRPr="00F7380D">
        <w:rPr>
          <w:rFonts w:ascii="Times New Roman" w:hAnsi="Times New Roman" w:cs="Times New Roman"/>
          <w:sz w:val="24"/>
          <w:szCs w:val="24"/>
        </w:rPr>
        <w:t>important,</w:t>
      </w:r>
      <w:proofErr w:type="gramEnd"/>
      <w:r w:rsidRPr="00F7380D">
        <w:rPr>
          <w:rFonts w:ascii="Times New Roman" w:hAnsi="Times New Roman" w:cs="Times New Roman"/>
          <w:sz w:val="24"/>
          <w:szCs w:val="24"/>
        </w:rPr>
        <w:t xml:space="preserve"> and 5 stands for average importance.  For electric utilities to carry out research to develop better ways of producing and delivering power to customers even if that means paying higher electric bills.</w:t>
      </w:r>
    </w:p>
    <w:p w:rsidR="00773CEB" w:rsidRPr="00F7380D" w:rsidRDefault="00773CEB" w:rsidP="00773CEB">
      <w:pPr>
        <w:pStyle w:val="PlainText"/>
        <w:ind w:left="1440"/>
        <w:rPr>
          <w:rFonts w:ascii="Times New Roman" w:hAnsi="Times New Roman" w:cs="Times New Roman"/>
          <w:sz w:val="24"/>
          <w:szCs w:val="24"/>
        </w:rPr>
      </w:pPr>
    </w:p>
    <w:p w:rsidR="00773CEB" w:rsidRPr="00F7380D" w:rsidRDefault="00773CEB" w:rsidP="00F50F2A">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 xml:space="preserve">The following are some general questions about things some people might or might not consider important.  For each one, please rate how important you think it is using a 0 to 10 scale, where 0 stands for not at all important, 10 stands for extremely </w:t>
      </w:r>
      <w:proofErr w:type="gramStart"/>
      <w:r w:rsidRPr="00F7380D">
        <w:rPr>
          <w:rFonts w:ascii="Times New Roman" w:hAnsi="Times New Roman" w:cs="Times New Roman"/>
          <w:sz w:val="24"/>
          <w:szCs w:val="24"/>
        </w:rPr>
        <w:t>important,</w:t>
      </w:r>
      <w:proofErr w:type="gramEnd"/>
      <w:r w:rsidRPr="00F7380D">
        <w:rPr>
          <w:rFonts w:ascii="Times New Roman" w:hAnsi="Times New Roman" w:cs="Times New Roman"/>
          <w:sz w:val="24"/>
          <w:szCs w:val="24"/>
        </w:rPr>
        <w:t xml:space="preserve"> and 5 stands for average importance.  For the federal government to fund research into a variety of new technologies to produce electricity.</w:t>
      </w:r>
    </w:p>
    <w:p w:rsidR="00F50F2A" w:rsidRPr="00F7380D" w:rsidRDefault="00F50F2A" w:rsidP="00F50F2A">
      <w:pPr>
        <w:pStyle w:val="ListParagraph"/>
        <w:rPr>
          <w:rFonts w:cs="Times New Roman"/>
          <w:i/>
          <w:szCs w:val="24"/>
        </w:rPr>
      </w:pPr>
    </w:p>
    <w:p w:rsidR="000C4FC8" w:rsidRDefault="00C809AC" w:rsidP="000C4FC8">
      <w:pPr>
        <w:pStyle w:val="ListParagraph"/>
        <w:numPr>
          <w:ilvl w:val="0"/>
          <w:numId w:val="1"/>
        </w:numPr>
        <w:rPr>
          <w:rFonts w:cs="Times New Roman"/>
          <w:i/>
          <w:szCs w:val="24"/>
        </w:rPr>
      </w:pPr>
      <w:r w:rsidRPr="00F7380D">
        <w:rPr>
          <w:rFonts w:cs="Times New Roman"/>
          <w:i/>
          <w:szCs w:val="24"/>
        </w:rPr>
        <w:t>Conservation</w:t>
      </w:r>
      <w:r w:rsidR="00E02C6D" w:rsidRPr="004F4F82">
        <w:rPr>
          <w:rFonts w:cs="Times New Roman"/>
          <w:szCs w:val="24"/>
        </w:rPr>
        <w:t xml:space="preserve"> [</w:t>
      </w:r>
      <w:r w:rsidR="00E02C6D">
        <w:rPr>
          <w:rFonts w:cs="Times New Roman"/>
          <w:szCs w:val="24"/>
        </w:rPr>
        <w:t>2</w:t>
      </w:r>
      <w:r w:rsidR="00E02C6D" w:rsidRPr="004F4F82">
        <w:rPr>
          <w:rFonts w:cs="Times New Roman"/>
          <w:szCs w:val="24"/>
        </w:rPr>
        <w:t>]</w:t>
      </w:r>
    </w:p>
    <w:p w:rsidR="0065032E" w:rsidRDefault="0065032E" w:rsidP="0065032E">
      <w:pPr>
        <w:pStyle w:val="ListParagraph"/>
        <w:rPr>
          <w:rFonts w:cs="Times New Roman"/>
          <w:i/>
          <w:szCs w:val="24"/>
        </w:rPr>
      </w:pPr>
    </w:p>
    <w:p w:rsidR="001E71CC" w:rsidRPr="0065032E" w:rsidRDefault="001E71CC" w:rsidP="009B7C84">
      <w:pPr>
        <w:pStyle w:val="ListParagraph"/>
        <w:numPr>
          <w:ilvl w:val="1"/>
          <w:numId w:val="1"/>
        </w:numPr>
        <w:rPr>
          <w:rFonts w:cs="Times New Roman"/>
          <w:i/>
          <w:szCs w:val="24"/>
        </w:rPr>
      </w:pPr>
      <w:r w:rsidRPr="000C4FC8">
        <w:rPr>
          <w:rFonts w:cs="Times New Roman"/>
          <w:szCs w:val="24"/>
        </w:rPr>
        <w:t xml:space="preserve">The following are some general questions about things some people might or might not consider important.  For each one, please rate how important you think it is using a 0 to 10 scale, where 0 stands for not at all important, 10 stands for extremely </w:t>
      </w:r>
      <w:proofErr w:type="gramStart"/>
      <w:r w:rsidRPr="000C4FC8">
        <w:rPr>
          <w:rFonts w:cs="Times New Roman"/>
          <w:szCs w:val="24"/>
        </w:rPr>
        <w:t>important,</w:t>
      </w:r>
      <w:proofErr w:type="gramEnd"/>
      <w:r w:rsidRPr="000C4FC8">
        <w:rPr>
          <w:rFonts w:cs="Times New Roman"/>
          <w:szCs w:val="24"/>
        </w:rPr>
        <w:t xml:space="preserve"> and 5 stands for average importance.  For utilities to reduce their use of natural gas and coal by helping their customers use energy more efficiently.</w:t>
      </w:r>
    </w:p>
    <w:p w:rsidR="0065032E" w:rsidRPr="000C4FC8" w:rsidRDefault="0065032E" w:rsidP="0065032E">
      <w:pPr>
        <w:pStyle w:val="ListParagraph"/>
        <w:ind w:left="1440"/>
        <w:rPr>
          <w:rFonts w:cs="Times New Roman"/>
          <w:i/>
          <w:szCs w:val="24"/>
        </w:rPr>
      </w:pPr>
    </w:p>
    <w:p w:rsidR="001A69DE" w:rsidRPr="00F7380D" w:rsidRDefault="00FC5E59" w:rsidP="00E1144A">
      <w:pPr>
        <w:pStyle w:val="ListParagraph"/>
        <w:numPr>
          <w:ilvl w:val="1"/>
          <w:numId w:val="1"/>
        </w:numPr>
        <w:rPr>
          <w:rFonts w:cs="Times New Roman"/>
          <w:i/>
          <w:szCs w:val="24"/>
        </w:rPr>
      </w:pPr>
      <w:r w:rsidRPr="00F7380D">
        <w:rPr>
          <w:rFonts w:cs="Times New Roman"/>
          <w:szCs w:val="24"/>
        </w:rPr>
        <w:t xml:space="preserve">Now we would like to ask you about some specific issues CPL might consider in planning </w:t>
      </w:r>
      <w:proofErr w:type="gramStart"/>
      <w:r w:rsidRPr="00F7380D">
        <w:rPr>
          <w:rFonts w:cs="Times New Roman"/>
          <w:szCs w:val="24"/>
        </w:rPr>
        <w:t>to meet</w:t>
      </w:r>
      <w:proofErr w:type="gramEnd"/>
      <w:r w:rsidRPr="00F7380D">
        <w:rPr>
          <w:rFonts w:cs="Times New Roman"/>
          <w:szCs w:val="24"/>
        </w:rPr>
        <w:t xml:space="preserve"> the area's need for electricity.  For each one please tell me how important you think it is for CPL to include it in its plans, using a 0 to 10 scale where 0 stands for not at all important, 10 stands for extremely important, and 5 stands for average importance.  Services and technologies which reduce the need for additional electric generation facilities.</w:t>
      </w:r>
    </w:p>
    <w:p w:rsidR="00723113" w:rsidRDefault="00723113" w:rsidP="00723113">
      <w:pPr>
        <w:pStyle w:val="ListParagraph"/>
        <w:rPr>
          <w:rFonts w:cs="Times New Roman"/>
          <w:i/>
          <w:szCs w:val="24"/>
        </w:rPr>
      </w:pPr>
    </w:p>
    <w:p w:rsidR="0014581D" w:rsidRPr="00764B56" w:rsidRDefault="00C809AC" w:rsidP="0014581D">
      <w:pPr>
        <w:pStyle w:val="ListParagraph"/>
        <w:numPr>
          <w:ilvl w:val="0"/>
          <w:numId w:val="1"/>
        </w:numPr>
        <w:rPr>
          <w:rFonts w:cs="Times New Roman"/>
          <w:i/>
          <w:szCs w:val="24"/>
        </w:rPr>
      </w:pPr>
      <w:r w:rsidRPr="00F7380D">
        <w:rPr>
          <w:rFonts w:cs="Times New Roman"/>
          <w:i/>
          <w:szCs w:val="24"/>
        </w:rPr>
        <w:t>Helping Low Income Customer</w:t>
      </w:r>
      <w:r w:rsidR="00764B56" w:rsidRPr="004F4F82">
        <w:rPr>
          <w:rFonts w:cs="Times New Roman"/>
          <w:szCs w:val="24"/>
        </w:rPr>
        <w:t xml:space="preserve"> [</w:t>
      </w:r>
      <w:r w:rsidR="00764B56">
        <w:rPr>
          <w:rFonts w:cs="Times New Roman"/>
          <w:szCs w:val="24"/>
        </w:rPr>
        <w:t>2</w:t>
      </w:r>
      <w:r w:rsidR="00764B56" w:rsidRPr="004F4F82">
        <w:rPr>
          <w:rFonts w:cs="Times New Roman"/>
          <w:szCs w:val="24"/>
        </w:rPr>
        <w:t>]</w:t>
      </w:r>
    </w:p>
    <w:p w:rsidR="00764B56" w:rsidRDefault="00764B56" w:rsidP="00764B56">
      <w:pPr>
        <w:pStyle w:val="ListParagraph"/>
        <w:rPr>
          <w:rFonts w:cs="Times New Roman"/>
          <w:i/>
          <w:szCs w:val="24"/>
        </w:rPr>
      </w:pPr>
    </w:p>
    <w:p w:rsidR="007E271E" w:rsidRPr="0014581D" w:rsidRDefault="00E1144A" w:rsidP="0044191F">
      <w:pPr>
        <w:pStyle w:val="ListParagraph"/>
        <w:numPr>
          <w:ilvl w:val="1"/>
          <w:numId w:val="1"/>
        </w:numPr>
        <w:rPr>
          <w:rFonts w:cs="Times New Roman"/>
          <w:i/>
          <w:szCs w:val="24"/>
        </w:rPr>
      </w:pPr>
      <w:r w:rsidRPr="0014581D">
        <w:rPr>
          <w:rFonts w:cs="Times New Roman"/>
          <w:szCs w:val="24"/>
        </w:rPr>
        <w:t xml:space="preserve">The following are some general questions about things some people might or might not consider important.  For each one, please rate how important you think it is using a 0 to 10 scale, where 0 stands for not at all important, 10 stands for extremely </w:t>
      </w:r>
      <w:proofErr w:type="gramStart"/>
      <w:r w:rsidRPr="0014581D">
        <w:rPr>
          <w:rFonts w:cs="Times New Roman"/>
          <w:szCs w:val="24"/>
        </w:rPr>
        <w:t>important,</w:t>
      </w:r>
      <w:proofErr w:type="gramEnd"/>
      <w:r w:rsidRPr="0014581D">
        <w:rPr>
          <w:rFonts w:cs="Times New Roman"/>
          <w:szCs w:val="24"/>
        </w:rPr>
        <w:t xml:space="preserve"> and 5 stands for average importance.  For utilities to tailor </w:t>
      </w:r>
      <w:r w:rsidRPr="0014581D">
        <w:rPr>
          <w:rFonts w:cs="Times New Roman"/>
          <w:szCs w:val="24"/>
        </w:rPr>
        <w:lastRenderedPageBreak/>
        <w:t xml:space="preserve">rates and energy management programs to make sure </w:t>
      </w:r>
      <w:proofErr w:type="gramStart"/>
      <w:r w:rsidRPr="0014581D">
        <w:rPr>
          <w:rFonts w:cs="Times New Roman"/>
          <w:szCs w:val="24"/>
        </w:rPr>
        <w:t>that low income customers</w:t>
      </w:r>
      <w:proofErr w:type="gramEnd"/>
      <w:r w:rsidRPr="0014581D">
        <w:rPr>
          <w:rFonts w:cs="Times New Roman"/>
          <w:szCs w:val="24"/>
        </w:rPr>
        <w:t xml:space="preserve"> are treated fairly.</w:t>
      </w:r>
    </w:p>
    <w:p w:rsidR="00E1144A" w:rsidRPr="00F7380D" w:rsidRDefault="00774A9C" w:rsidP="007E271E">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Now, for each of the following items please tell us if you agree strongly, agree mildly, neither agree or disagree, disagree mildly, disagree strongly, or if you just haven't thought much about it.   Low income customers pay more than their fair share of the cost of electricity.</w:t>
      </w:r>
    </w:p>
    <w:p w:rsidR="009E151A" w:rsidRDefault="009E151A" w:rsidP="009E151A">
      <w:pPr>
        <w:pStyle w:val="ListParagraph"/>
        <w:rPr>
          <w:rFonts w:cs="Times New Roman"/>
          <w:i/>
          <w:szCs w:val="24"/>
        </w:rPr>
      </w:pPr>
    </w:p>
    <w:p w:rsidR="005D09BA" w:rsidRPr="00764B56" w:rsidRDefault="00C809AC" w:rsidP="005D09BA">
      <w:pPr>
        <w:pStyle w:val="ListParagraph"/>
        <w:numPr>
          <w:ilvl w:val="0"/>
          <w:numId w:val="1"/>
        </w:numPr>
        <w:rPr>
          <w:rFonts w:cs="Times New Roman"/>
          <w:i/>
          <w:szCs w:val="24"/>
        </w:rPr>
      </w:pPr>
      <w:r w:rsidRPr="00F7380D">
        <w:rPr>
          <w:rFonts w:cs="Times New Roman"/>
          <w:i/>
          <w:szCs w:val="24"/>
        </w:rPr>
        <w:t>Use Renewables</w:t>
      </w:r>
      <w:r w:rsidR="00764B56" w:rsidRPr="004F4F82">
        <w:rPr>
          <w:rFonts w:cs="Times New Roman"/>
          <w:szCs w:val="24"/>
        </w:rPr>
        <w:t xml:space="preserve"> [</w:t>
      </w:r>
      <w:r w:rsidR="00764B56">
        <w:rPr>
          <w:rFonts w:cs="Times New Roman"/>
          <w:szCs w:val="24"/>
        </w:rPr>
        <w:t>2</w:t>
      </w:r>
      <w:r w:rsidR="00764B56" w:rsidRPr="004F4F82">
        <w:rPr>
          <w:rFonts w:cs="Times New Roman"/>
          <w:szCs w:val="24"/>
        </w:rPr>
        <w:t>]</w:t>
      </w:r>
    </w:p>
    <w:p w:rsidR="00764B56" w:rsidRDefault="00764B56" w:rsidP="00764B56">
      <w:pPr>
        <w:pStyle w:val="ListParagraph"/>
        <w:rPr>
          <w:rFonts w:cs="Times New Roman"/>
          <w:i/>
          <w:szCs w:val="24"/>
        </w:rPr>
      </w:pPr>
    </w:p>
    <w:p w:rsidR="00B63AE9" w:rsidRPr="005D09BA" w:rsidRDefault="005123EF" w:rsidP="000C4FC8">
      <w:pPr>
        <w:pStyle w:val="ListParagraph"/>
        <w:numPr>
          <w:ilvl w:val="1"/>
          <w:numId w:val="1"/>
        </w:numPr>
        <w:rPr>
          <w:rFonts w:cs="Times New Roman"/>
          <w:i/>
          <w:szCs w:val="24"/>
        </w:rPr>
      </w:pPr>
      <w:r w:rsidRPr="005D09BA">
        <w:rPr>
          <w:rFonts w:cs="Times New Roman"/>
          <w:szCs w:val="24"/>
        </w:rPr>
        <w:t>Below are some characteristics of different kinds of resources that your utility might consider in meeting the electric needs of South Texas.  Please tell us, in your view, how important each of the following characteristics should be for the utility to consider, using a 0 to 10 scale, where 0 stands for not at all important, 10 stands for extremely important, and 5 stands for average importance.  Using renewable resources such as the wind or sun.</w:t>
      </w:r>
    </w:p>
    <w:p w:rsidR="005123EF" w:rsidRPr="00F7380D" w:rsidRDefault="00B63AE9" w:rsidP="00B63AE9">
      <w:pPr>
        <w:pStyle w:val="PlainText"/>
        <w:numPr>
          <w:ilvl w:val="1"/>
          <w:numId w:val="1"/>
        </w:numPr>
        <w:rPr>
          <w:rFonts w:ascii="Times New Roman" w:hAnsi="Times New Roman" w:cs="Times New Roman"/>
          <w:sz w:val="24"/>
          <w:szCs w:val="24"/>
        </w:rPr>
      </w:pPr>
      <w:r w:rsidRPr="00F7380D">
        <w:rPr>
          <w:rFonts w:ascii="Times New Roman" w:hAnsi="Times New Roman" w:cs="Times New Roman"/>
          <w:sz w:val="24"/>
          <w:szCs w:val="24"/>
        </w:rPr>
        <w:t xml:space="preserve">Now we would like to ask you about some specific issues CPL might consider in planning </w:t>
      </w:r>
      <w:proofErr w:type="gramStart"/>
      <w:r w:rsidRPr="00F7380D">
        <w:rPr>
          <w:rFonts w:ascii="Times New Roman" w:hAnsi="Times New Roman" w:cs="Times New Roman"/>
          <w:sz w:val="24"/>
          <w:szCs w:val="24"/>
        </w:rPr>
        <w:t>to meet</w:t>
      </w:r>
      <w:proofErr w:type="gramEnd"/>
      <w:r w:rsidRPr="00F7380D">
        <w:rPr>
          <w:rFonts w:ascii="Times New Roman" w:hAnsi="Times New Roman" w:cs="Times New Roman"/>
          <w:sz w:val="24"/>
          <w:szCs w:val="24"/>
        </w:rPr>
        <w:t xml:space="preserve"> the area's need for electricity.  For each one please tell me how important you think it is for CPL to include it in its plans, using a 0 to 10 scale where 0 stands for not at all important, 10 stands for extremely important, and 5 stands for average importance.  Generation by technologies such as wind and solar power.</w:t>
      </w:r>
    </w:p>
    <w:p w:rsidR="00B63AE9" w:rsidRPr="00F7380D" w:rsidRDefault="00B63AE9" w:rsidP="00B63AE9">
      <w:pPr>
        <w:pStyle w:val="PlainText"/>
        <w:ind w:left="1440"/>
        <w:rPr>
          <w:rFonts w:ascii="Times New Roman" w:hAnsi="Times New Roman" w:cs="Times New Roman"/>
          <w:sz w:val="24"/>
          <w:szCs w:val="24"/>
        </w:rPr>
      </w:pPr>
    </w:p>
    <w:p w:rsidR="00C809AC" w:rsidRDefault="00C809AC" w:rsidP="00C809AC">
      <w:pPr>
        <w:pStyle w:val="ListParagraph"/>
        <w:numPr>
          <w:ilvl w:val="0"/>
          <w:numId w:val="1"/>
        </w:numPr>
        <w:rPr>
          <w:rFonts w:cs="Times New Roman"/>
          <w:i/>
          <w:szCs w:val="24"/>
        </w:rPr>
      </w:pPr>
      <w:r w:rsidRPr="00F7380D">
        <w:rPr>
          <w:rFonts w:cs="Times New Roman"/>
          <w:i/>
          <w:szCs w:val="24"/>
        </w:rPr>
        <w:t>Build Fossil Fuel Plant</w:t>
      </w:r>
      <w:r w:rsidR="00764B56" w:rsidRPr="004F4F82">
        <w:rPr>
          <w:rFonts w:cs="Times New Roman"/>
          <w:szCs w:val="24"/>
        </w:rPr>
        <w:t xml:space="preserve"> [</w:t>
      </w:r>
      <w:r w:rsidR="00764B56">
        <w:rPr>
          <w:rFonts w:cs="Times New Roman"/>
          <w:szCs w:val="24"/>
        </w:rPr>
        <w:t>1</w:t>
      </w:r>
      <w:r w:rsidR="00764B56" w:rsidRPr="004F4F82">
        <w:rPr>
          <w:rFonts w:cs="Times New Roman"/>
          <w:szCs w:val="24"/>
        </w:rPr>
        <w:t>]</w:t>
      </w:r>
    </w:p>
    <w:p w:rsidR="00764B56" w:rsidRPr="00F7380D" w:rsidRDefault="00764B56" w:rsidP="00764B56">
      <w:pPr>
        <w:pStyle w:val="ListParagraph"/>
        <w:rPr>
          <w:rFonts w:cs="Times New Roman"/>
          <w:i/>
          <w:szCs w:val="24"/>
        </w:rPr>
      </w:pPr>
    </w:p>
    <w:p w:rsidR="00EB0CF6" w:rsidRPr="00F7380D" w:rsidRDefault="00B56E82" w:rsidP="000970AC">
      <w:pPr>
        <w:pStyle w:val="ListParagraph"/>
        <w:numPr>
          <w:ilvl w:val="1"/>
          <w:numId w:val="1"/>
        </w:numPr>
        <w:rPr>
          <w:rFonts w:cs="Times New Roman"/>
          <w:i/>
          <w:szCs w:val="24"/>
        </w:rPr>
      </w:pPr>
      <w:r w:rsidRPr="00F7380D">
        <w:rPr>
          <w:rFonts w:cs="Times New Roman"/>
          <w:szCs w:val="24"/>
        </w:rPr>
        <w:t xml:space="preserve">Now we would like to ask you about some specific issues CPL might consider in planning </w:t>
      </w:r>
      <w:proofErr w:type="gramStart"/>
      <w:r w:rsidRPr="00F7380D">
        <w:rPr>
          <w:rFonts w:cs="Times New Roman"/>
          <w:szCs w:val="24"/>
        </w:rPr>
        <w:t>to meet</w:t>
      </w:r>
      <w:proofErr w:type="gramEnd"/>
      <w:r w:rsidRPr="00F7380D">
        <w:rPr>
          <w:rFonts w:cs="Times New Roman"/>
          <w:szCs w:val="24"/>
        </w:rPr>
        <w:t xml:space="preserve"> the area's need for electricity.  For each one please tell me how important you think it is for CPL to include it in its plans, using a 0 to 10 scale where 0 stands for not at all important, 10 stands for extremely important, and 5 stands for average importance.  Generation using fuels like natural gas or coal.</w:t>
      </w:r>
    </w:p>
    <w:p w:rsidR="00A15D6A" w:rsidRDefault="00A15D6A" w:rsidP="00A15D6A">
      <w:pPr>
        <w:pStyle w:val="ListParagraph"/>
        <w:rPr>
          <w:rFonts w:cs="Times New Roman"/>
          <w:i/>
          <w:szCs w:val="24"/>
        </w:rPr>
      </w:pPr>
    </w:p>
    <w:p w:rsidR="00C809AC" w:rsidRPr="00764B56" w:rsidRDefault="00C809AC" w:rsidP="008978C6">
      <w:pPr>
        <w:pStyle w:val="ListParagraph"/>
        <w:numPr>
          <w:ilvl w:val="0"/>
          <w:numId w:val="1"/>
        </w:numPr>
        <w:rPr>
          <w:rFonts w:cs="Times New Roman"/>
          <w:i/>
          <w:szCs w:val="24"/>
        </w:rPr>
      </w:pPr>
      <w:r w:rsidRPr="00F7380D">
        <w:rPr>
          <w:rFonts w:cs="Times New Roman"/>
          <w:i/>
          <w:szCs w:val="24"/>
        </w:rPr>
        <w:t>Buying/Importing Power</w:t>
      </w:r>
      <w:r w:rsidR="00764B56" w:rsidRPr="004F4F82">
        <w:rPr>
          <w:rFonts w:cs="Times New Roman"/>
          <w:szCs w:val="24"/>
        </w:rPr>
        <w:t xml:space="preserve"> [</w:t>
      </w:r>
      <w:r w:rsidR="00764B56">
        <w:rPr>
          <w:rFonts w:cs="Times New Roman"/>
          <w:szCs w:val="24"/>
        </w:rPr>
        <w:t>1</w:t>
      </w:r>
      <w:r w:rsidR="00764B56" w:rsidRPr="004F4F82">
        <w:rPr>
          <w:rFonts w:cs="Times New Roman"/>
          <w:szCs w:val="24"/>
        </w:rPr>
        <w:t>]</w:t>
      </w:r>
    </w:p>
    <w:p w:rsidR="00764B56" w:rsidRPr="00F7380D" w:rsidRDefault="00764B56" w:rsidP="00764B56">
      <w:pPr>
        <w:pStyle w:val="ListParagraph"/>
        <w:rPr>
          <w:rFonts w:cs="Times New Roman"/>
          <w:i/>
          <w:szCs w:val="24"/>
        </w:rPr>
      </w:pPr>
    </w:p>
    <w:p w:rsidR="008978C6" w:rsidRPr="00F7380D" w:rsidRDefault="008978C6" w:rsidP="008978C6">
      <w:pPr>
        <w:pStyle w:val="ListParagraph"/>
        <w:numPr>
          <w:ilvl w:val="1"/>
          <w:numId w:val="1"/>
        </w:numPr>
        <w:rPr>
          <w:rFonts w:cs="Times New Roman"/>
          <w:i/>
          <w:szCs w:val="24"/>
        </w:rPr>
      </w:pPr>
      <w:r w:rsidRPr="00F7380D">
        <w:rPr>
          <w:rFonts w:cs="Times New Roman"/>
          <w:szCs w:val="24"/>
        </w:rPr>
        <w:t xml:space="preserve">Now we would like to ask you about some specific issues CPL might consider in planning </w:t>
      </w:r>
      <w:proofErr w:type="gramStart"/>
      <w:r w:rsidRPr="00F7380D">
        <w:rPr>
          <w:rFonts w:cs="Times New Roman"/>
          <w:szCs w:val="24"/>
        </w:rPr>
        <w:t>to meet</w:t>
      </w:r>
      <w:proofErr w:type="gramEnd"/>
      <w:r w:rsidRPr="00F7380D">
        <w:rPr>
          <w:rFonts w:cs="Times New Roman"/>
          <w:szCs w:val="24"/>
        </w:rPr>
        <w:t xml:space="preserve"> the area's need for electricity.  For each one please tell me how important you think it is for CPL to include it in its plans, using a 0 to 10 scale where 0 stands for not at all important, 10 stands for extremely important, and 5 stands for average importance.  Building transmission facilities and purchasing power from outside South Texas.</w:t>
      </w:r>
    </w:p>
    <w:p w:rsidR="00A15D6A" w:rsidRDefault="00A15D6A" w:rsidP="00A15D6A">
      <w:pPr>
        <w:pStyle w:val="ListParagraph"/>
        <w:rPr>
          <w:rFonts w:cs="Times New Roman"/>
          <w:i/>
          <w:szCs w:val="24"/>
        </w:rPr>
      </w:pPr>
    </w:p>
    <w:p w:rsidR="00DF7DC9" w:rsidDel="0025443F" w:rsidRDefault="00C809AC" w:rsidP="00DF7DC9">
      <w:pPr>
        <w:pStyle w:val="ListParagraph"/>
        <w:numPr>
          <w:ilvl w:val="0"/>
          <w:numId w:val="1"/>
        </w:numPr>
        <w:rPr>
          <w:del w:id="23" w:author="gaurav sood" w:date="2015-06-05T14:42:00Z"/>
          <w:rFonts w:cs="Times New Roman"/>
          <w:i/>
          <w:szCs w:val="24"/>
        </w:rPr>
      </w:pPr>
      <w:del w:id="24" w:author="gaurav sood" w:date="2015-06-05T14:42:00Z">
        <w:r w:rsidRPr="00F7380D" w:rsidDel="0025443F">
          <w:rPr>
            <w:rFonts w:cs="Times New Roman"/>
            <w:i/>
            <w:szCs w:val="24"/>
          </w:rPr>
          <w:delText>Competition is Good</w:delText>
        </w:r>
        <w:r w:rsidR="002313C2" w:rsidRPr="00F7380D" w:rsidDel="0025443F">
          <w:rPr>
            <w:rFonts w:cs="Times New Roman"/>
            <w:i/>
            <w:szCs w:val="24"/>
          </w:rPr>
          <w:tab/>
        </w:r>
      </w:del>
    </w:p>
    <w:p w:rsidR="00DC7580" w:rsidRPr="00DF7DC9" w:rsidDel="0025443F" w:rsidRDefault="00DC7580" w:rsidP="00840430">
      <w:pPr>
        <w:pStyle w:val="ListParagraph"/>
        <w:numPr>
          <w:ilvl w:val="1"/>
          <w:numId w:val="1"/>
        </w:numPr>
        <w:rPr>
          <w:del w:id="25" w:author="gaurav sood" w:date="2015-06-05T14:42:00Z"/>
          <w:rFonts w:cs="Times New Roman"/>
          <w:i/>
          <w:szCs w:val="24"/>
        </w:rPr>
      </w:pPr>
      <w:del w:id="26" w:author="gaurav sood" w:date="2015-06-05T14:42:00Z">
        <w:r w:rsidRPr="00DF7DC9" w:rsidDel="0025443F">
          <w:rPr>
            <w:rFonts w:cs="Times New Roman"/>
            <w:szCs w:val="24"/>
          </w:rPr>
          <w:lastRenderedPageBreak/>
          <w:delText xml:space="preserve">Now, for each of the following items please tell us if you agree strongly, agree mildly, neither agree or disagree, disagree mildly, disagree strongly, or if you just haven't thought much about it.  The benefits of competition in the utility industry are more important than protecting customers and utilities though </w:delText>
        </w:r>
        <w:commentRangeStart w:id="27"/>
        <w:r w:rsidRPr="00DF7DC9" w:rsidDel="0025443F">
          <w:rPr>
            <w:rFonts w:cs="Times New Roman"/>
            <w:szCs w:val="24"/>
          </w:rPr>
          <w:delText>regulation</w:delText>
        </w:r>
        <w:commentRangeEnd w:id="27"/>
        <w:r w:rsidR="00B95DF0" w:rsidDel="0025443F">
          <w:rPr>
            <w:rStyle w:val="CommentReference"/>
          </w:rPr>
          <w:commentReference w:id="27"/>
        </w:r>
        <w:r w:rsidRPr="00DF7DC9" w:rsidDel="0025443F">
          <w:rPr>
            <w:rFonts w:cs="Times New Roman"/>
            <w:szCs w:val="24"/>
          </w:rPr>
          <w:delText>.</w:delText>
        </w:r>
      </w:del>
    </w:p>
    <w:p w:rsidR="00CC3D2C" w:rsidRDefault="00F06FBB" w:rsidP="00F523F2">
      <w:r>
        <w:rPr>
          <w:b/>
        </w:rPr>
        <w:t>Tomorrow’s Europe (EU)</w:t>
      </w:r>
      <w:r w:rsidR="00DF75AF">
        <w:rPr>
          <w:b/>
        </w:rPr>
        <w:t xml:space="preserve"> (</w:t>
      </w:r>
      <w:r w:rsidR="004E2F27">
        <w:rPr>
          <w:b/>
        </w:rPr>
        <w:t>XXX</w:t>
      </w:r>
      <w:r w:rsidR="00DF75AF">
        <w:rPr>
          <w:b/>
        </w:rPr>
        <w:t>)</w:t>
      </w:r>
      <w:r w:rsidR="002313C2">
        <w:rPr>
          <w:rFonts w:hint="eastAsia"/>
        </w:rPr>
        <w:tab/>
      </w:r>
      <w:r w:rsidR="002313C2">
        <w:rPr>
          <w:rFonts w:hint="eastAsia"/>
        </w:rPr>
        <w:tab/>
      </w:r>
    </w:p>
    <w:p w:rsidR="00223B1F" w:rsidRDefault="00B4561F" w:rsidP="00CC67C5">
      <w:pPr>
        <w:pStyle w:val="ListParagraph"/>
        <w:numPr>
          <w:ilvl w:val="0"/>
          <w:numId w:val="7"/>
        </w:numPr>
        <w:autoSpaceDE w:val="0"/>
        <w:autoSpaceDN w:val="0"/>
        <w:adjustRightInd w:val="0"/>
        <w:spacing w:after="0" w:line="240" w:lineRule="auto"/>
        <w:rPr>
          <w:rFonts w:cs="Times New Roman"/>
          <w:szCs w:val="24"/>
        </w:rPr>
      </w:pPr>
      <w:r w:rsidRPr="00120E1E">
        <w:rPr>
          <w:rFonts w:cs="Times New Roman"/>
          <w:i/>
          <w:szCs w:val="24"/>
        </w:rPr>
        <w:t>EU Membership Policy</w:t>
      </w:r>
      <w:r w:rsidR="00A55CC4" w:rsidRPr="004F4F82">
        <w:rPr>
          <w:rFonts w:cs="Times New Roman"/>
          <w:szCs w:val="24"/>
        </w:rPr>
        <w:t xml:space="preserve"> [</w:t>
      </w:r>
      <w:r w:rsidR="00A55CC4">
        <w:rPr>
          <w:rFonts w:cs="Times New Roman"/>
          <w:szCs w:val="24"/>
        </w:rPr>
        <w:t>1</w:t>
      </w:r>
      <w:r w:rsidR="00A55CC4" w:rsidRPr="004F4F82">
        <w:rPr>
          <w:rFonts w:cs="Times New Roman"/>
          <w:szCs w:val="24"/>
        </w:rPr>
        <w:t>]</w:t>
      </w:r>
    </w:p>
    <w:p w:rsidR="00A55CC4" w:rsidRPr="00AF5A95" w:rsidRDefault="00A55CC4" w:rsidP="00A55CC4">
      <w:pPr>
        <w:pStyle w:val="ListParagraph"/>
        <w:autoSpaceDE w:val="0"/>
        <w:autoSpaceDN w:val="0"/>
        <w:adjustRightInd w:val="0"/>
        <w:spacing w:after="0" w:line="240" w:lineRule="auto"/>
        <w:rPr>
          <w:rFonts w:cs="Times New Roman"/>
          <w:szCs w:val="24"/>
        </w:rPr>
      </w:pPr>
    </w:p>
    <w:p w:rsidR="00B4561F" w:rsidRPr="00AF5A95" w:rsidRDefault="00B4561F" w:rsidP="00A55CC4">
      <w:pPr>
        <w:pStyle w:val="ListParagraph"/>
        <w:numPr>
          <w:ilvl w:val="1"/>
          <w:numId w:val="7"/>
        </w:numPr>
        <w:autoSpaceDE w:val="0"/>
        <w:autoSpaceDN w:val="0"/>
        <w:adjustRightInd w:val="0"/>
        <w:spacing w:after="0" w:line="240" w:lineRule="auto"/>
        <w:rPr>
          <w:rFonts w:cs="Times New Roman"/>
          <w:szCs w:val="24"/>
        </w:rPr>
      </w:pPr>
      <w:r w:rsidRPr="00AF5A95">
        <w:rPr>
          <w:rFonts w:cs="Times New Roman"/>
          <w:szCs w:val="24"/>
        </w:rPr>
        <w:t>Some people think that your country’s membership in the</w:t>
      </w:r>
      <w:r w:rsidR="00645248" w:rsidRPr="00AF5A95">
        <w:rPr>
          <w:rFonts w:cs="Times New Roman"/>
          <w:szCs w:val="24"/>
        </w:rPr>
        <w:t xml:space="preserve"> </w:t>
      </w:r>
      <w:r w:rsidRPr="00AF5A95">
        <w:rPr>
          <w:rFonts w:cs="Times New Roman"/>
          <w:szCs w:val="24"/>
        </w:rPr>
        <w:t>EU is an extremely bad thing. Suppose these people are at one end of a 0-to-10 scale, at point 0. Other</w:t>
      </w:r>
      <w:r w:rsidR="00645248" w:rsidRPr="00AF5A95">
        <w:rPr>
          <w:rFonts w:cs="Times New Roman"/>
          <w:szCs w:val="24"/>
        </w:rPr>
        <w:t xml:space="preserve"> </w:t>
      </w:r>
      <w:r w:rsidRPr="00AF5A95">
        <w:rPr>
          <w:rFonts w:cs="Times New Roman"/>
          <w:szCs w:val="24"/>
        </w:rPr>
        <w:t>people think that your country’s membership in the EU is an extremely good thing. Suppose these people</w:t>
      </w:r>
      <w:r w:rsidR="00645248" w:rsidRPr="00AF5A95">
        <w:rPr>
          <w:rFonts w:cs="Times New Roman"/>
          <w:szCs w:val="24"/>
        </w:rPr>
        <w:t xml:space="preserve"> </w:t>
      </w:r>
      <w:r w:rsidRPr="00AF5A95">
        <w:rPr>
          <w:rFonts w:cs="Times New Roman"/>
          <w:szCs w:val="24"/>
        </w:rPr>
        <w:t>are at the other end of the scale, at point 10. People who are exactly in the middle are at point 5, and of</w:t>
      </w:r>
      <w:r w:rsidR="00645248" w:rsidRPr="00AF5A95">
        <w:rPr>
          <w:rFonts w:cs="Times New Roman"/>
          <w:szCs w:val="24"/>
        </w:rPr>
        <w:t xml:space="preserve"> </w:t>
      </w:r>
      <w:r w:rsidRPr="00AF5A95">
        <w:rPr>
          <w:rFonts w:cs="Times New Roman"/>
          <w:szCs w:val="24"/>
        </w:rPr>
        <w:t>course other people have opinions at other points between 0 and 10. Where would you place your views</w:t>
      </w:r>
      <w:r w:rsidR="00645248" w:rsidRPr="00AF5A95">
        <w:rPr>
          <w:rFonts w:cs="Times New Roman"/>
          <w:szCs w:val="24"/>
        </w:rPr>
        <w:t xml:space="preserve"> </w:t>
      </w:r>
      <w:r w:rsidRPr="00AF5A95">
        <w:rPr>
          <w:rFonts w:cs="Times New Roman"/>
          <w:szCs w:val="24"/>
        </w:rPr>
        <w:t>on this scale, or do y</w:t>
      </w:r>
      <w:r w:rsidR="00645248" w:rsidRPr="00AF5A95">
        <w:rPr>
          <w:rFonts w:cs="Times New Roman"/>
          <w:szCs w:val="24"/>
        </w:rPr>
        <w:t xml:space="preserve">ou have any opinion about </w:t>
      </w:r>
      <w:commentRangeStart w:id="28"/>
      <w:r w:rsidR="00645248" w:rsidRPr="00AF5A95">
        <w:rPr>
          <w:rFonts w:cs="Times New Roman"/>
          <w:szCs w:val="24"/>
        </w:rPr>
        <w:t>that</w:t>
      </w:r>
      <w:commentRangeEnd w:id="28"/>
      <w:r w:rsidR="00B95DF0">
        <w:rPr>
          <w:rStyle w:val="CommentReference"/>
        </w:rPr>
        <w:commentReference w:id="28"/>
      </w:r>
      <w:r w:rsidR="00645248" w:rsidRPr="00AF5A95">
        <w:rPr>
          <w:rFonts w:cs="Times New Roman"/>
          <w:szCs w:val="24"/>
        </w:rPr>
        <w:t>?</w:t>
      </w:r>
    </w:p>
    <w:p w:rsidR="00B4561F" w:rsidRPr="00AF5A95" w:rsidRDefault="00B4561F" w:rsidP="00645248">
      <w:pPr>
        <w:pStyle w:val="ListParagraph"/>
        <w:autoSpaceDE w:val="0"/>
        <w:autoSpaceDN w:val="0"/>
        <w:adjustRightInd w:val="0"/>
        <w:spacing w:after="0" w:line="240" w:lineRule="auto"/>
        <w:rPr>
          <w:rFonts w:cs="Times New Roman"/>
          <w:szCs w:val="24"/>
        </w:rPr>
      </w:pPr>
    </w:p>
    <w:p w:rsidR="00645248" w:rsidRDefault="00B4561F" w:rsidP="00CC67C5">
      <w:pPr>
        <w:pStyle w:val="ListParagraph"/>
        <w:numPr>
          <w:ilvl w:val="0"/>
          <w:numId w:val="7"/>
        </w:numPr>
        <w:autoSpaceDE w:val="0"/>
        <w:autoSpaceDN w:val="0"/>
        <w:adjustRightInd w:val="0"/>
        <w:spacing w:after="0" w:line="240" w:lineRule="auto"/>
        <w:rPr>
          <w:rFonts w:cs="Times New Roman"/>
          <w:szCs w:val="24"/>
        </w:rPr>
      </w:pPr>
      <w:r w:rsidRPr="0078428D">
        <w:rPr>
          <w:rFonts w:cs="Times New Roman"/>
          <w:i/>
          <w:szCs w:val="24"/>
        </w:rPr>
        <w:t>Priv</w:t>
      </w:r>
      <w:r w:rsidR="00645248" w:rsidRPr="0078428D">
        <w:rPr>
          <w:rFonts w:cs="Times New Roman"/>
          <w:i/>
          <w:szCs w:val="24"/>
        </w:rPr>
        <w:t>atization</w:t>
      </w:r>
      <w:r w:rsidR="00645248" w:rsidRPr="00AF5A95">
        <w:rPr>
          <w:rFonts w:cs="Times New Roman"/>
          <w:szCs w:val="24"/>
        </w:rPr>
        <w:t xml:space="preserve"> </w:t>
      </w:r>
      <w:r w:rsidR="00A55CC4" w:rsidRPr="004F4F82">
        <w:rPr>
          <w:rFonts w:cs="Times New Roman"/>
          <w:szCs w:val="24"/>
        </w:rPr>
        <w:t xml:space="preserve"> [</w:t>
      </w:r>
      <w:r w:rsidR="00A55CC4">
        <w:rPr>
          <w:rFonts w:cs="Times New Roman"/>
          <w:szCs w:val="24"/>
        </w:rPr>
        <w:t>1</w:t>
      </w:r>
      <w:r w:rsidR="00A55CC4" w:rsidRPr="004F4F82">
        <w:rPr>
          <w:rFonts w:cs="Times New Roman"/>
          <w:szCs w:val="24"/>
        </w:rPr>
        <w:t>]</w:t>
      </w:r>
    </w:p>
    <w:p w:rsidR="00A55CC4" w:rsidRPr="00AF5A95" w:rsidRDefault="00A55CC4" w:rsidP="00A55CC4">
      <w:pPr>
        <w:pStyle w:val="ListParagraph"/>
        <w:autoSpaceDE w:val="0"/>
        <w:autoSpaceDN w:val="0"/>
        <w:adjustRightInd w:val="0"/>
        <w:spacing w:after="0" w:line="240" w:lineRule="auto"/>
        <w:rPr>
          <w:rFonts w:cs="Times New Roman"/>
          <w:szCs w:val="24"/>
        </w:rPr>
      </w:pPr>
    </w:p>
    <w:p w:rsidR="00B4561F" w:rsidRPr="0078428D" w:rsidRDefault="00B4561F" w:rsidP="00A55CC4">
      <w:pPr>
        <w:pStyle w:val="ListParagraph"/>
        <w:numPr>
          <w:ilvl w:val="1"/>
          <w:numId w:val="7"/>
        </w:numPr>
        <w:autoSpaceDE w:val="0"/>
        <w:autoSpaceDN w:val="0"/>
        <w:adjustRightInd w:val="0"/>
        <w:spacing w:after="0" w:line="240" w:lineRule="auto"/>
        <w:rPr>
          <w:rFonts w:cs="Times New Roman"/>
          <w:szCs w:val="24"/>
        </w:rPr>
      </w:pPr>
      <w:r w:rsidRPr="00AF5A95">
        <w:rPr>
          <w:rFonts w:cs="Times New Roman"/>
          <w:szCs w:val="24"/>
        </w:rPr>
        <w:t>Some people think the government should provide a pension for all</w:t>
      </w:r>
      <w:r w:rsidR="0078428D">
        <w:rPr>
          <w:rFonts w:cs="Times New Roman"/>
          <w:szCs w:val="24"/>
        </w:rPr>
        <w:t xml:space="preserve"> </w:t>
      </w:r>
      <w:r w:rsidRPr="0078428D">
        <w:rPr>
          <w:rFonts w:cs="Times New Roman"/>
          <w:szCs w:val="24"/>
        </w:rPr>
        <w:t>retirees. Suppose these people are at one end of a 0-to-10 scale, at point 0. Other people think that</w:t>
      </w:r>
      <w:r w:rsidR="0078428D">
        <w:rPr>
          <w:rFonts w:cs="Times New Roman"/>
          <w:szCs w:val="24"/>
        </w:rPr>
        <w:t xml:space="preserve"> </w:t>
      </w:r>
      <w:r w:rsidRPr="0078428D">
        <w:rPr>
          <w:rFonts w:cs="Times New Roman"/>
          <w:szCs w:val="24"/>
        </w:rPr>
        <w:t>individuals should make their own decisions about investing in their pensions. Suppose these people are</w:t>
      </w:r>
      <w:r w:rsidR="0078428D">
        <w:rPr>
          <w:rFonts w:cs="Times New Roman"/>
          <w:szCs w:val="24"/>
        </w:rPr>
        <w:t xml:space="preserve"> </w:t>
      </w:r>
      <w:r w:rsidRPr="0078428D">
        <w:rPr>
          <w:rFonts w:cs="Times New Roman"/>
          <w:szCs w:val="24"/>
        </w:rPr>
        <w:t>at the other end of the scale, at point 10. People who are exactly in the middle are at point 5, and of</w:t>
      </w:r>
      <w:r w:rsidR="0078428D">
        <w:rPr>
          <w:rFonts w:cs="Times New Roman"/>
          <w:szCs w:val="24"/>
        </w:rPr>
        <w:t xml:space="preserve"> </w:t>
      </w:r>
      <w:r w:rsidRPr="0078428D">
        <w:rPr>
          <w:rFonts w:cs="Times New Roman"/>
          <w:szCs w:val="24"/>
        </w:rPr>
        <w:t>course other people have opinions at other points between 0 and 10. Where would you place your views</w:t>
      </w:r>
      <w:r w:rsidR="0078428D">
        <w:rPr>
          <w:rFonts w:cs="Times New Roman"/>
          <w:szCs w:val="24"/>
        </w:rPr>
        <w:t xml:space="preserve"> </w:t>
      </w:r>
      <w:r w:rsidRPr="0078428D">
        <w:rPr>
          <w:rFonts w:cs="Times New Roman"/>
          <w:szCs w:val="24"/>
        </w:rPr>
        <w:t>on this scale, or do y</w:t>
      </w:r>
      <w:r w:rsidR="0078428D">
        <w:rPr>
          <w:rFonts w:cs="Times New Roman"/>
          <w:szCs w:val="24"/>
        </w:rPr>
        <w:t>ou have any opinion about that?</w:t>
      </w:r>
    </w:p>
    <w:p w:rsidR="00D26606" w:rsidRDefault="00D26606" w:rsidP="00D26606">
      <w:pPr>
        <w:pStyle w:val="ListParagraph"/>
        <w:autoSpaceDE w:val="0"/>
        <w:autoSpaceDN w:val="0"/>
        <w:adjustRightInd w:val="0"/>
        <w:spacing w:after="0" w:line="240" w:lineRule="auto"/>
        <w:rPr>
          <w:rFonts w:cs="Times New Roman"/>
          <w:i/>
          <w:szCs w:val="24"/>
        </w:rPr>
      </w:pPr>
    </w:p>
    <w:p w:rsidR="000D0F2A" w:rsidRDefault="000D0F2A" w:rsidP="00CC67C5">
      <w:pPr>
        <w:pStyle w:val="ListParagraph"/>
        <w:numPr>
          <w:ilvl w:val="0"/>
          <w:numId w:val="7"/>
        </w:numPr>
        <w:autoSpaceDE w:val="0"/>
        <w:autoSpaceDN w:val="0"/>
        <w:adjustRightInd w:val="0"/>
        <w:spacing w:after="0" w:line="240" w:lineRule="auto"/>
        <w:rPr>
          <w:rFonts w:cs="Times New Roman"/>
          <w:i/>
          <w:szCs w:val="24"/>
        </w:rPr>
      </w:pPr>
      <w:r w:rsidRPr="00521094">
        <w:rPr>
          <w:rFonts w:cs="Times New Roman"/>
          <w:i/>
          <w:szCs w:val="24"/>
        </w:rPr>
        <w:t>How to Pay for Pension</w:t>
      </w:r>
    </w:p>
    <w:p w:rsidR="00855274" w:rsidRPr="00521094" w:rsidRDefault="00855274" w:rsidP="00855274">
      <w:pPr>
        <w:pStyle w:val="ListParagraph"/>
        <w:autoSpaceDE w:val="0"/>
        <w:autoSpaceDN w:val="0"/>
        <w:adjustRightInd w:val="0"/>
        <w:spacing w:after="0" w:line="240" w:lineRule="auto"/>
        <w:rPr>
          <w:rFonts w:cs="Times New Roman"/>
          <w:i/>
          <w:szCs w:val="24"/>
        </w:rPr>
      </w:pPr>
    </w:p>
    <w:p w:rsidR="0089294B" w:rsidRDefault="00B4561F" w:rsidP="006F4606">
      <w:pPr>
        <w:pStyle w:val="ListParagraph"/>
        <w:autoSpaceDE w:val="0"/>
        <w:autoSpaceDN w:val="0"/>
        <w:adjustRightInd w:val="0"/>
        <w:spacing w:after="0" w:line="240" w:lineRule="auto"/>
        <w:rPr>
          <w:rFonts w:cs="Times New Roman"/>
          <w:szCs w:val="24"/>
        </w:rPr>
      </w:pPr>
      <w:r w:rsidRPr="00AF5A95">
        <w:rPr>
          <w:rFonts w:cs="Times New Roman"/>
          <w:szCs w:val="24"/>
        </w:rPr>
        <w:t xml:space="preserve">The index is constructed as the mean of </w:t>
      </w:r>
      <w:r w:rsidR="0089294B">
        <w:rPr>
          <w:rFonts w:cs="Times New Roman"/>
          <w:szCs w:val="24"/>
        </w:rPr>
        <w:t xml:space="preserve">two items about getting people to work longer minus the mean of </w:t>
      </w:r>
      <w:r w:rsidR="007D524E">
        <w:rPr>
          <w:rFonts w:cs="Times New Roman"/>
          <w:szCs w:val="24"/>
        </w:rPr>
        <w:t>items about adding to the population via two different methods.</w:t>
      </w:r>
    </w:p>
    <w:p w:rsidR="006F4606" w:rsidRPr="004A6FA1" w:rsidRDefault="00FC0C0F" w:rsidP="004A6FA1">
      <w:pPr>
        <w:pStyle w:val="ListParagraph"/>
        <w:numPr>
          <w:ilvl w:val="1"/>
          <w:numId w:val="7"/>
        </w:numPr>
        <w:autoSpaceDE w:val="0"/>
        <w:autoSpaceDN w:val="0"/>
        <w:adjustRightInd w:val="0"/>
        <w:spacing w:after="0" w:line="240" w:lineRule="auto"/>
        <w:rPr>
          <w:rFonts w:cs="Times New Roman"/>
          <w:szCs w:val="24"/>
        </w:rPr>
      </w:pPr>
      <w:r w:rsidRPr="004A6FA1">
        <w:rPr>
          <w:rFonts w:cs="Times New Roman"/>
          <w:szCs w:val="24"/>
          <w:u w:val="single"/>
        </w:rPr>
        <w:t>Getting People to Work Longer</w:t>
      </w:r>
      <w:r>
        <w:rPr>
          <w:rFonts w:cs="Times New Roman"/>
          <w:szCs w:val="24"/>
        </w:rPr>
        <w:t>:</w:t>
      </w:r>
      <w:r w:rsidR="004A6FA1">
        <w:rPr>
          <w:rFonts w:cs="Times New Roman"/>
          <w:szCs w:val="24"/>
        </w:rPr>
        <w:t xml:space="preserve"> </w:t>
      </w:r>
      <w:r w:rsidR="00B4561F" w:rsidRPr="004A6FA1">
        <w:rPr>
          <w:rFonts w:cs="Times New Roman"/>
          <w:szCs w:val="24"/>
        </w:rPr>
        <w:t>And how strongly would you favor or oppose each of the following as ways of paying for pensions?</w:t>
      </w:r>
    </w:p>
    <w:p w:rsidR="006F4606" w:rsidRDefault="00B4561F" w:rsidP="006E1155">
      <w:pPr>
        <w:pStyle w:val="ListParagraph"/>
        <w:numPr>
          <w:ilvl w:val="2"/>
          <w:numId w:val="7"/>
        </w:numPr>
        <w:autoSpaceDE w:val="0"/>
        <w:autoSpaceDN w:val="0"/>
        <w:adjustRightInd w:val="0"/>
        <w:spacing w:after="0" w:line="240" w:lineRule="auto"/>
        <w:rPr>
          <w:rFonts w:cs="Times New Roman"/>
          <w:szCs w:val="24"/>
        </w:rPr>
      </w:pPr>
      <w:r w:rsidRPr="006F4606">
        <w:rPr>
          <w:rFonts w:cs="Times New Roman"/>
          <w:szCs w:val="24"/>
        </w:rPr>
        <w:t>Making it more attractive to work longer before</w:t>
      </w:r>
      <w:r w:rsidR="006F4606">
        <w:rPr>
          <w:rFonts w:cs="Times New Roman"/>
          <w:szCs w:val="24"/>
        </w:rPr>
        <w:t xml:space="preserve"> </w:t>
      </w:r>
      <w:r w:rsidR="00A711B2">
        <w:rPr>
          <w:rFonts w:cs="Times New Roman"/>
          <w:szCs w:val="24"/>
        </w:rPr>
        <w:t>retiring</w:t>
      </w:r>
    </w:p>
    <w:p w:rsidR="006F4606" w:rsidRDefault="00A711B2" w:rsidP="006E1155">
      <w:pPr>
        <w:pStyle w:val="ListParagraph"/>
        <w:numPr>
          <w:ilvl w:val="2"/>
          <w:numId w:val="7"/>
        </w:numPr>
        <w:autoSpaceDE w:val="0"/>
        <w:autoSpaceDN w:val="0"/>
        <w:adjustRightInd w:val="0"/>
        <w:spacing w:after="0" w:line="240" w:lineRule="auto"/>
        <w:rPr>
          <w:rFonts w:cs="Times New Roman"/>
          <w:szCs w:val="24"/>
        </w:rPr>
      </w:pPr>
      <w:r>
        <w:rPr>
          <w:rFonts w:cs="Times New Roman"/>
          <w:szCs w:val="24"/>
        </w:rPr>
        <w:t>Raising the retirement age</w:t>
      </w:r>
    </w:p>
    <w:p w:rsidR="00E45B03" w:rsidRDefault="00E45B03" w:rsidP="006E1155">
      <w:pPr>
        <w:pStyle w:val="ListParagraph"/>
        <w:numPr>
          <w:ilvl w:val="1"/>
          <w:numId w:val="7"/>
        </w:numPr>
        <w:autoSpaceDE w:val="0"/>
        <w:autoSpaceDN w:val="0"/>
        <w:adjustRightInd w:val="0"/>
        <w:spacing w:after="0" w:line="240" w:lineRule="auto"/>
        <w:rPr>
          <w:rFonts w:cs="Times New Roman"/>
          <w:szCs w:val="24"/>
        </w:rPr>
      </w:pPr>
      <w:r w:rsidRPr="00993BBB">
        <w:rPr>
          <w:rFonts w:cs="Times New Roman"/>
          <w:szCs w:val="24"/>
          <w:u w:val="single"/>
        </w:rPr>
        <w:t>Adding to the population</w:t>
      </w:r>
      <w:r>
        <w:rPr>
          <w:rFonts w:cs="Times New Roman"/>
          <w:szCs w:val="24"/>
        </w:rPr>
        <w:t xml:space="preserve">: </w:t>
      </w:r>
      <w:r w:rsidRPr="004A6FA1">
        <w:rPr>
          <w:rFonts w:cs="Times New Roman"/>
          <w:szCs w:val="24"/>
        </w:rPr>
        <w:t>And how strongly would you favor or oppose each of the following as ways of paying for pensions?</w:t>
      </w:r>
    </w:p>
    <w:p w:rsidR="006E1155" w:rsidRPr="00E45B03" w:rsidRDefault="006E1155" w:rsidP="005D3759">
      <w:pPr>
        <w:pStyle w:val="ListParagraph"/>
        <w:numPr>
          <w:ilvl w:val="2"/>
          <w:numId w:val="7"/>
        </w:numPr>
        <w:autoSpaceDE w:val="0"/>
        <w:autoSpaceDN w:val="0"/>
        <w:adjustRightInd w:val="0"/>
        <w:spacing w:after="0" w:line="240" w:lineRule="auto"/>
        <w:rPr>
          <w:rFonts w:cs="Times New Roman"/>
          <w:szCs w:val="24"/>
        </w:rPr>
      </w:pPr>
      <w:r w:rsidRPr="006F4606">
        <w:rPr>
          <w:rFonts w:cs="Times New Roman"/>
          <w:szCs w:val="24"/>
        </w:rPr>
        <w:t>Letting more imm</w:t>
      </w:r>
      <w:r>
        <w:rPr>
          <w:rFonts w:cs="Times New Roman"/>
          <w:szCs w:val="24"/>
        </w:rPr>
        <w:t>igrants enter the labor market</w:t>
      </w:r>
    </w:p>
    <w:p w:rsidR="00B4561F" w:rsidRPr="006F4606" w:rsidRDefault="00B4561F" w:rsidP="005D3759">
      <w:pPr>
        <w:pStyle w:val="ListParagraph"/>
        <w:numPr>
          <w:ilvl w:val="2"/>
          <w:numId w:val="7"/>
        </w:numPr>
        <w:autoSpaceDE w:val="0"/>
        <w:autoSpaceDN w:val="0"/>
        <w:adjustRightInd w:val="0"/>
        <w:spacing w:after="0" w:line="240" w:lineRule="auto"/>
        <w:rPr>
          <w:rFonts w:cs="Times New Roman"/>
          <w:szCs w:val="24"/>
        </w:rPr>
      </w:pPr>
      <w:r w:rsidRPr="006F4606">
        <w:rPr>
          <w:rFonts w:cs="Times New Roman"/>
          <w:szCs w:val="24"/>
        </w:rPr>
        <w:t>Encouraging people to have more children</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6F4606" w:rsidRDefault="00B4561F" w:rsidP="00CC67C5">
      <w:pPr>
        <w:pStyle w:val="ListParagraph"/>
        <w:numPr>
          <w:ilvl w:val="0"/>
          <w:numId w:val="7"/>
        </w:numPr>
        <w:autoSpaceDE w:val="0"/>
        <w:autoSpaceDN w:val="0"/>
        <w:adjustRightInd w:val="0"/>
        <w:spacing w:after="0" w:line="240" w:lineRule="auto"/>
        <w:rPr>
          <w:rFonts w:cs="Times New Roman"/>
          <w:szCs w:val="24"/>
        </w:rPr>
      </w:pPr>
      <w:r w:rsidRPr="006F4606">
        <w:rPr>
          <w:rFonts w:cs="Times New Roman"/>
          <w:i/>
          <w:szCs w:val="24"/>
        </w:rPr>
        <w:t>Migration</w:t>
      </w:r>
      <w:r w:rsidR="003051DC" w:rsidRPr="004F4F82">
        <w:rPr>
          <w:rFonts w:cs="Times New Roman"/>
          <w:szCs w:val="24"/>
        </w:rPr>
        <w:t xml:space="preserve"> [</w:t>
      </w:r>
      <w:r w:rsidR="003051DC">
        <w:rPr>
          <w:rFonts w:cs="Times New Roman"/>
          <w:szCs w:val="24"/>
        </w:rPr>
        <w:t>1</w:t>
      </w:r>
      <w:r w:rsidR="003051DC" w:rsidRPr="004F4F82">
        <w:rPr>
          <w:rFonts w:cs="Times New Roman"/>
          <w:szCs w:val="24"/>
        </w:rPr>
        <w:t>]</w:t>
      </w:r>
    </w:p>
    <w:p w:rsidR="00B4561F" w:rsidRPr="006F4606" w:rsidRDefault="00B4561F" w:rsidP="002A048E">
      <w:pPr>
        <w:pStyle w:val="ListParagraph"/>
        <w:numPr>
          <w:ilvl w:val="1"/>
          <w:numId w:val="7"/>
        </w:numPr>
        <w:autoSpaceDE w:val="0"/>
        <w:autoSpaceDN w:val="0"/>
        <w:adjustRightInd w:val="0"/>
        <w:spacing w:after="0" w:line="240" w:lineRule="auto"/>
        <w:rPr>
          <w:rFonts w:cs="Times New Roman"/>
          <w:szCs w:val="24"/>
        </w:rPr>
      </w:pPr>
      <w:r w:rsidRPr="00AF5A95">
        <w:rPr>
          <w:rFonts w:cs="Times New Roman"/>
          <w:szCs w:val="24"/>
        </w:rPr>
        <w:t>How much would you favor or oppose “Making it easier for workers to</w:t>
      </w:r>
      <w:r w:rsidR="006F4606">
        <w:rPr>
          <w:rFonts w:cs="Times New Roman"/>
          <w:szCs w:val="24"/>
        </w:rPr>
        <w:t xml:space="preserve"> </w:t>
      </w:r>
      <w:r w:rsidRPr="006F4606">
        <w:rPr>
          <w:rFonts w:cs="Times New Roman"/>
          <w:szCs w:val="24"/>
        </w:rPr>
        <w:t xml:space="preserve">move between EU countries” as ways of competing in today’s global </w:t>
      </w:r>
      <w:commentRangeStart w:id="29"/>
      <w:r w:rsidRPr="006F4606">
        <w:rPr>
          <w:rFonts w:cs="Times New Roman"/>
          <w:szCs w:val="24"/>
        </w:rPr>
        <w:t>economy</w:t>
      </w:r>
      <w:commentRangeEnd w:id="29"/>
      <w:r w:rsidR="00B95DF0">
        <w:rPr>
          <w:rStyle w:val="CommentReference"/>
        </w:rPr>
        <w:commentReference w:id="29"/>
      </w:r>
      <w:r w:rsidRPr="006F4606">
        <w:rPr>
          <w:rFonts w:cs="Times New Roman"/>
          <w:szCs w:val="24"/>
        </w:rPr>
        <w:t>?</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FC1A44" w:rsidRDefault="00B4561F" w:rsidP="00CC67C5">
      <w:pPr>
        <w:pStyle w:val="ListParagraph"/>
        <w:numPr>
          <w:ilvl w:val="0"/>
          <w:numId w:val="7"/>
        </w:numPr>
        <w:autoSpaceDE w:val="0"/>
        <w:autoSpaceDN w:val="0"/>
        <w:adjustRightInd w:val="0"/>
        <w:spacing w:after="0" w:line="240" w:lineRule="auto"/>
        <w:rPr>
          <w:rFonts w:cs="Times New Roman"/>
          <w:szCs w:val="24"/>
        </w:rPr>
      </w:pPr>
      <w:r w:rsidRPr="00FC1A44">
        <w:rPr>
          <w:rFonts w:cs="Times New Roman"/>
          <w:i/>
          <w:szCs w:val="24"/>
        </w:rPr>
        <w:t>Free Trade</w:t>
      </w:r>
      <w:r w:rsidR="00747D53" w:rsidRPr="004F4F82">
        <w:rPr>
          <w:rFonts w:cs="Times New Roman"/>
          <w:szCs w:val="24"/>
        </w:rPr>
        <w:t xml:space="preserve"> [3]</w:t>
      </w:r>
    </w:p>
    <w:p w:rsidR="00AD45F2" w:rsidRDefault="00B4561F" w:rsidP="004F6ABC">
      <w:pPr>
        <w:pStyle w:val="ListParagraph"/>
        <w:autoSpaceDE w:val="0"/>
        <w:autoSpaceDN w:val="0"/>
        <w:adjustRightInd w:val="0"/>
        <w:spacing w:after="0" w:line="240" w:lineRule="auto"/>
        <w:rPr>
          <w:rFonts w:cs="Times New Roman"/>
          <w:szCs w:val="24"/>
        </w:rPr>
      </w:pPr>
      <w:r w:rsidRPr="00AF5A95">
        <w:rPr>
          <w:rFonts w:cs="Times New Roman"/>
          <w:szCs w:val="24"/>
        </w:rPr>
        <w:lastRenderedPageBreak/>
        <w:t>The index is constru</w:t>
      </w:r>
      <w:r w:rsidR="00325571">
        <w:rPr>
          <w:rFonts w:cs="Times New Roman"/>
          <w:szCs w:val="24"/>
        </w:rPr>
        <w:t xml:space="preserve">cted as the average of </w:t>
      </w:r>
      <w:r w:rsidR="009725A7">
        <w:rPr>
          <w:rFonts w:cs="Times New Roman"/>
          <w:szCs w:val="24"/>
        </w:rPr>
        <w:t>preference for increasing taxes on imports minus preferences for lowering barriers to international trade, and preference for protection from foreign competition</w:t>
      </w:r>
      <w:r w:rsidR="00A343AC">
        <w:rPr>
          <w:rFonts w:cs="Times New Roman"/>
          <w:szCs w:val="24"/>
        </w:rPr>
        <w:t>.</w:t>
      </w:r>
      <w:r w:rsidRPr="00AF5A95">
        <w:rPr>
          <w:rFonts w:cs="Times New Roman"/>
          <w:szCs w:val="24"/>
        </w:rPr>
        <w:t xml:space="preserve"> </w:t>
      </w:r>
    </w:p>
    <w:p w:rsidR="00AD45F2" w:rsidRDefault="00553817" w:rsidP="00AD45F2">
      <w:pPr>
        <w:pStyle w:val="ListParagraph"/>
        <w:numPr>
          <w:ilvl w:val="1"/>
          <w:numId w:val="7"/>
        </w:numPr>
        <w:autoSpaceDE w:val="0"/>
        <w:autoSpaceDN w:val="0"/>
        <w:adjustRightInd w:val="0"/>
        <w:spacing w:after="0" w:line="240" w:lineRule="auto"/>
        <w:rPr>
          <w:rFonts w:cs="Times New Roman"/>
          <w:szCs w:val="24"/>
        </w:rPr>
      </w:pPr>
      <w:r w:rsidRPr="00E21C52">
        <w:rPr>
          <w:rFonts w:cs="Times New Roman"/>
          <w:szCs w:val="24"/>
          <w:u w:val="single"/>
        </w:rPr>
        <w:t>Taxing Imports and</w:t>
      </w:r>
      <w:r w:rsidR="000C2590" w:rsidRPr="00E21C52">
        <w:rPr>
          <w:rFonts w:cs="Times New Roman"/>
          <w:szCs w:val="24"/>
          <w:u w:val="single"/>
        </w:rPr>
        <w:t xml:space="preserve"> Increasing Barriers to International Trade</w:t>
      </w:r>
      <w:r w:rsidR="000C2590">
        <w:rPr>
          <w:rFonts w:cs="Times New Roman"/>
          <w:szCs w:val="24"/>
        </w:rPr>
        <w:t xml:space="preserve">: </w:t>
      </w:r>
      <w:r w:rsidR="00B4561F" w:rsidRPr="00AF5A95">
        <w:rPr>
          <w:rFonts w:cs="Times New Roman"/>
          <w:szCs w:val="24"/>
        </w:rPr>
        <w:t>How much would</w:t>
      </w:r>
      <w:r w:rsidR="00AD45F2">
        <w:rPr>
          <w:rFonts w:cs="Times New Roman"/>
          <w:szCs w:val="24"/>
        </w:rPr>
        <w:t xml:space="preserve"> </w:t>
      </w:r>
      <w:r w:rsidR="00B4561F" w:rsidRPr="00AD45F2">
        <w:rPr>
          <w:rFonts w:cs="Times New Roman"/>
          <w:szCs w:val="24"/>
        </w:rPr>
        <w:t xml:space="preserve">you favor or oppose each of the following as ways of competing in today’s global economy? </w:t>
      </w:r>
    </w:p>
    <w:p w:rsidR="00A7056D" w:rsidRDefault="00B4561F" w:rsidP="00D05B5D">
      <w:pPr>
        <w:pStyle w:val="ListParagraph"/>
        <w:numPr>
          <w:ilvl w:val="2"/>
          <w:numId w:val="7"/>
        </w:numPr>
        <w:autoSpaceDE w:val="0"/>
        <w:autoSpaceDN w:val="0"/>
        <w:adjustRightInd w:val="0"/>
        <w:spacing w:after="0" w:line="240" w:lineRule="auto"/>
        <w:rPr>
          <w:rFonts w:cs="Times New Roman"/>
          <w:szCs w:val="24"/>
        </w:rPr>
      </w:pPr>
      <w:r w:rsidRPr="00AD45F2">
        <w:rPr>
          <w:rFonts w:cs="Times New Roman"/>
          <w:szCs w:val="24"/>
        </w:rPr>
        <w:t xml:space="preserve">Lowering barriers to international </w:t>
      </w:r>
      <w:commentRangeStart w:id="30"/>
      <w:r w:rsidRPr="00AD45F2">
        <w:rPr>
          <w:rFonts w:cs="Times New Roman"/>
          <w:szCs w:val="24"/>
        </w:rPr>
        <w:t>t</w:t>
      </w:r>
      <w:r w:rsidR="009C1D81">
        <w:rPr>
          <w:rFonts w:cs="Times New Roman"/>
          <w:szCs w:val="24"/>
        </w:rPr>
        <w:t>rade</w:t>
      </w:r>
      <w:commentRangeEnd w:id="30"/>
      <w:r w:rsidR="00B72445">
        <w:rPr>
          <w:rStyle w:val="CommentReference"/>
        </w:rPr>
        <w:commentReference w:id="30"/>
      </w:r>
      <w:r w:rsidRPr="00AD45F2">
        <w:rPr>
          <w:rFonts w:cs="Times New Roman"/>
          <w:szCs w:val="24"/>
        </w:rPr>
        <w:t xml:space="preserve"> </w:t>
      </w:r>
    </w:p>
    <w:p w:rsidR="00AD45F2" w:rsidRDefault="00B4561F" w:rsidP="00D05B5D">
      <w:pPr>
        <w:pStyle w:val="ListParagraph"/>
        <w:numPr>
          <w:ilvl w:val="2"/>
          <w:numId w:val="7"/>
        </w:numPr>
        <w:autoSpaceDE w:val="0"/>
        <w:autoSpaceDN w:val="0"/>
        <w:adjustRightInd w:val="0"/>
        <w:spacing w:after="0" w:line="240" w:lineRule="auto"/>
        <w:rPr>
          <w:rFonts w:cs="Times New Roman"/>
          <w:szCs w:val="24"/>
        </w:rPr>
      </w:pPr>
      <w:r w:rsidRPr="00AD45F2">
        <w:rPr>
          <w:rFonts w:cs="Times New Roman"/>
          <w:szCs w:val="24"/>
        </w:rPr>
        <w:t>Increa</w:t>
      </w:r>
      <w:r w:rsidR="00AD45F2">
        <w:rPr>
          <w:rFonts w:cs="Times New Roman"/>
          <w:szCs w:val="24"/>
        </w:rPr>
        <w:t>sing taxes on imported products</w:t>
      </w:r>
    </w:p>
    <w:p w:rsidR="00B4561F" w:rsidRPr="00AD45F2" w:rsidRDefault="001030AA" w:rsidP="00AD45F2">
      <w:pPr>
        <w:pStyle w:val="ListParagraph"/>
        <w:numPr>
          <w:ilvl w:val="1"/>
          <w:numId w:val="7"/>
        </w:numPr>
        <w:autoSpaceDE w:val="0"/>
        <w:autoSpaceDN w:val="0"/>
        <w:adjustRightInd w:val="0"/>
        <w:spacing w:after="0" w:line="240" w:lineRule="auto"/>
        <w:rPr>
          <w:rFonts w:cs="Times New Roman"/>
          <w:szCs w:val="24"/>
        </w:rPr>
      </w:pPr>
      <w:r w:rsidRPr="0016528F">
        <w:rPr>
          <w:rFonts w:cs="Times New Roman"/>
          <w:szCs w:val="24"/>
          <w:u w:val="single"/>
        </w:rPr>
        <w:t>Protection from Foreign Competition</w:t>
      </w:r>
      <w:r>
        <w:rPr>
          <w:rFonts w:cs="Times New Roman"/>
          <w:szCs w:val="24"/>
        </w:rPr>
        <w:t>:</w:t>
      </w:r>
      <w:r w:rsidR="00DA0DB4">
        <w:rPr>
          <w:rFonts w:cs="Times New Roman"/>
          <w:szCs w:val="24"/>
        </w:rPr>
        <w:t xml:space="preserve"> </w:t>
      </w:r>
      <w:r w:rsidR="00B4561F" w:rsidRPr="00AD45F2">
        <w:rPr>
          <w:rFonts w:cs="Times New Roman"/>
          <w:szCs w:val="24"/>
        </w:rPr>
        <w:t>Some people</w:t>
      </w:r>
      <w:r w:rsidR="00AD45F2">
        <w:rPr>
          <w:rFonts w:cs="Times New Roman"/>
          <w:szCs w:val="24"/>
        </w:rPr>
        <w:t xml:space="preserve"> </w:t>
      </w:r>
      <w:r w:rsidR="00B4561F" w:rsidRPr="00AD45F2">
        <w:rPr>
          <w:rFonts w:cs="Times New Roman"/>
          <w:szCs w:val="24"/>
        </w:rPr>
        <w:t>think that your country’s industries should be protected against foreign competition. Suppose these</w:t>
      </w:r>
      <w:r w:rsidR="00AD45F2">
        <w:rPr>
          <w:rFonts w:cs="Times New Roman"/>
          <w:szCs w:val="24"/>
        </w:rPr>
        <w:t xml:space="preserve"> </w:t>
      </w:r>
      <w:r w:rsidR="00B4561F" w:rsidRPr="00AD45F2">
        <w:rPr>
          <w:rFonts w:cs="Times New Roman"/>
          <w:szCs w:val="24"/>
        </w:rPr>
        <w:t>people are at one end of a 0-to-10 scale, at point 0. Other people think that your country’s industries</w:t>
      </w:r>
      <w:r w:rsidR="00AD45F2">
        <w:rPr>
          <w:rFonts w:cs="Times New Roman"/>
          <w:szCs w:val="24"/>
        </w:rPr>
        <w:t xml:space="preserve"> </w:t>
      </w:r>
      <w:r w:rsidR="00B4561F" w:rsidRPr="00AD45F2">
        <w:rPr>
          <w:rFonts w:cs="Times New Roman"/>
          <w:szCs w:val="24"/>
        </w:rPr>
        <w:t>should be left to compete freely in the global economy. Suppose these people are at the other end of the</w:t>
      </w:r>
      <w:r w:rsidR="00AD45F2">
        <w:rPr>
          <w:rFonts w:cs="Times New Roman"/>
          <w:szCs w:val="24"/>
        </w:rPr>
        <w:t xml:space="preserve"> </w:t>
      </w:r>
      <w:r w:rsidR="00B4561F" w:rsidRPr="00AD45F2">
        <w:rPr>
          <w:rFonts w:cs="Times New Roman"/>
          <w:szCs w:val="24"/>
        </w:rPr>
        <w:t>scale, at point 10. People who are exactly in the middle are at point 5, and of course other people have</w:t>
      </w:r>
      <w:r w:rsidR="00AD45F2">
        <w:rPr>
          <w:rFonts w:cs="Times New Roman"/>
          <w:szCs w:val="24"/>
        </w:rPr>
        <w:t xml:space="preserve"> </w:t>
      </w:r>
      <w:r w:rsidR="00B4561F" w:rsidRPr="00AD45F2">
        <w:rPr>
          <w:rFonts w:cs="Times New Roman"/>
          <w:szCs w:val="24"/>
        </w:rPr>
        <w:t>opinions at other points between 0 and 10. Where would you place your views on this scale, or do you</w:t>
      </w:r>
      <w:r w:rsidR="00AD45F2">
        <w:rPr>
          <w:rFonts w:cs="Times New Roman"/>
          <w:szCs w:val="24"/>
        </w:rPr>
        <w:t xml:space="preserve"> </w:t>
      </w:r>
      <w:r w:rsidR="003B3F48">
        <w:rPr>
          <w:rFonts w:cs="Times New Roman"/>
          <w:szCs w:val="24"/>
        </w:rPr>
        <w:t>have any opinion about that?</w:t>
      </w:r>
    </w:p>
    <w:p w:rsidR="00D26606" w:rsidRPr="00D26606" w:rsidRDefault="00D26606" w:rsidP="00D26606">
      <w:pPr>
        <w:autoSpaceDE w:val="0"/>
        <w:autoSpaceDN w:val="0"/>
        <w:adjustRightInd w:val="0"/>
        <w:spacing w:after="0" w:line="240" w:lineRule="auto"/>
        <w:rPr>
          <w:rFonts w:cs="Times New Roman"/>
          <w:szCs w:val="24"/>
        </w:rPr>
      </w:pPr>
    </w:p>
    <w:p w:rsidR="00797F53" w:rsidRDefault="0025443F" w:rsidP="00CC67C5">
      <w:pPr>
        <w:pStyle w:val="ListParagraph"/>
        <w:numPr>
          <w:ilvl w:val="0"/>
          <w:numId w:val="7"/>
        </w:numPr>
        <w:autoSpaceDE w:val="0"/>
        <w:autoSpaceDN w:val="0"/>
        <w:adjustRightInd w:val="0"/>
        <w:spacing w:after="0" w:line="240" w:lineRule="auto"/>
        <w:rPr>
          <w:rFonts w:cs="Times New Roman"/>
          <w:szCs w:val="24"/>
        </w:rPr>
      </w:pPr>
      <w:r>
        <w:rPr>
          <w:rFonts w:cs="Times New Roman"/>
          <w:i/>
          <w:szCs w:val="24"/>
        </w:rPr>
        <w:t>S</w:t>
      </w:r>
      <w:r w:rsidR="00B72445">
        <w:rPr>
          <w:rFonts w:cs="Times New Roman"/>
          <w:i/>
          <w:szCs w:val="24"/>
        </w:rPr>
        <w:t>upport for military action</w:t>
      </w:r>
      <w:r w:rsidR="00FD4ABD">
        <w:rPr>
          <w:rFonts w:cs="Times New Roman"/>
          <w:szCs w:val="24"/>
        </w:rPr>
        <w:t xml:space="preserve"> </w:t>
      </w:r>
    </w:p>
    <w:p w:rsidR="00F860AB" w:rsidRPr="007368B1" w:rsidRDefault="00B4561F" w:rsidP="007368B1">
      <w:pPr>
        <w:pStyle w:val="ListParagraph"/>
        <w:autoSpaceDE w:val="0"/>
        <w:autoSpaceDN w:val="0"/>
        <w:adjustRightInd w:val="0"/>
        <w:spacing w:after="0" w:line="240" w:lineRule="auto"/>
        <w:rPr>
          <w:rFonts w:cs="Times New Roman"/>
          <w:szCs w:val="24"/>
        </w:rPr>
      </w:pPr>
      <w:r w:rsidRPr="00AF5A95">
        <w:rPr>
          <w:rFonts w:cs="Times New Roman"/>
          <w:szCs w:val="24"/>
        </w:rPr>
        <w:t xml:space="preserve">The index is constructed as the average of the mean of </w:t>
      </w:r>
      <w:r w:rsidR="000502F9">
        <w:rPr>
          <w:rFonts w:cs="Times New Roman"/>
          <w:szCs w:val="24"/>
        </w:rPr>
        <w:t xml:space="preserve">militarism, </w:t>
      </w:r>
      <w:r w:rsidR="00A12CAF">
        <w:rPr>
          <w:rFonts w:cs="Times New Roman"/>
          <w:szCs w:val="24"/>
        </w:rPr>
        <w:t xml:space="preserve">and mean of </w:t>
      </w:r>
      <w:r w:rsidR="00570806">
        <w:rPr>
          <w:rFonts w:cs="Times New Roman"/>
          <w:szCs w:val="24"/>
        </w:rPr>
        <w:t xml:space="preserve">circumstances where </w:t>
      </w:r>
      <w:r w:rsidR="00986F27">
        <w:rPr>
          <w:rFonts w:cs="Times New Roman"/>
          <w:szCs w:val="24"/>
        </w:rPr>
        <w:t>military</w:t>
      </w:r>
      <w:r w:rsidR="00570806">
        <w:rPr>
          <w:rFonts w:cs="Times New Roman"/>
          <w:szCs w:val="24"/>
        </w:rPr>
        <w:t xml:space="preserve"> is justified</w:t>
      </w:r>
      <w:r w:rsidR="00986F27">
        <w:rPr>
          <w:rFonts w:cs="Times New Roman"/>
          <w:szCs w:val="24"/>
        </w:rPr>
        <w:t xml:space="preserve"> minus</w:t>
      </w:r>
      <w:r w:rsidR="007368B1">
        <w:rPr>
          <w:rFonts w:cs="Times New Roman"/>
          <w:szCs w:val="24"/>
        </w:rPr>
        <w:t xml:space="preserve"> overall</w:t>
      </w:r>
      <w:r w:rsidR="00986F27">
        <w:rPr>
          <w:rFonts w:cs="Times New Roman"/>
          <w:szCs w:val="24"/>
        </w:rPr>
        <w:t xml:space="preserve"> </w:t>
      </w:r>
      <w:r w:rsidR="00610C57">
        <w:rPr>
          <w:rFonts w:cs="Times New Roman"/>
          <w:szCs w:val="24"/>
        </w:rPr>
        <w:t>thinking that military use is unjustified.</w:t>
      </w:r>
    </w:p>
    <w:p w:rsidR="00B4561F" w:rsidRPr="00F860AB" w:rsidRDefault="00A12CAF" w:rsidP="008D0CD6">
      <w:pPr>
        <w:pStyle w:val="ListParagraph"/>
        <w:numPr>
          <w:ilvl w:val="1"/>
          <w:numId w:val="7"/>
        </w:numPr>
        <w:autoSpaceDE w:val="0"/>
        <w:autoSpaceDN w:val="0"/>
        <w:adjustRightInd w:val="0"/>
        <w:spacing w:after="0" w:line="240" w:lineRule="auto"/>
        <w:rPr>
          <w:rFonts w:cs="Times New Roman"/>
          <w:szCs w:val="24"/>
        </w:rPr>
      </w:pPr>
      <w:r w:rsidRPr="00A12CAF">
        <w:rPr>
          <w:rFonts w:cs="Times New Roman"/>
          <w:szCs w:val="24"/>
          <w:u w:val="single"/>
        </w:rPr>
        <w:t>Militarism</w:t>
      </w:r>
      <w:r>
        <w:rPr>
          <w:rFonts w:cs="Times New Roman"/>
          <w:szCs w:val="24"/>
        </w:rPr>
        <w:t xml:space="preserve">: </w:t>
      </w:r>
      <w:r w:rsidR="00B4561F" w:rsidRPr="00F860AB">
        <w:rPr>
          <w:rFonts w:cs="Times New Roman"/>
          <w:szCs w:val="24"/>
        </w:rPr>
        <w:t>How strongly would you agree or disagree with the following statements?</w:t>
      </w:r>
    </w:p>
    <w:p w:rsidR="008D0CD6" w:rsidRDefault="00B4561F" w:rsidP="008D0CD6">
      <w:pPr>
        <w:pStyle w:val="ListParagraph"/>
        <w:numPr>
          <w:ilvl w:val="2"/>
          <w:numId w:val="7"/>
        </w:numPr>
        <w:autoSpaceDE w:val="0"/>
        <w:autoSpaceDN w:val="0"/>
        <w:adjustRightInd w:val="0"/>
        <w:spacing w:after="0" w:line="240" w:lineRule="auto"/>
        <w:rPr>
          <w:rFonts w:cs="Times New Roman"/>
          <w:szCs w:val="24"/>
        </w:rPr>
      </w:pPr>
      <w:r w:rsidRPr="00AF5A95">
        <w:rPr>
          <w:rFonts w:cs="Times New Roman"/>
          <w:szCs w:val="24"/>
        </w:rPr>
        <w:t xml:space="preserve">My country should strengthen its military power, </w:t>
      </w:r>
    </w:p>
    <w:p w:rsidR="008D0CD6" w:rsidRDefault="00B4561F" w:rsidP="008D0CD6">
      <w:pPr>
        <w:pStyle w:val="ListParagraph"/>
        <w:numPr>
          <w:ilvl w:val="2"/>
          <w:numId w:val="7"/>
        </w:numPr>
        <w:autoSpaceDE w:val="0"/>
        <w:autoSpaceDN w:val="0"/>
        <w:adjustRightInd w:val="0"/>
        <w:spacing w:after="0" w:line="240" w:lineRule="auto"/>
        <w:rPr>
          <w:rFonts w:cs="Times New Roman"/>
          <w:szCs w:val="24"/>
        </w:rPr>
      </w:pPr>
      <w:r w:rsidRPr="008D0CD6">
        <w:rPr>
          <w:rFonts w:cs="Times New Roman"/>
          <w:szCs w:val="24"/>
        </w:rPr>
        <w:t xml:space="preserve">EU countries may sometimes have to use force without a UN mandate. </w:t>
      </w:r>
    </w:p>
    <w:p w:rsidR="008D0CD6" w:rsidRDefault="003C465D" w:rsidP="008D0CD6">
      <w:pPr>
        <w:pStyle w:val="ListParagraph"/>
        <w:numPr>
          <w:ilvl w:val="1"/>
          <w:numId w:val="7"/>
        </w:numPr>
        <w:autoSpaceDE w:val="0"/>
        <w:autoSpaceDN w:val="0"/>
        <w:adjustRightInd w:val="0"/>
        <w:spacing w:after="0" w:line="240" w:lineRule="auto"/>
        <w:rPr>
          <w:rFonts w:cs="Times New Roman"/>
          <w:szCs w:val="24"/>
        </w:rPr>
      </w:pPr>
      <w:r>
        <w:rPr>
          <w:rFonts w:cs="Times New Roman"/>
          <w:szCs w:val="24"/>
          <w:u w:val="single"/>
        </w:rPr>
        <w:t xml:space="preserve">Circumstances Where </w:t>
      </w:r>
      <w:r w:rsidR="00610C57" w:rsidRPr="00610C57">
        <w:rPr>
          <w:rFonts w:cs="Times New Roman"/>
          <w:szCs w:val="24"/>
          <w:u w:val="single"/>
        </w:rPr>
        <w:t>Military Use is Justified</w:t>
      </w:r>
      <w:r w:rsidR="00610C57">
        <w:rPr>
          <w:rFonts w:cs="Times New Roman"/>
          <w:szCs w:val="24"/>
        </w:rPr>
        <w:t>:</w:t>
      </w:r>
      <w:r w:rsidR="00B4561F" w:rsidRPr="008D0CD6">
        <w:rPr>
          <w:rFonts w:cs="Times New Roman"/>
          <w:szCs w:val="24"/>
        </w:rPr>
        <w:t xml:space="preserve"> On a</w:t>
      </w:r>
      <w:r w:rsidR="008D0CD6">
        <w:rPr>
          <w:rFonts w:cs="Times New Roman"/>
          <w:szCs w:val="24"/>
        </w:rPr>
        <w:t xml:space="preserve"> </w:t>
      </w:r>
      <w:r w:rsidR="00B4561F" w:rsidRPr="008D0CD6">
        <w:rPr>
          <w:rFonts w:cs="Times New Roman"/>
          <w:szCs w:val="24"/>
        </w:rPr>
        <w:t>scale from 0 to 10, where 0 is completely unjustifiable, 10 is completely justifiable, and 5 is exactly in the</w:t>
      </w:r>
      <w:r w:rsidR="008D0CD6">
        <w:rPr>
          <w:rFonts w:cs="Times New Roman"/>
          <w:szCs w:val="24"/>
        </w:rPr>
        <w:t xml:space="preserve"> </w:t>
      </w:r>
      <w:r w:rsidR="00B4561F" w:rsidRPr="008D0CD6">
        <w:rPr>
          <w:rFonts w:cs="Times New Roman"/>
          <w:szCs w:val="24"/>
        </w:rPr>
        <w:t>middle, how justifiable would you say military intervention by EU countries for each of the following</w:t>
      </w:r>
      <w:r w:rsidR="008D0CD6">
        <w:rPr>
          <w:rFonts w:cs="Times New Roman"/>
          <w:szCs w:val="24"/>
        </w:rPr>
        <w:t xml:space="preserve"> </w:t>
      </w:r>
      <w:r w:rsidR="00B4561F" w:rsidRPr="008D0CD6">
        <w:rPr>
          <w:rFonts w:cs="Times New Roman"/>
          <w:szCs w:val="24"/>
        </w:rPr>
        <w:t xml:space="preserve">purposes could be, or do you have any opinion about that? </w:t>
      </w:r>
    </w:p>
    <w:p w:rsidR="00405759" w:rsidRDefault="00B4561F" w:rsidP="00405759">
      <w:pPr>
        <w:pStyle w:val="ListParagraph"/>
        <w:numPr>
          <w:ilvl w:val="2"/>
          <w:numId w:val="7"/>
        </w:numPr>
        <w:autoSpaceDE w:val="0"/>
        <w:autoSpaceDN w:val="0"/>
        <w:adjustRightInd w:val="0"/>
        <w:spacing w:after="0" w:line="240" w:lineRule="auto"/>
        <w:rPr>
          <w:rFonts w:cs="Times New Roman"/>
          <w:szCs w:val="24"/>
        </w:rPr>
      </w:pPr>
      <w:r w:rsidRPr="008D0CD6">
        <w:rPr>
          <w:rFonts w:cs="Times New Roman"/>
          <w:szCs w:val="24"/>
        </w:rPr>
        <w:t>To prevent genocide in other countries,</w:t>
      </w:r>
    </w:p>
    <w:p w:rsidR="00405759" w:rsidRDefault="00B4561F" w:rsidP="00405759">
      <w:pPr>
        <w:pStyle w:val="ListParagraph"/>
        <w:numPr>
          <w:ilvl w:val="2"/>
          <w:numId w:val="7"/>
        </w:numPr>
        <w:autoSpaceDE w:val="0"/>
        <w:autoSpaceDN w:val="0"/>
        <w:adjustRightInd w:val="0"/>
        <w:spacing w:after="0" w:line="240" w:lineRule="auto"/>
        <w:rPr>
          <w:rFonts w:cs="Times New Roman"/>
          <w:szCs w:val="24"/>
        </w:rPr>
      </w:pPr>
      <w:r w:rsidRPr="00405759">
        <w:rPr>
          <w:rFonts w:cs="Times New Roman"/>
          <w:szCs w:val="24"/>
        </w:rPr>
        <w:t>To remove the threat of weapons of mass destruction, 12</w:t>
      </w:r>
      <w:r w:rsidR="00405759">
        <w:rPr>
          <w:rFonts w:cs="Times New Roman"/>
          <w:szCs w:val="24"/>
        </w:rPr>
        <w:t>c) To defend economic interests</w:t>
      </w:r>
      <w:r w:rsidRPr="00405759">
        <w:rPr>
          <w:rFonts w:cs="Times New Roman"/>
          <w:szCs w:val="24"/>
        </w:rPr>
        <w:t xml:space="preserve"> </w:t>
      </w:r>
    </w:p>
    <w:p w:rsidR="00B4561F" w:rsidRDefault="00B4561F" w:rsidP="00405759">
      <w:pPr>
        <w:pStyle w:val="ListParagraph"/>
        <w:numPr>
          <w:ilvl w:val="2"/>
          <w:numId w:val="7"/>
        </w:numPr>
        <w:autoSpaceDE w:val="0"/>
        <w:autoSpaceDN w:val="0"/>
        <w:adjustRightInd w:val="0"/>
        <w:spacing w:after="0" w:line="240" w:lineRule="auto"/>
        <w:rPr>
          <w:rFonts w:cs="Times New Roman"/>
          <w:szCs w:val="24"/>
        </w:rPr>
      </w:pPr>
      <w:r w:rsidRPr="00405759">
        <w:rPr>
          <w:rFonts w:cs="Times New Roman"/>
          <w:szCs w:val="24"/>
        </w:rPr>
        <w:t>To</w:t>
      </w:r>
      <w:r w:rsidR="00405759">
        <w:rPr>
          <w:rFonts w:cs="Times New Roman"/>
          <w:szCs w:val="24"/>
        </w:rPr>
        <w:t xml:space="preserve"> </w:t>
      </w:r>
      <w:r w:rsidRPr="00405759">
        <w:rPr>
          <w:rFonts w:cs="Times New Roman"/>
          <w:szCs w:val="24"/>
        </w:rPr>
        <w:t>defend another EU country against military attack.</w:t>
      </w:r>
    </w:p>
    <w:p w:rsidR="00DA1D5B" w:rsidRDefault="00610C57" w:rsidP="0048501C">
      <w:pPr>
        <w:pStyle w:val="ListParagraph"/>
        <w:numPr>
          <w:ilvl w:val="1"/>
          <w:numId w:val="7"/>
        </w:numPr>
        <w:autoSpaceDE w:val="0"/>
        <w:autoSpaceDN w:val="0"/>
        <w:adjustRightInd w:val="0"/>
        <w:spacing w:after="0" w:line="240" w:lineRule="auto"/>
        <w:rPr>
          <w:rFonts w:cs="Times New Roman"/>
          <w:szCs w:val="24"/>
        </w:rPr>
      </w:pPr>
      <w:r w:rsidRPr="00610C57">
        <w:rPr>
          <w:rFonts w:cs="Times New Roman"/>
          <w:szCs w:val="24"/>
          <w:u w:val="single"/>
        </w:rPr>
        <w:t>Military Use Isn’t Justified</w:t>
      </w:r>
      <w:r>
        <w:rPr>
          <w:rFonts w:cs="Times New Roman"/>
          <w:szCs w:val="24"/>
        </w:rPr>
        <w:t>:</w:t>
      </w:r>
      <w:r w:rsidR="0048501C">
        <w:rPr>
          <w:rFonts w:cs="Times New Roman"/>
          <w:szCs w:val="24"/>
        </w:rPr>
        <w:t xml:space="preserve"> </w:t>
      </w:r>
      <w:r w:rsidR="0048501C" w:rsidRPr="00F860AB">
        <w:rPr>
          <w:rFonts w:cs="Times New Roman"/>
          <w:szCs w:val="24"/>
        </w:rPr>
        <w:t>How strongly would you agree or disagree with the following statements?</w:t>
      </w:r>
    </w:p>
    <w:p w:rsidR="007C6BE7" w:rsidRPr="0048501C" w:rsidRDefault="007C6BE7" w:rsidP="00DA1D5B">
      <w:pPr>
        <w:pStyle w:val="ListParagraph"/>
        <w:numPr>
          <w:ilvl w:val="2"/>
          <w:numId w:val="7"/>
        </w:numPr>
        <w:autoSpaceDE w:val="0"/>
        <w:autoSpaceDN w:val="0"/>
        <w:adjustRightInd w:val="0"/>
        <w:spacing w:after="0" w:line="240" w:lineRule="auto"/>
        <w:rPr>
          <w:rFonts w:cs="Times New Roman"/>
          <w:szCs w:val="24"/>
        </w:rPr>
      </w:pPr>
      <w:r w:rsidRPr="0048501C">
        <w:rPr>
          <w:rFonts w:cs="Times New Roman"/>
          <w:szCs w:val="24"/>
        </w:rPr>
        <w:t xml:space="preserve">Military action by EU countries is never </w:t>
      </w:r>
      <w:r w:rsidR="00F127A0">
        <w:rPr>
          <w:rFonts w:cs="Times New Roman"/>
          <w:szCs w:val="24"/>
        </w:rPr>
        <w:t>justifiable</w:t>
      </w:r>
      <w:r w:rsidRPr="0048501C">
        <w:rPr>
          <w:rFonts w:cs="Times New Roman"/>
          <w:szCs w:val="24"/>
        </w:rPr>
        <w:t xml:space="preserve"> </w:t>
      </w:r>
    </w:p>
    <w:p w:rsidR="00D26606" w:rsidRPr="00F127A0" w:rsidRDefault="00D26606" w:rsidP="00F127A0">
      <w:pPr>
        <w:autoSpaceDE w:val="0"/>
        <w:autoSpaceDN w:val="0"/>
        <w:adjustRightInd w:val="0"/>
        <w:spacing w:after="0" w:line="240" w:lineRule="auto"/>
        <w:rPr>
          <w:rFonts w:cs="Times New Roman"/>
          <w:szCs w:val="24"/>
        </w:rPr>
      </w:pPr>
    </w:p>
    <w:p w:rsidR="00405759" w:rsidRDefault="00B4561F" w:rsidP="00CC67C5">
      <w:pPr>
        <w:pStyle w:val="ListParagraph"/>
        <w:numPr>
          <w:ilvl w:val="0"/>
          <w:numId w:val="7"/>
        </w:numPr>
        <w:autoSpaceDE w:val="0"/>
        <w:autoSpaceDN w:val="0"/>
        <w:adjustRightInd w:val="0"/>
        <w:spacing w:after="0" w:line="240" w:lineRule="auto"/>
        <w:rPr>
          <w:rFonts w:cs="Times New Roman"/>
          <w:szCs w:val="24"/>
        </w:rPr>
      </w:pPr>
      <w:r w:rsidRPr="00405759">
        <w:rPr>
          <w:rFonts w:cs="Times New Roman"/>
          <w:i/>
          <w:szCs w:val="24"/>
        </w:rPr>
        <w:t>General Enlargement</w:t>
      </w:r>
      <w:r w:rsidR="00FD4ABD" w:rsidRPr="004F4F82">
        <w:rPr>
          <w:rFonts w:cs="Times New Roman"/>
          <w:szCs w:val="24"/>
        </w:rPr>
        <w:t xml:space="preserve"> [</w:t>
      </w:r>
      <w:r w:rsidR="00FD4ABD">
        <w:rPr>
          <w:rFonts w:cs="Times New Roman"/>
          <w:szCs w:val="24"/>
        </w:rPr>
        <w:t>1</w:t>
      </w:r>
      <w:r w:rsidR="00FD4ABD" w:rsidRPr="004F4F82">
        <w:rPr>
          <w:rFonts w:cs="Times New Roman"/>
          <w:szCs w:val="24"/>
        </w:rPr>
        <w:t>]</w:t>
      </w:r>
    </w:p>
    <w:p w:rsidR="00B4561F" w:rsidRPr="00405759" w:rsidRDefault="00B4561F" w:rsidP="00FD4ABD">
      <w:pPr>
        <w:pStyle w:val="ListParagraph"/>
        <w:numPr>
          <w:ilvl w:val="1"/>
          <w:numId w:val="7"/>
        </w:numPr>
        <w:autoSpaceDE w:val="0"/>
        <w:autoSpaceDN w:val="0"/>
        <w:adjustRightInd w:val="0"/>
        <w:spacing w:after="0" w:line="240" w:lineRule="auto"/>
        <w:rPr>
          <w:rFonts w:cs="Times New Roman"/>
          <w:szCs w:val="24"/>
        </w:rPr>
      </w:pPr>
      <w:r w:rsidRPr="00AF5A95">
        <w:rPr>
          <w:rFonts w:cs="Times New Roman"/>
          <w:szCs w:val="24"/>
        </w:rPr>
        <w:t>How strongly would you agree or disagree with each of the</w:t>
      </w:r>
      <w:r w:rsidR="00405759">
        <w:rPr>
          <w:rFonts w:cs="Times New Roman"/>
          <w:szCs w:val="24"/>
        </w:rPr>
        <w:t xml:space="preserve"> </w:t>
      </w:r>
      <w:r w:rsidRPr="00405759">
        <w:rPr>
          <w:rFonts w:cs="Times New Roman"/>
          <w:szCs w:val="24"/>
        </w:rPr>
        <w:t>following statements? Additional countries that meet all the political and economic conditions for</w:t>
      </w:r>
      <w:r w:rsidR="00405759">
        <w:rPr>
          <w:rFonts w:cs="Times New Roman"/>
          <w:szCs w:val="24"/>
        </w:rPr>
        <w:t xml:space="preserve"> </w:t>
      </w:r>
      <w:r w:rsidRPr="00405759">
        <w:rPr>
          <w:rFonts w:cs="Times New Roman"/>
          <w:szCs w:val="24"/>
        </w:rPr>
        <w:t>membership 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504EC5" w:rsidRDefault="00B4561F" w:rsidP="00CC67C5">
      <w:pPr>
        <w:pStyle w:val="ListParagraph"/>
        <w:numPr>
          <w:ilvl w:val="0"/>
          <w:numId w:val="7"/>
        </w:numPr>
        <w:autoSpaceDE w:val="0"/>
        <w:autoSpaceDN w:val="0"/>
        <w:adjustRightInd w:val="0"/>
        <w:spacing w:after="0" w:line="240" w:lineRule="auto"/>
        <w:rPr>
          <w:rFonts w:cs="Times New Roman"/>
          <w:szCs w:val="24"/>
        </w:rPr>
      </w:pPr>
      <w:r w:rsidRPr="00405759">
        <w:rPr>
          <w:rFonts w:cs="Times New Roman"/>
          <w:i/>
          <w:szCs w:val="24"/>
        </w:rPr>
        <w:t>Turkey Enlargement</w:t>
      </w:r>
      <w:r w:rsidR="00DC5D3C" w:rsidRPr="004F4F82">
        <w:rPr>
          <w:rFonts w:cs="Times New Roman"/>
          <w:szCs w:val="24"/>
        </w:rPr>
        <w:t xml:space="preserve"> [</w:t>
      </w:r>
      <w:r w:rsidR="00DC5D3C">
        <w:rPr>
          <w:rFonts w:cs="Times New Roman"/>
          <w:szCs w:val="24"/>
        </w:rPr>
        <w:t>1</w:t>
      </w:r>
      <w:r w:rsidR="00DC5D3C" w:rsidRPr="004F4F82">
        <w:rPr>
          <w:rFonts w:cs="Times New Roman"/>
          <w:szCs w:val="24"/>
        </w:rPr>
        <w:t>]</w:t>
      </w:r>
    </w:p>
    <w:p w:rsidR="00B4561F" w:rsidRPr="00504EC5" w:rsidRDefault="00B4561F" w:rsidP="00DC5D3C">
      <w:pPr>
        <w:pStyle w:val="ListParagraph"/>
        <w:numPr>
          <w:ilvl w:val="1"/>
          <w:numId w:val="7"/>
        </w:numPr>
        <w:autoSpaceDE w:val="0"/>
        <w:autoSpaceDN w:val="0"/>
        <w:adjustRightInd w:val="0"/>
        <w:spacing w:after="0" w:line="240" w:lineRule="auto"/>
        <w:rPr>
          <w:rFonts w:cs="Times New Roman"/>
          <w:szCs w:val="24"/>
        </w:rPr>
      </w:pPr>
      <w:r w:rsidRPr="00AF5A95">
        <w:rPr>
          <w:rFonts w:cs="Times New Roman"/>
          <w:szCs w:val="24"/>
        </w:rPr>
        <w:t>How strongly would you agree or disagree with each of the</w:t>
      </w:r>
      <w:r w:rsidR="00504EC5">
        <w:rPr>
          <w:rFonts w:cs="Times New Roman"/>
          <w:szCs w:val="24"/>
        </w:rPr>
        <w:t xml:space="preserve"> </w:t>
      </w:r>
      <w:r w:rsidRPr="00504EC5">
        <w:rPr>
          <w:rFonts w:cs="Times New Roman"/>
          <w:szCs w:val="24"/>
        </w:rPr>
        <w:t>following statements? If it meets all the political and economic conditions for membership, Turkey</w:t>
      </w:r>
      <w:r w:rsidR="00504EC5">
        <w:rPr>
          <w:rFonts w:cs="Times New Roman"/>
          <w:szCs w:val="24"/>
        </w:rPr>
        <w:t xml:space="preserve"> </w:t>
      </w:r>
      <w:r w:rsidRPr="00504EC5">
        <w:rPr>
          <w:rFonts w:cs="Times New Roman"/>
          <w:szCs w:val="24"/>
        </w:rPr>
        <w:t>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F409DD" w:rsidRDefault="00B4561F" w:rsidP="00CC67C5">
      <w:pPr>
        <w:pStyle w:val="ListParagraph"/>
        <w:numPr>
          <w:ilvl w:val="0"/>
          <w:numId w:val="7"/>
        </w:numPr>
        <w:autoSpaceDE w:val="0"/>
        <w:autoSpaceDN w:val="0"/>
        <w:adjustRightInd w:val="0"/>
        <w:spacing w:after="0" w:line="240" w:lineRule="auto"/>
        <w:rPr>
          <w:rFonts w:cs="Times New Roman"/>
          <w:szCs w:val="24"/>
        </w:rPr>
      </w:pPr>
      <w:r w:rsidRPr="00F409DD">
        <w:rPr>
          <w:rFonts w:cs="Times New Roman"/>
          <w:i/>
          <w:szCs w:val="24"/>
        </w:rPr>
        <w:t>Ukraine Enlargement</w:t>
      </w:r>
      <w:r w:rsidR="00DC5D3C" w:rsidRPr="004F4F82">
        <w:rPr>
          <w:rFonts w:cs="Times New Roman"/>
          <w:szCs w:val="24"/>
        </w:rPr>
        <w:t xml:space="preserve"> [</w:t>
      </w:r>
      <w:r w:rsidR="00DC5D3C">
        <w:rPr>
          <w:rFonts w:cs="Times New Roman"/>
          <w:szCs w:val="24"/>
        </w:rPr>
        <w:t>1</w:t>
      </w:r>
      <w:r w:rsidR="00DC5D3C" w:rsidRPr="004F4F82">
        <w:rPr>
          <w:rFonts w:cs="Times New Roman"/>
          <w:szCs w:val="24"/>
        </w:rPr>
        <w:t>]</w:t>
      </w:r>
    </w:p>
    <w:p w:rsidR="00B4561F" w:rsidRPr="00F409DD" w:rsidRDefault="00B4561F" w:rsidP="00DC5D3C">
      <w:pPr>
        <w:pStyle w:val="ListParagraph"/>
        <w:numPr>
          <w:ilvl w:val="1"/>
          <w:numId w:val="7"/>
        </w:numPr>
        <w:autoSpaceDE w:val="0"/>
        <w:autoSpaceDN w:val="0"/>
        <w:adjustRightInd w:val="0"/>
        <w:spacing w:after="0" w:line="240" w:lineRule="auto"/>
        <w:rPr>
          <w:rFonts w:cs="Times New Roman"/>
          <w:szCs w:val="24"/>
        </w:rPr>
      </w:pPr>
      <w:r w:rsidRPr="00AF5A95">
        <w:rPr>
          <w:rFonts w:cs="Times New Roman"/>
          <w:szCs w:val="24"/>
        </w:rPr>
        <w:t>How strongly would you agree or disagree with each of the</w:t>
      </w:r>
      <w:r w:rsidR="00F409DD">
        <w:rPr>
          <w:rFonts w:cs="Times New Roman"/>
          <w:szCs w:val="24"/>
        </w:rPr>
        <w:t xml:space="preserve"> </w:t>
      </w:r>
      <w:r w:rsidRPr="00F409DD">
        <w:rPr>
          <w:rFonts w:cs="Times New Roman"/>
          <w:szCs w:val="24"/>
        </w:rPr>
        <w:t>following statements? If it meets all the political and economic conditions for membership, Ukraine</w:t>
      </w:r>
      <w:r w:rsidR="00F409DD">
        <w:rPr>
          <w:rFonts w:cs="Times New Roman"/>
          <w:szCs w:val="24"/>
        </w:rPr>
        <w:t xml:space="preserve"> </w:t>
      </w:r>
      <w:r w:rsidRPr="00F409DD">
        <w:rPr>
          <w:rFonts w:cs="Times New Roman"/>
          <w:szCs w:val="24"/>
        </w:rPr>
        <w:t>should be admitted to the EU.</w:t>
      </w:r>
    </w:p>
    <w:p w:rsidR="00D26606" w:rsidRPr="00D26606" w:rsidRDefault="00D26606" w:rsidP="00D26606">
      <w:pPr>
        <w:pStyle w:val="ListParagraph"/>
        <w:autoSpaceDE w:val="0"/>
        <w:autoSpaceDN w:val="0"/>
        <w:adjustRightInd w:val="0"/>
        <w:spacing w:after="0" w:line="240" w:lineRule="auto"/>
        <w:rPr>
          <w:rFonts w:cs="Times New Roman"/>
          <w:szCs w:val="24"/>
        </w:rPr>
      </w:pPr>
    </w:p>
    <w:p w:rsidR="00CD154C" w:rsidRDefault="00B4561F" w:rsidP="00CC67C5">
      <w:pPr>
        <w:pStyle w:val="ListParagraph"/>
        <w:numPr>
          <w:ilvl w:val="0"/>
          <w:numId w:val="7"/>
        </w:numPr>
        <w:autoSpaceDE w:val="0"/>
        <w:autoSpaceDN w:val="0"/>
        <w:adjustRightInd w:val="0"/>
        <w:spacing w:after="0" w:line="240" w:lineRule="auto"/>
        <w:rPr>
          <w:rFonts w:cs="Times New Roman"/>
          <w:szCs w:val="24"/>
        </w:rPr>
      </w:pPr>
      <w:r w:rsidRPr="00CD154C">
        <w:rPr>
          <w:rFonts w:cs="Times New Roman"/>
          <w:i/>
          <w:szCs w:val="24"/>
        </w:rPr>
        <w:t>Croatia Enlargement</w:t>
      </w:r>
      <w:r w:rsidR="00FF0869" w:rsidRPr="004F4F82">
        <w:rPr>
          <w:rFonts w:cs="Times New Roman"/>
          <w:szCs w:val="24"/>
        </w:rPr>
        <w:t xml:space="preserve"> [</w:t>
      </w:r>
      <w:r w:rsidR="00FF0869">
        <w:rPr>
          <w:rFonts w:cs="Times New Roman"/>
          <w:szCs w:val="24"/>
        </w:rPr>
        <w:t>1</w:t>
      </w:r>
      <w:r w:rsidR="00FF0869" w:rsidRPr="004F4F82">
        <w:rPr>
          <w:rFonts w:cs="Times New Roman"/>
          <w:szCs w:val="24"/>
        </w:rPr>
        <w:t>]</w:t>
      </w:r>
    </w:p>
    <w:p w:rsidR="00AD57AA" w:rsidRDefault="00B4561F" w:rsidP="00FF0869">
      <w:pPr>
        <w:pStyle w:val="ListParagraph"/>
        <w:numPr>
          <w:ilvl w:val="1"/>
          <w:numId w:val="7"/>
        </w:numPr>
        <w:autoSpaceDE w:val="0"/>
        <w:autoSpaceDN w:val="0"/>
        <w:adjustRightInd w:val="0"/>
        <w:spacing w:after="0" w:line="240" w:lineRule="auto"/>
        <w:rPr>
          <w:rFonts w:cs="Times New Roman"/>
          <w:szCs w:val="24"/>
        </w:rPr>
      </w:pPr>
      <w:r w:rsidRPr="00AF5A95">
        <w:rPr>
          <w:rFonts w:cs="Times New Roman"/>
          <w:szCs w:val="24"/>
        </w:rPr>
        <w:t>How strongly would you agree or disagree with each of the</w:t>
      </w:r>
      <w:r w:rsidR="00CD154C">
        <w:rPr>
          <w:rFonts w:cs="Times New Roman"/>
          <w:szCs w:val="24"/>
        </w:rPr>
        <w:t xml:space="preserve"> </w:t>
      </w:r>
      <w:r w:rsidRPr="00CD154C">
        <w:rPr>
          <w:rFonts w:cs="Times New Roman"/>
          <w:szCs w:val="24"/>
        </w:rPr>
        <w:t>following statements? If it meets all the political and economic conditions for membership, Croatia</w:t>
      </w:r>
      <w:r w:rsidR="00CD154C">
        <w:rPr>
          <w:rFonts w:cs="Times New Roman"/>
          <w:szCs w:val="24"/>
        </w:rPr>
        <w:t xml:space="preserve"> </w:t>
      </w:r>
      <w:r w:rsidRPr="00CD154C">
        <w:rPr>
          <w:rFonts w:cs="Times New Roman"/>
          <w:szCs w:val="24"/>
        </w:rPr>
        <w:t>should be admitted to the EU.</w:t>
      </w:r>
    </w:p>
    <w:p w:rsidR="00AD57AA" w:rsidRDefault="00AD57AA" w:rsidP="00AD57AA">
      <w:pPr>
        <w:autoSpaceDE w:val="0"/>
        <w:autoSpaceDN w:val="0"/>
        <w:adjustRightInd w:val="0"/>
        <w:spacing w:after="0" w:line="240" w:lineRule="auto"/>
        <w:rPr>
          <w:rFonts w:cs="Times New Roman"/>
          <w:i/>
          <w:szCs w:val="24"/>
        </w:rPr>
      </w:pPr>
    </w:p>
    <w:p w:rsidR="00AD57AA" w:rsidRPr="00DA6B25" w:rsidRDefault="00B4561F" w:rsidP="00DA6B25">
      <w:pPr>
        <w:pStyle w:val="ListParagraph"/>
        <w:numPr>
          <w:ilvl w:val="0"/>
          <w:numId w:val="7"/>
        </w:numPr>
        <w:autoSpaceDE w:val="0"/>
        <w:autoSpaceDN w:val="0"/>
        <w:adjustRightInd w:val="0"/>
        <w:spacing w:after="0" w:line="240" w:lineRule="auto"/>
        <w:rPr>
          <w:rFonts w:cs="Times New Roman"/>
          <w:szCs w:val="24"/>
        </w:rPr>
      </w:pPr>
      <w:r w:rsidRPr="00DA6B25">
        <w:rPr>
          <w:rFonts w:cs="Times New Roman"/>
          <w:i/>
          <w:szCs w:val="24"/>
        </w:rPr>
        <w:t>Level of Decision Making</w:t>
      </w:r>
      <w:r w:rsidR="00A03AC8" w:rsidRPr="004F4F82">
        <w:rPr>
          <w:rFonts w:cs="Times New Roman"/>
          <w:szCs w:val="24"/>
        </w:rPr>
        <w:t xml:space="preserve"> [</w:t>
      </w:r>
      <w:r w:rsidR="00A03AC8">
        <w:rPr>
          <w:rFonts w:cs="Times New Roman"/>
          <w:szCs w:val="24"/>
        </w:rPr>
        <w:t>9</w:t>
      </w:r>
      <w:r w:rsidR="00A03AC8" w:rsidRPr="004F4F82">
        <w:rPr>
          <w:rFonts w:cs="Times New Roman"/>
          <w:szCs w:val="24"/>
        </w:rPr>
        <w:t>]</w:t>
      </w:r>
    </w:p>
    <w:p w:rsidR="007D16EC" w:rsidRDefault="00DE6DCB" w:rsidP="00760DBE">
      <w:pPr>
        <w:pStyle w:val="ListParagraph"/>
        <w:autoSpaceDE w:val="0"/>
        <w:autoSpaceDN w:val="0"/>
        <w:adjustRightInd w:val="0"/>
        <w:spacing w:after="0" w:line="240" w:lineRule="auto"/>
        <w:rPr>
          <w:rFonts w:cs="Times New Roman"/>
          <w:i/>
          <w:szCs w:val="24"/>
        </w:rPr>
      </w:pPr>
      <w:r w:rsidRPr="00760DBE">
        <w:rPr>
          <w:rFonts w:cs="Times New Roman"/>
          <w:szCs w:val="24"/>
        </w:rPr>
        <w:t xml:space="preserve">Mean of </w:t>
      </w:r>
      <w:r w:rsidR="000913DA" w:rsidRPr="00760DBE">
        <w:rPr>
          <w:rFonts w:cs="Times New Roman"/>
          <w:szCs w:val="24"/>
        </w:rPr>
        <w:t>the nine items</w:t>
      </w:r>
      <w:r w:rsidR="00760DBE" w:rsidRPr="00760DBE">
        <w:rPr>
          <w:rFonts w:cs="Times New Roman"/>
          <w:szCs w:val="24"/>
        </w:rPr>
        <w:t>.</w:t>
      </w:r>
      <w:r w:rsidR="00760DBE">
        <w:rPr>
          <w:rFonts w:cs="Times New Roman"/>
          <w:i/>
          <w:szCs w:val="24"/>
        </w:rPr>
        <w:t xml:space="preserve"> </w:t>
      </w:r>
    </w:p>
    <w:p w:rsidR="00591625" w:rsidRPr="00760DBE" w:rsidRDefault="00B4561F" w:rsidP="00760DBE">
      <w:pPr>
        <w:pStyle w:val="ListParagraph"/>
        <w:autoSpaceDE w:val="0"/>
        <w:autoSpaceDN w:val="0"/>
        <w:adjustRightInd w:val="0"/>
        <w:spacing w:after="0" w:line="240" w:lineRule="auto"/>
        <w:rPr>
          <w:rFonts w:cs="Times New Roman"/>
          <w:i/>
          <w:szCs w:val="24"/>
        </w:rPr>
      </w:pPr>
      <w:r w:rsidRPr="00760DBE">
        <w:rPr>
          <w:rFonts w:cs="Times New Roman"/>
          <w:szCs w:val="24"/>
        </w:rPr>
        <w:t>Let’s start with a</w:t>
      </w:r>
      <w:r w:rsidR="00591625" w:rsidRPr="00760DBE">
        <w:rPr>
          <w:rFonts w:cs="Times New Roman"/>
          <w:szCs w:val="24"/>
        </w:rPr>
        <w:t xml:space="preserve"> </w:t>
      </w:r>
      <w:r w:rsidRPr="00760DBE">
        <w:rPr>
          <w:rFonts w:cs="Times New Roman"/>
          <w:szCs w:val="24"/>
        </w:rPr>
        <w:t>scale of 0 to 10, where 0 means that the individual member states make all the decisions, 10 means that</w:t>
      </w:r>
      <w:r w:rsidR="00591625" w:rsidRPr="00760DBE">
        <w:rPr>
          <w:rFonts w:cs="Times New Roman"/>
          <w:szCs w:val="24"/>
        </w:rPr>
        <w:t xml:space="preserve"> </w:t>
      </w:r>
      <w:r w:rsidRPr="00760DBE">
        <w:rPr>
          <w:rFonts w:cs="Times New Roman"/>
          <w:szCs w:val="24"/>
        </w:rPr>
        <w:t>the EU makes all the decisions, and 5 is exactly in the middle. Higher numbers mean more coordination</w:t>
      </w:r>
      <w:r w:rsidR="00591625" w:rsidRPr="00760DBE">
        <w:rPr>
          <w:rFonts w:cs="Times New Roman"/>
          <w:szCs w:val="24"/>
        </w:rPr>
        <w:t xml:space="preserve"> </w:t>
      </w:r>
      <w:r w:rsidRPr="00760DBE">
        <w:rPr>
          <w:rFonts w:cs="Times New Roman"/>
          <w:szCs w:val="24"/>
        </w:rPr>
        <w:t>between countries, while lower numbers mean more independent decision making by individual</w:t>
      </w:r>
      <w:r w:rsidR="00591625" w:rsidRPr="00760DBE">
        <w:rPr>
          <w:rFonts w:cs="Times New Roman"/>
          <w:szCs w:val="24"/>
        </w:rPr>
        <w:t xml:space="preserve"> </w:t>
      </w:r>
      <w:r w:rsidRPr="00760DBE">
        <w:rPr>
          <w:rFonts w:cs="Times New Roman"/>
          <w:szCs w:val="24"/>
        </w:rPr>
        <w:t>countries. On this 0 to 10 scale, how much of the decision-making in each of the following areas should</w:t>
      </w:r>
      <w:r w:rsidR="00591625" w:rsidRPr="00760DBE">
        <w:rPr>
          <w:rFonts w:cs="Times New Roman"/>
          <w:szCs w:val="24"/>
        </w:rPr>
        <w:t xml:space="preserve"> </w:t>
      </w:r>
      <w:r w:rsidRPr="00760DBE">
        <w:rPr>
          <w:rFonts w:cs="Times New Roman"/>
          <w:szCs w:val="24"/>
        </w:rPr>
        <w:t>be made by the individual member states versus the EU, or do yo</w:t>
      </w:r>
      <w:r w:rsidR="00931650" w:rsidRPr="00760DBE">
        <w:rPr>
          <w:rFonts w:cs="Times New Roman"/>
          <w:szCs w:val="24"/>
        </w:rPr>
        <w:t>u have any opinion about that?</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Immigration</w:t>
      </w:r>
      <w:r w:rsidR="00B4561F" w:rsidRPr="00C61BF0">
        <w:rPr>
          <w:rFonts w:cs="Times New Roman"/>
          <w:szCs w:val="24"/>
        </w:rPr>
        <w:t xml:space="preserve"> </w:t>
      </w:r>
    </w:p>
    <w:p w:rsidR="00C61BF0" w:rsidRDefault="00B4561F" w:rsidP="00C61BF0">
      <w:pPr>
        <w:pStyle w:val="ListParagraph"/>
        <w:numPr>
          <w:ilvl w:val="1"/>
          <w:numId w:val="7"/>
        </w:numPr>
        <w:autoSpaceDE w:val="0"/>
        <w:autoSpaceDN w:val="0"/>
        <w:adjustRightInd w:val="0"/>
        <w:spacing w:after="0" w:line="240" w:lineRule="auto"/>
        <w:rPr>
          <w:rFonts w:cs="Times New Roman"/>
          <w:szCs w:val="24"/>
        </w:rPr>
      </w:pPr>
      <w:r w:rsidRPr="00C61BF0">
        <w:rPr>
          <w:rFonts w:cs="Times New Roman"/>
          <w:szCs w:val="24"/>
        </w:rPr>
        <w:t>I</w:t>
      </w:r>
      <w:r w:rsidR="00DA6B25">
        <w:rPr>
          <w:rFonts w:cs="Times New Roman"/>
          <w:szCs w:val="24"/>
        </w:rPr>
        <w:t>nternational trade</w:t>
      </w:r>
      <w:r w:rsidRPr="00C61BF0">
        <w:rPr>
          <w:rFonts w:cs="Times New Roman"/>
          <w:szCs w:val="24"/>
        </w:rPr>
        <w:t xml:space="preserve"> </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Employment</w:t>
      </w:r>
      <w:r w:rsidR="00B4561F" w:rsidRPr="00C61BF0">
        <w:rPr>
          <w:rFonts w:cs="Times New Roman"/>
          <w:szCs w:val="24"/>
        </w:rPr>
        <w:t xml:space="preserve"> </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Pensions</w:t>
      </w:r>
    </w:p>
    <w:p w:rsidR="00C61BF0" w:rsidRDefault="00DA6B25" w:rsidP="00C61BF0">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Military action</w:t>
      </w:r>
      <w:r w:rsidR="00B4561F" w:rsidRPr="00C61BF0">
        <w:rPr>
          <w:rFonts w:cs="Times New Roman"/>
          <w:szCs w:val="24"/>
        </w:rPr>
        <w:t xml:space="preserve"> </w:t>
      </w:r>
    </w:p>
    <w:p w:rsidR="00736D1D" w:rsidRDefault="00DA6B25" w:rsidP="00736D1D">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Climate change</w:t>
      </w:r>
      <w:r w:rsidR="00B4561F" w:rsidRPr="00736D1D">
        <w:rPr>
          <w:rFonts w:cs="Times New Roman"/>
          <w:szCs w:val="24"/>
        </w:rPr>
        <w:t xml:space="preserve"> </w:t>
      </w:r>
    </w:p>
    <w:p w:rsidR="00736D1D" w:rsidRDefault="00DA6B25" w:rsidP="00736D1D">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Foreign aid</w:t>
      </w:r>
      <w:r w:rsidR="00B4561F" w:rsidRPr="00736D1D">
        <w:rPr>
          <w:rFonts w:cs="Times New Roman"/>
          <w:szCs w:val="24"/>
        </w:rPr>
        <w:t xml:space="preserve"> </w:t>
      </w:r>
    </w:p>
    <w:p w:rsidR="00736D1D" w:rsidRDefault="00DA6B25" w:rsidP="00736D1D">
      <w:pPr>
        <w:pStyle w:val="ListParagraph"/>
        <w:numPr>
          <w:ilvl w:val="1"/>
          <w:numId w:val="7"/>
        </w:numPr>
        <w:autoSpaceDE w:val="0"/>
        <w:autoSpaceDN w:val="0"/>
        <w:adjustRightInd w:val="0"/>
        <w:spacing w:after="0" w:line="240" w:lineRule="auto"/>
        <w:rPr>
          <w:rFonts w:cs="Times New Roman"/>
          <w:szCs w:val="24"/>
        </w:rPr>
      </w:pPr>
      <w:r>
        <w:rPr>
          <w:rFonts w:cs="Times New Roman"/>
          <w:szCs w:val="24"/>
        </w:rPr>
        <w:t>Taxation</w:t>
      </w:r>
    </w:p>
    <w:p w:rsidR="00B4561F" w:rsidRPr="00736D1D" w:rsidRDefault="00B4561F" w:rsidP="00736D1D">
      <w:pPr>
        <w:pStyle w:val="ListParagraph"/>
        <w:numPr>
          <w:ilvl w:val="1"/>
          <w:numId w:val="7"/>
        </w:numPr>
        <w:autoSpaceDE w:val="0"/>
        <w:autoSpaceDN w:val="0"/>
        <w:adjustRightInd w:val="0"/>
        <w:spacing w:after="0" w:line="240" w:lineRule="auto"/>
        <w:rPr>
          <w:rFonts w:cs="Times New Roman"/>
          <w:szCs w:val="24"/>
        </w:rPr>
      </w:pPr>
      <w:r w:rsidRPr="00736D1D">
        <w:rPr>
          <w:rFonts w:cs="Times New Roman"/>
          <w:szCs w:val="24"/>
        </w:rPr>
        <w:t>Energy supply</w:t>
      </w:r>
    </w:p>
    <w:p w:rsidR="00666E6B" w:rsidRPr="00666E6B" w:rsidRDefault="00666E6B" w:rsidP="00666E6B">
      <w:pPr>
        <w:pStyle w:val="ListParagraph"/>
        <w:autoSpaceDE w:val="0"/>
        <w:autoSpaceDN w:val="0"/>
        <w:adjustRightInd w:val="0"/>
        <w:spacing w:after="0" w:line="240" w:lineRule="auto"/>
        <w:rPr>
          <w:rFonts w:cs="Times New Roman"/>
          <w:szCs w:val="24"/>
        </w:rPr>
      </w:pPr>
    </w:p>
    <w:p w:rsidR="00147A5D" w:rsidRPr="00147A5D" w:rsidRDefault="00147A5D" w:rsidP="00CC67C5">
      <w:pPr>
        <w:pStyle w:val="ListParagraph"/>
        <w:numPr>
          <w:ilvl w:val="0"/>
          <w:numId w:val="7"/>
        </w:numPr>
        <w:autoSpaceDE w:val="0"/>
        <w:autoSpaceDN w:val="0"/>
        <w:adjustRightInd w:val="0"/>
        <w:spacing w:after="0" w:line="240" w:lineRule="auto"/>
        <w:rPr>
          <w:rFonts w:cs="Times New Roman"/>
          <w:szCs w:val="24"/>
        </w:rPr>
      </w:pPr>
      <w:r>
        <w:rPr>
          <w:rFonts w:cs="Times New Roman"/>
          <w:i/>
          <w:szCs w:val="24"/>
        </w:rPr>
        <w:t>EU Veto Support</w:t>
      </w:r>
      <w:r w:rsidR="00BC2667" w:rsidRPr="004F4F82">
        <w:rPr>
          <w:rFonts w:cs="Times New Roman"/>
          <w:szCs w:val="24"/>
        </w:rPr>
        <w:t xml:space="preserve"> [</w:t>
      </w:r>
      <w:r w:rsidR="00BC2667">
        <w:rPr>
          <w:rFonts w:cs="Times New Roman"/>
          <w:szCs w:val="24"/>
        </w:rPr>
        <w:t>4</w:t>
      </w:r>
      <w:r w:rsidR="00BC2667" w:rsidRPr="004F4F82">
        <w:rPr>
          <w:rFonts w:cs="Times New Roman"/>
          <w:szCs w:val="24"/>
        </w:rPr>
        <w:t>]</w:t>
      </w:r>
    </w:p>
    <w:p w:rsidR="00B02F71" w:rsidRPr="00BE1040" w:rsidRDefault="00147A5D" w:rsidP="00B02F71">
      <w:pPr>
        <w:pStyle w:val="ListParagraph"/>
        <w:autoSpaceDE w:val="0"/>
        <w:autoSpaceDN w:val="0"/>
        <w:adjustRightInd w:val="0"/>
        <w:spacing w:after="0" w:line="240" w:lineRule="auto"/>
        <w:rPr>
          <w:rFonts w:cs="Times New Roman"/>
          <w:szCs w:val="24"/>
        </w:rPr>
      </w:pPr>
      <w:r w:rsidRPr="00BE1040">
        <w:rPr>
          <w:rFonts w:cs="Times New Roman"/>
          <w:szCs w:val="24"/>
        </w:rPr>
        <w:t>M</w:t>
      </w:r>
      <w:r w:rsidR="00B4561F" w:rsidRPr="00BE1040">
        <w:rPr>
          <w:rFonts w:cs="Times New Roman"/>
          <w:szCs w:val="24"/>
        </w:rPr>
        <w:t xml:space="preserve">ean of </w:t>
      </w:r>
      <w:r w:rsidR="00B02F71" w:rsidRPr="00BE1040">
        <w:rPr>
          <w:rFonts w:cs="Times New Roman"/>
          <w:szCs w:val="24"/>
        </w:rPr>
        <w:t>the four items</w:t>
      </w:r>
      <w:r w:rsidR="00BE1040">
        <w:rPr>
          <w:rFonts w:cs="Times New Roman"/>
          <w:szCs w:val="24"/>
        </w:rPr>
        <w:t>.</w:t>
      </w:r>
    </w:p>
    <w:p w:rsidR="00AF1E10" w:rsidRDefault="00B4561F" w:rsidP="00AF1E10">
      <w:pPr>
        <w:autoSpaceDE w:val="0"/>
        <w:autoSpaceDN w:val="0"/>
        <w:adjustRightInd w:val="0"/>
        <w:spacing w:after="0" w:line="240" w:lineRule="auto"/>
        <w:ind w:left="720"/>
        <w:rPr>
          <w:rFonts w:cs="Times New Roman"/>
          <w:szCs w:val="24"/>
        </w:rPr>
      </w:pPr>
      <w:r w:rsidRPr="0057616B">
        <w:rPr>
          <w:rFonts w:cs="Times New Roman"/>
          <w:szCs w:val="24"/>
        </w:rPr>
        <w:t>Some people think all the</w:t>
      </w:r>
      <w:r w:rsidR="0057616B">
        <w:rPr>
          <w:rFonts w:cs="Times New Roman"/>
          <w:szCs w:val="24"/>
        </w:rPr>
        <w:t xml:space="preserve"> </w:t>
      </w:r>
      <w:r w:rsidRPr="0057616B">
        <w:rPr>
          <w:rFonts w:cs="Times New Roman"/>
          <w:szCs w:val="24"/>
        </w:rPr>
        <w:t>decisions made at the EU level should require only the agreement of a large majority of member states,</w:t>
      </w:r>
      <w:r w:rsidR="0057616B">
        <w:rPr>
          <w:rFonts w:cs="Times New Roman"/>
          <w:szCs w:val="24"/>
        </w:rPr>
        <w:t xml:space="preserve"> </w:t>
      </w:r>
      <w:r w:rsidRPr="0057616B">
        <w:rPr>
          <w:rFonts w:cs="Times New Roman"/>
          <w:szCs w:val="24"/>
        </w:rPr>
        <w:t>representing a large majority of the EU’s population. Suppose these people are at one end of a 0-to-10</w:t>
      </w:r>
      <w:r w:rsidR="0057616B">
        <w:rPr>
          <w:rFonts w:cs="Times New Roman"/>
          <w:szCs w:val="24"/>
        </w:rPr>
        <w:t xml:space="preserve"> </w:t>
      </w:r>
      <w:r w:rsidRPr="0057616B">
        <w:rPr>
          <w:rFonts w:cs="Times New Roman"/>
          <w:szCs w:val="24"/>
        </w:rPr>
        <w:t>scale, at point 0. Other people think all the decisions made at the EU level should require the unanimous</w:t>
      </w:r>
      <w:r w:rsidR="0057616B">
        <w:rPr>
          <w:rFonts w:cs="Times New Roman"/>
          <w:szCs w:val="24"/>
        </w:rPr>
        <w:t xml:space="preserve"> a</w:t>
      </w:r>
      <w:r w:rsidRPr="0057616B">
        <w:rPr>
          <w:rFonts w:cs="Times New Roman"/>
          <w:szCs w:val="24"/>
        </w:rPr>
        <w:t>greement of all the member states. Suppose these people are the other end of the scale, at point 10.</w:t>
      </w:r>
      <w:r w:rsidR="009D4F65">
        <w:rPr>
          <w:rFonts w:cs="Times New Roman"/>
          <w:szCs w:val="24"/>
        </w:rPr>
        <w:t xml:space="preserve"> </w:t>
      </w:r>
      <w:r w:rsidRPr="009D4F65">
        <w:rPr>
          <w:rFonts w:cs="Times New Roman"/>
          <w:szCs w:val="24"/>
        </w:rPr>
        <w:t>People who are exactly in-between are at point 5, and of course other people have opinions at other points</w:t>
      </w:r>
      <w:r w:rsidR="009D4F65">
        <w:rPr>
          <w:rFonts w:cs="Times New Roman"/>
          <w:szCs w:val="24"/>
        </w:rPr>
        <w:t xml:space="preserve"> </w:t>
      </w:r>
      <w:r w:rsidRPr="009D4F65">
        <w:rPr>
          <w:rFonts w:cs="Times New Roman"/>
          <w:szCs w:val="24"/>
        </w:rPr>
        <w:t>between 0 and 10. Where would you place your views on t</w:t>
      </w:r>
      <w:r w:rsidR="00AF1E10">
        <w:rPr>
          <w:rFonts w:cs="Times New Roman"/>
          <w:szCs w:val="24"/>
        </w:rPr>
        <w:t>his scale, when it comes to</w:t>
      </w:r>
      <w:proofErr w:type="gramStart"/>
      <w:r w:rsidR="00AF1E10">
        <w:rPr>
          <w:rFonts w:cs="Times New Roman"/>
          <w:szCs w:val="24"/>
        </w:rPr>
        <w:t>…</w:t>
      </w:r>
      <w:proofErr w:type="gramEnd"/>
    </w:p>
    <w:p w:rsid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Taxation</w:t>
      </w:r>
      <w:r w:rsidR="00EA5E16">
        <w:rPr>
          <w:rFonts w:cs="Times New Roman"/>
          <w:szCs w:val="24"/>
        </w:rPr>
        <w:t xml:space="preserve"> </w:t>
      </w:r>
      <w:r w:rsidRPr="00EA5E16">
        <w:rPr>
          <w:rFonts w:cs="Times New Roman"/>
          <w:szCs w:val="24"/>
        </w:rPr>
        <w:t xml:space="preserve">decisions? </w:t>
      </w:r>
    </w:p>
    <w:p w:rsid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 xml:space="preserve">Social policy decisions? </w:t>
      </w:r>
    </w:p>
    <w:p w:rsid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 xml:space="preserve">Foreign policy decisions? </w:t>
      </w:r>
    </w:p>
    <w:p w:rsidR="00226275" w:rsidRPr="00EA5E16" w:rsidRDefault="00B4561F" w:rsidP="00EA5E16">
      <w:pPr>
        <w:pStyle w:val="ListParagraph"/>
        <w:numPr>
          <w:ilvl w:val="1"/>
          <w:numId w:val="7"/>
        </w:numPr>
        <w:autoSpaceDE w:val="0"/>
        <w:autoSpaceDN w:val="0"/>
        <w:adjustRightInd w:val="0"/>
        <w:spacing w:after="0" w:line="240" w:lineRule="auto"/>
        <w:rPr>
          <w:rFonts w:cs="Times New Roman"/>
          <w:szCs w:val="24"/>
        </w:rPr>
      </w:pPr>
      <w:r w:rsidRPr="00EA5E16">
        <w:rPr>
          <w:rFonts w:cs="Times New Roman"/>
          <w:szCs w:val="24"/>
        </w:rPr>
        <w:t>Defense decisions?</w:t>
      </w:r>
      <w:r w:rsidR="002313C2">
        <w:rPr>
          <w:rFonts w:hint="eastAsia"/>
        </w:rPr>
        <w:t xml:space="preserve">     </w:t>
      </w:r>
    </w:p>
    <w:p w:rsidR="002313C2" w:rsidRDefault="002313C2" w:rsidP="00B64088"/>
    <w:p w:rsidR="0063363A" w:rsidRPr="00955B68" w:rsidRDefault="002313C2" w:rsidP="00226275">
      <w:pPr>
        <w:rPr>
          <w:b/>
        </w:rPr>
      </w:pPr>
      <w:r w:rsidRPr="00226275">
        <w:rPr>
          <w:rFonts w:hint="eastAsia"/>
          <w:b/>
        </w:rPr>
        <w:lastRenderedPageBreak/>
        <w:t>New Haven</w:t>
      </w:r>
      <w:r w:rsidR="00B02FE0">
        <w:rPr>
          <w:b/>
        </w:rPr>
        <w:t>, CT</w:t>
      </w:r>
      <w:r w:rsidR="00955B68">
        <w:rPr>
          <w:b/>
        </w:rPr>
        <w:t xml:space="preserve"> (</w:t>
      </w:r>
      <w:r w:rsidR="007673EB" w:rsidRPr="003A477B">
        <w:rPr>
          <w:b/>
        </w:rPr>
        <w:t>2</w:t>
      </w:r>
      <w:r w:rsidR="00955B68" w:rsidRPr="003A477B">
        <w:rPr>
          <w:b/>
        </w:rPr>
        <w:t>)</w:t>
      </w:r>
    </w:p>
    <w:p w:rsidR="003C3E9E" w:rsidRPr="00193A47" w:rsidRDefault="003C3E9E" w:rsidP="003C3E9E">
      <w:pPr>
        <w:pStyle w:val="ListParagraph"/>
        <w:numPr>
          <w:ilvl w:val="0"/>
          <w:numId w:val="1"/>
        </w:numPr>
        <w:rPr>
          <w:i/>
        </w:rPr>
      </w:pPr>
      <w:r w:rsidRPr="00193A47">
        <w:rPr>
          <w:i/>
        </w:rPr>
        <w:t>Mandatory vs. Voluntary Revenue Sharing</w:t>
      </w:r>
      <w:r w:rsidR="00CE33EC" w:rsidRPr="004F4F82">
        <w:rPr>
          <w:rFonts w:cs="Times New Roman"/>
          <w:szCs w:val="24"/>
        </w:rPr>
        <w:t xml:space="preserve"> [</w:t>
      </w:r>
      <w:r w:rsidR="00CE33EC">
        <w:rPr>
          <w:rFonts w:cs="Times New Roman"/>
          <w:szCs w:val="24"/>
        </w:rPr>
        <w:t>4</w:t>
      </w:r>
      <w:r w:rsidR="00CE33EC" w:rsidRPr="004F4F82">
        <w:rPr>
          <w:rFonts w:cs="Times New Roman"/>
          <w:szCs w:val="24"/>
        </w:rPr>
        <w:t>]</w:t>
      </w:r>
    </w:p>
    <w:p w:rsidR="00D93A60" w:rsidRDefault="00A27B63" w:rsidP="00D93A60">
      <w:pPr>
        <w:pStyle w:val="ListParagraph"/>
        <w:numPr>
          <w:ilvl w:val="1"/>
          <w:numId w:val="1"/>
        </w:numPr>
      </w:pPr>
      <w:r w:rsidRPr="00554E62">
        <w:rPr>
          <w:u w:val="single"/>
        </w:rPr>
        <w:t>Local Control</w:t>
      </w:r>
      <w:r>
        <w:t xml:space="preserve">: </w:t>
      </w:r>
      <w:r w:rsidR="00B67AA3">
        <w:t>My town should maintain local control over all of its ta</w:t>
      </w:r>
      <w:r w:rsidR="00071FB6">
        <w:t xml:space="preserve">x revenues </w:t>
      </w:r>
      <w:r w:rsidR="00B67AA3">
        <w:t>from</w:t>
      </w:r>
      <w:r w:rsidR="00D93A60">
        <w:t xml:space="preserve"> new businesses and industries—A</w:t>
      </w:r>
      <w:r w:rsidR="00D93A60" w:rsidRPr="00D93A60">
        <w:t>gree</w:t>
      </w:r>
      <w:r w:rsidR="00D93A60" w:rsidRPr="00D93A60">
        <w:tab/>
        <w:t xml:space="preserve">strongly, </w:t>
      </w:r>
      <w:r w:rsidR="006633F3">
        <w:t xml:space="preserve"> Agree somewhat, Neither agree nor Disagree, somewhat </w:t>
      </w:r>
      <w:r w:rsidR="00D93A60" w:rsidRPr="00D93A60">
        <w:t>Disagree, Disagree strongly,</w:t>
      </w:r>
      <w:r w:rsidR="00D93A60" w:rsidRPr="00D93A60">
        <w:tab/>
        <w:t>Don’t know</w:t>
      </w:r>
    </w:p>
    <w:p w:rsidR="00B67AA3" w:rsidRDefault="00B67AA3" w:rsidP="00A27B63">
      <w:pPr>
        <w:pStyle w:val="ListParagraph"/>
        <w:numPr>
          <w:ilvl w:val="1"/>
          <w:numId w:val="1"/>
        </w:numPr>
      </w:pPr>
      <w:r w:rsidRPr="00554E62">
        <w:rPr>
          <w:u w:val="single"/>
        </w:rPr>
        <w:t>Voluntary Sharing</w:t>
      </w:r>
      <w:r w:rsidR="00452F94">
        <w:t xml:space="preserve">: </w:t>
      </w:r>
      <w:r>
        <w:t>My town should try for a voluntary agreement with other towns</w:t>
      </w:r>
      <w:r w:rsidR="00A27B63">
        <w:t xml:space="preserve"> </w:t>
      </w:r>
      <w:r>
        <w:t>in the region to share some of the tax revenues from</w:t>
      </w:r>
      <w:r w:rsidR="000F2A35">
        <w:t xml:space="preserve"> new businesses and industries—A</w:t>
      </w:r>
      <w:r w:rsidR="00400C03">
        <w:t xml:space="preserve">gree </w:t>
      </w:r>
      <w:r w:rsidR="000F2A35" w:rsidRPr="00D93A60">
        <w:t xml:space="preserve">strongly, </w:t>
      </w:r>
      <w:r w:rsidR="000F2A35">
        <w:t xml:space="preserve"> Agree somewhat, Neither agree nor Disagree, somewhat </w:t>
      </w:r>
      <w:r w:rsidR="000F2A35" w:rsidRPr="00D93A60">
        <w:t>Disagre</w:t>
      </w:r>
      <w:r w:rsidR="00400C03">
        <w:t xml:space="preserve">e, Disagree strongly, </w:t>
      </w:r>
      <w:r w:rsidR="000F2A35" w:rsidRPr="00D93A60">
        <w:t>Don’t know</w:t>
      </w:r>
    </w:p>
    <w:p w:rsidR="00A27B63" w:rsidRDefault="00B67AA3" w:rsidP="00A27B63">
      <w:pPr>
        <w:pStyle w:val="ListParagraph"/>
        <w:numPr>
          <w:ilvl w:val="1"/>
          <w:numId w:val="1"/>
        </w:numPr>
      </w:pPr>
      <w:r w:rsidRPr="00554E62">
        <w:rPr>
          <w:u w:val="single"/>
        </w:rPr>
        <w:t>State-encouraged Sharing</w:t>
      </w:r>
      <w:r>
        <w:t>: The state should provide inc</w:t>
      </w:r>
      <w:r w:rsidR="00071FB6">
        <w:t xml:space="preserve">entives for towns in the region </w:t>
      </w:r>
      <w:r>
        <w:t>to share some tax revenues from</w:t>
      </w:r>
      <w:r w:rsidR="00452F94">
        <w:t xml:space="preserve"> new businesses and industries</w:t>
      </w:r>
      <w:r w:rsidR="0020660F">
        <w:t>—A</w:t>
      </w:r>
      <w:r w:rsidR="00AF3B2D">
        <w:t xml:space="preserve">gree </w:t>
      </w:r>
      <w:r w:rsidR="0020660F" w:rsidRPr="00D93A60">
        <w:t xml:space="preserve">strongly, </w:t>
      </w:r>
      <w:r w:rsidR="0020660F">
        <w:t xml:space="preserve"> Agree somewhat, Neither agree nor Disagree, somewhat </w:t>
      </w:r>
      <w:r w:rsidR="0020660F" w:rsidRPr="00D93A60">
        <w:t>Disagre</w:t>
      </w:r>
      <w:r w:rsidR="008841E2">
        <w:t xml:space="preserve">e, Disagree strongly, </w:t>
      </w:r>
      <w:r w:rsidR="0020660F" w:rsidRPr="00D93A60">
        <w:t>Don’t know</w:t>
      </w:r>
    </w:p>
    <w:p w:rsidR="001C20D8" w:rsidRDefault="00B67AA3" w:rsidP="00A27B63">
      <w:pPr>
        <w:pStyle w:val="ListParagraph"/>
        <w:numPr>
          <w:ilvl w:val="1"/>
          <w:numId w:val="1"/>
        </w:numPr>
      </w:pPr>
      <w:r w:rsidRPr="00554E62">
        <w:rPr>
          <w:u w:val="single"/>
        </w:rPr>
        <w:t>Mandatory Sharing</w:t>
      </w:r>
      <w:r w:rsidR="00452F94">
        <w:t xml:space="preserve">: </w:t>
      </w:r>
      <w:r>
        <w:t xml:space="preserve">The state should require towns </w:t>
      </w:r>
      <w:r w:rsidR="00071FB6">
        <w:t xml:space="preserve">in the region to share some tax </w:t>
      </w:r>
      <w:r>
        <w:t>revenues from</w:t>
      </w:r>
      <w:r w:rsidR="007F1A1B">
        <w:t xml:space="preserve"> new businesses and industries—A</w:t>
      </w:r>
      <w:r w:rsidR="005A32DF">
        <w:t xml:space="preserve">gree </w:t>
      </w:r>
      <w:r w:rsidR="007F1A1B" w:rsidRPr="00D93A60">
        <w:t xml:space="preserve">strongly, </w:t>
      </w:r>
      <w:r w:rsidR="007F1A1B">
        <w:t xml:space="preserve"> Agree somewhat, Neither agree nor Disagree, somewhat </w:t>
      </w:r>
      <w:r w:rsidR="007F1A1B" w:rsidRPr="00D93A60">
        <w:t>Disagre</w:t>
      </w:r>
      <w:r w:rsidR="0038506A">
        <w:t xml:space="preserve">e, Disagree strongly, </w:t>
      </w:r>
      <w:r w:rsidR="007F1A1B" w:rsidRPr="00D93A60">
        <w:t>Don’t know</w:t>
      </w:r>
    </w:p>
    <w:p w:rsidR="00CE33EC" w:rsidRPr="00B21F52" w:rsidRDefault="00CE33EC" w:rsidP="00CE33EC">
      <w:pPr>
        <w:pStyle w:val="ListParagraph"/>
        <w:ind w:left="1440"/>
      </w:pPr>
    </w:p>
    <w:p w:rsidR="00F46C1B" w:rsidRPr="00193A47" w:rsidRDefault="003C3E9E" w:rsidP="003C3E9E">
      <w:pPr>
        <w:pStyle w:val="ListParagraph"/>
        <w:numPr>
          <w:ilvl w:val="0"/>
          <w:numId w:val="1"/>
        </w:numPr>
        <w:rPr>
          <w:i/>
        </w:rPr>
      </w:pPr>
      <w:r w:rsidRPr="00193A47">
        <w:rPr>
          <w:i/>
        </w:rPr>
        <w:t>Expanding vs. Ending Airport Service</w:t>
      </w:r>
      <w:r w:rsidR="00CE33EC" w:rsidRPr="004F4F82">
        <w:rPr>
          <w:rFonts w:cs="Times New Roman"/>
          <w:szCs w:val="24"/>
        </w:rPr>
        <w:t xml:space="preserve"> [3]</w:t>
      </w:r>
    </w:p>
    <w:p w:rsidR="00A8007E" w:rsidRDefault="00A8007E" w:rsidP="008D1429">
      <w:pPr>
        <w:pStyle w:val="ListParagraph"/>
        <w:numPr>
          <w:ilvl w:val="1"/>
          <w:numId w:val="1"/>
        </w:numPr>
      </w:pPr>
      <w:r w:rsidRPr="00D77CEC">
        <w:rPr>
          <w:u w:val="single"/>
        </w:rPr>
        <w:t>Maintaining</w:t>
      </w:r>
      <w:r w:rsidR="00452F94">
        <w:t xml:space="preserve">: </w:t>
      </w:r>
      <w:r>
        <w:t>Commercial passenger service to nearby cities should be maintained but not exp</w:t>
      </w:r>
      <w:r w:rsidR="00452F94">
        <w:t>anded to serve a larger market</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p>
    <w:p w:rsidR="00A8007E" w:rsidRDefault="00A8007E" w:rsidP="008D1429">
      <w:pPr>
        <w:pStyle w:val="ListParagraph"/>
        <w:numPr>
          <w:ilvl w:val="1"/>
          <w:numId w:val="1"/>
        </w:numPr>
      </w:pPr>
      <w:r w:rsidRPr="00D77CEC">
        <w:rPr>
          <w:u w:val="single"/>
        </w:rPr>
        <w:t>Expanding</w:t>
      </w:r>
      <w:r w:rsidR="00452F94">
        <w:t xml:space="preserve">: </w:t>
      </w:r>
      <w:r>
        <w:t>Commercial passenger service should be expanded to provi</w:t>
      </w:r>
      <w:r w:rsidR="00452F94">
        <w:t>de more flights to more places</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r>
        <w:t xml:space="preserve"> </w:t>
      </w:r>
    </w:p>
    <w:p w:rsidR="001C20D8" w:rsidRPr="00B21F52" w:rsidRDefault="00A8007E" w:rsidP="008D1429">
      <w:pPr>
        <w:pStyle w:val="ListParagraph"/>
        <w:numPr>
          <w:ilvl w:val="1"/>
          <w:numId w:val="1"/>
        </w:numPr>
      </w:pPr>
      <w:r w:rsidRPr="00D77CEC">
        <w:rPr>
          <w:u w:val="single"/>
        </w:rPr>
        <w:t>Ending</w:t>
      </w:r>
      <w:r w:rsidR="00452F94">
        <w:t xml:space="preserve">: </w:t>
      </w:r>
      <w:r>
        <w:t>Commercial passenger service should be ended, leaving only</w:t>
      </w:r>
      <w:r w:rsidR="00452F94">
        <w:t xml:space="preserve"> service for private airplanes</w:t>
      </w:r>
      <w:r w:rsidR="00A55EA8">
        <w:t xml:space="preserve">—Agree </w:t>
      </w:r>
      <w:r w:rsidR="00A55EA8" w:rsidRPr="00D93A60">
        <w:t xml:space="preserve">strongly, </w:t>
      </w:r>
      <w:r w:rsidR="00A55EA8">
        <w:t xml:space="preserve"> Agree somewhat, Neither agree nor Disagree, somewhat </w:t>
      </w:r>
      <w:r w:rsidR="00A55EA8" w:rsidRPr="00D93A60">
        <w:t>Disagre</w:t>
      </w:r>
      <w:r w:rsidR="00A55EA8">
        <w:t xml:space="preserve">e, Disagree strongly, </w:t>
      </w:r>
      <w:r w:rsidR="00A55EA8" w:rsidRPr="00D93A60">
        <w:t>Don’t know</w:t>
      </w:r>
    </w:p>
    <w:p w:rsidR="00DF132E" w:rsidRDefault="00FC728B" w:rsidP="00DF132E">
      <w:r>
        <w:rPr>
          <w:b/>
        </w:rPr>
        <w:t>By the People</w:t>
      </w:r>
      <w:r w:rsidR="00BE7933">
        <w:rPr>
          <w:b/>
        </w:rPr>
        <w:t>:</w:t>
      </w:r>
      <w:r>
        <w:rPr>
          <w:b/>
        </w:rPr>
        <w:t xml:space="preserve"> National</w:t>
      </w:r>
      <w:r w:rsidR="00FC227C">
        <w:rPr>
          <w:b/>
        </w:rPr>
        <w:t xml:space="preserve">, </w:t>
      </w:r>
      <w:r w:rsidR="002313C2" w:rsidRPr="00226275">
        <w:rPr>
          <w:rFonts w:hint="eastAsia"/>
          <w:b/>
        </w:rPr>
        <w:t>N</w:t>
      </w:r>
      <w:r w:rsidR="00691036">
        <w:rPr>
          <w:b/>
        </w:rPr>
        <w:t xml:space="preserve">ational </w:t>
      </w:r>
      <w:r w:rsidR="002313C2" w:rsidRPr="00226275">
        <w:rPr>
          <w:rFonts w:hint="eastAsia"/>
          <w:b/>
        </w:rPr>
        <w:t>I</w:t>
      </w:r>
      <w:r w:rsidR="00691036">
        <w:rPr>
          <w:b/>
        </w:rPr>
        <w:t xml:space="preserve">ssues </w:t>
      </w:r>
      <w:r w:rsidR="002313C2" w:rsidRPr="00226275">
        <w:rPr>
          <w:rFonts w:hint="eastAsia"/>
          <w:b/>
        </w:rPr>
        <w:t>C</w:t>
      </w:r>
      <w:r w:rsidR="00691036">
        <w:rPr>
          <w:b/>
        </w:rPr>
        <w:t>onvention</w:t>
      </w:r>
      <w:r w:rsidR="002313C2" w:rsidRPr="00226275">
        <w:rPr>
          <w:rFonts w:hint="eastAsia"/>
          <w:b/>
        </w:rPr>
        <w:t xml:space="preserve"> 2</w:t>
      </w:r>
      <w:r w:rsidR="004E2F27" w:rsidRPr="006B5D39">
        <w:rPr>
          <w:b/>
        </w:rPr>
        <w:t xml:space="preserve"> (</w:t>
      </w:r>
      <w:r w:rsidR="002313C2" w:rsidRPr="006B5D39">
        <w:rPr>
          <w:rFonts w:hint="eastAsia"/>
          <w:b/>
        </w:rPr>
        <w:t>9</w:t>
      </w:r>
      <w:r w:rsidR="004E2F27" w:rsidRPr="006B5D39">
        <w:rPr>
          <w:b/>
        </w:rPr>
        <w:t>)</w:t>
      </w:r>
      <w:r w:rsidR="002313C2" w:rsidRPr="006B5D39">
        <w:rPr>
          <w:rFonts w:hint="eastAsia"/>
          <w:b/>
        </w:rPr>
        <w:t xml:space="preserve"> </w:t>
      </w:r>
    </w:p>
    <w:p w:rsidR="0075099C" w:rsidRDefault="00DF132E" w:rsidP="0075099C">
      <w:pPr>
        <w:pStyle w:val="ListParagraph"/>
        <w:numPr>
          <w:ilvl w:val="0"/>
          <w:numId w:val="1"/>
        </w:numPr>
        <w:rPr>
          <w:i/>
        </w:rPr>
      </w:pPr>
      <w:r w:rsidRPr="005800C7">
        <w:rPr>
          <w:i/>
        </w:rPr>
        <w:t>Protecting the Environment</w:t>
      </w:r>
      <w:r w:rsidR="003A477B" w:rsidRPr="004F4F82">
        <w:rPr>
          <w:rFonts w:cs="Times New Roman"/>
          <w:szCs w:val="24"/>
        </w:rPr>
        <w:t xml:space="preserve"> [</w:t>
      </w:r>
      <w:r w:rsidR="00282F48">
        <w:rPr>
          <w:rFonts w:cs="Times New Roman"/>
          <w:szCs w:val="24"/>
        </w:rPr>
        <w:t>2</w:t>
      </w:r>
      <w:r w:rsidR="003A477B" w:rsidRPr="004F4F82">
        <w:rPr>
          <w:rFonts w:cs="Times New Roman"/>
          <w:szCs w:val="24"/>
        </w:rPr>
        <w:t>]</w:t>
      </w:r>
    </w:p>
    <w:p w:rsidR="006A596E" w:rsidRPr="0075099C" w:rsidRDefault="0025443F" w:rsidP="0075099C">
      <w:pPr>
        <w:pStyle w:val="ListParagraph"/>
        <w:rPr>
          <w:i/>
        </w:rPr>
      </w:pPr>
      <w:r>
        <w:t xml:space="preserve">Average of </w:t>
      </w:r>
      <w:r w:rsidR="006A596E">
        <w:t>two items asking whether the respondent supports or opposes “requiring higher mileage from automobiles even if that means less powerful automobile engines” and “requiring cleaner production of electricity, even if that means higher electricity rates” as ways of reducing greenhouse gases, then averages that with items asking what priority, on a scale from 0 to 10, should be accorded “protecting the global environment” as “as a long range foreign policy goal” and to what extent “global warming is not really a problem so there is no need to do anything about it” versus “a serious problem [about which] we need to act now (both init</w:t>
      </w:r>
      <w:r w:rsidR="0075099C">
        <w:t>ially on 0 to 10 scales</w:t>
      </w:r>
      <w:r>
        <w:t>).</w:t>
      </w:r>
      <w:del w:id="31" w:author="gaurav sood" w:date="2015-06-05T14:45:00Z">
        <w:r w:rsidR="0075099C" w:rsidDel="0025443F">
          <w:delText xml:space="preserve">  </w:delText>
        </w:r>
      </w:del>
    </w:p>
    <w:p w:rsidR="005800C7" w:rsidRDefault="005800C7" w:rsidP="005800C7">
      <w:pPr>
        <w:pStyle w:val="ListParagraph"/>
        <w:ind w:left="1440"/>
        <w:rPr>
          <w:i/>
        </w:rPr>
      </w:pPr>
    </w:p>
    <w:p w:rsidR="004D55A0" w:rsidRPr="00F53119" w:rsidRDefault="00822C74" w:rsidP="00F53119">
      <w:pPr>
        <w:pStyle w:val="ListParagraph"/>
        <w:numPr>
          <w:ilvl w:val="0"/>
          <w:numId w:val="1"/>
        </w:numPr>
        <w:rPr>
          <w:i/>
        </w:rPr>
      </w:pPr>
      <w:r w:rsidRPr="005800C7">
        <w:rPr>
          <w:i/>
        </w:rPr>
        <w:t>Fighting Terrorism</w:t>
      </w:r>
      <w:r w:rsidR="00282F48" w:rsidRPr="004F4F82">
        <w:rPr>
          <w:rFonts w:cs="Times New Roman"/>
          <w:szCs w:val="24"/>
        </w:rPr>
        <w:t xml:space="preserve"> [</w:t>
      </w:r>
      <w:r w:rsidR="00BA2739">
        <w:rPr>
          <w:rFonts w:cs="Times New Roman"/>
          <w:szCs w:val="24"/>
        </w:rPr>
        <w:t>7</w:t>
      </w:r>
      <w:r w:rsidR="00282F48" w:rsidRPr="004F4F82">
        <w:rPr>
          <w:rFonts w:cs="Times New Roman"/>
          <w:szCs w:val="24"/>
        </w:rPr>
        <w:t>]</w:t>
      </w:r>
    </w:p>
    <w:p w:rsidR="004D55A0" w:rsidRDefault="004D55A0" w:rsidP="004D55A0">
      <w:pPr>
        <w:pStyle w:val="ListParagraph"/>
        <w:numPr>
          <w:ilvl w:val="1"/>
          <w:numId w:val="1"/>
        </w:numPr>
      </w:pPr>
      <w:r>
        <w:t>Average of four items asking how much importance should the U.S. place on</w:t>
      </w:r>
    </w:p>
    <w:p w:rsidR="004D55A0" w:rsidRDefault="006A596E" w:rsidP="004D55A0">
      <w:pPr>
        <w:pStyle w:val="ListParagraph"/>
        <w:numPr>
          <w:ilvl w:val="2"/>
          <w:numId w:val="1"/>
        </w:numPr>
      </w:pPr>
      <w:r>
        <w:t xml:space="preserve">“encouraging more democracy in Middle East countries like Egypt and Saudi Arabia,” </w:t>
      </w:r>
    </w:p>
    <w:p w:rsidR="004D55A0" w:rsidRDefault="006A596E" w:rsidP="004D55A0">
      <w:pPr>
        <w:pStyle w:val="ListParagraph"/>
        <w:numPr>
          <w:ilvl w:val="2"/>
          <w:numId w:val="1"/>
        </w:numPr>
      </w:pPr>
      <w:r>
        <w:t xml:space="preserve">“increased foreign aid to countries that may be breeding grounds for terrorism,” </w:t>
      </w:r>
    </w:p>
    <w:p w:rsidR="004D55A0" w:rsidRDefault="006A596E" w:rsidP="004D55A0">
      <w:pPr>
        <w:pStyle w:val="ListParagraph"/>
        <w:numPr>
          <w:ilvl w:val="2"/>
          <w:numId w:val="1"/>
        </w:numPr>
      </w:pPr>
      <w:r>
        <w:t xml:space="preserve">“working with other countries to identify and combat terrorism,” and </w:t>
      </w:r>
    </w:p>
    <w:p w:rsidR="004D55A0" w:rsidRDefault="006A596E" w:rsidP="004D55A0">
      <w:pPr>
        <w:pStyle w:val="ListParagraph"/>
        <w:numPr>
          <w:ilvl w:val="2"/>
          <w:numId w:val="1"/>
        </w:numPr>
      </w:pPr>
      <w:r>
        <w:t>“</w:t>
      </w:r>
      <w:proofErr w:type="gramStart"/>
      <w:r>
        <w:t>building</w:t>
      </w:r>
      <w:proofErr w:type="gramEnd"/>
      <w:r>
        <w:t xml:space="preserve"> up our intelligence capabilities” as “ways of reducing future terrorism directed against the U.S.”  </w:t>
      </w:r>
    </w:p>
    <w:p w:rsidR="004D55A0" w:rsidRDefault="006A596E" w:rsidP="00C55AC1">
      <w:pPr>
        <w:pStyle w:val="ListParagraph"/>
        <w:numPr>
          <w:ilvl w:val="1"/>
          <w:numId w:val="1"/>
        </w:numPr>
      </w:pPr>
      <w:r>
        <w:t>The remaining ingredients are items asking what priority, again on a scale from 0 to 10, should be accorded</w:t>
      </w:r>
    </w:p>
    <w:p w:rsidR="004D55A0" w:rsidRDefault="006A596E" w:rsidP="00C55AC1">
      <w:pPr>
        <w:pStyle w:val="ListParagraph"/>
        <w:numPr>
          <w:ilvl w:val="2"/>
          <w:numId w:val="1"/>
        </w:numPr>
      </w:pPr>
      <w:r>
        <w:t xml:space="preserve">“preventing the spread of weapons of mass destruction,” </w:t>
      </w:r>
    </w:p>
    <w:p w:rsidR="004D55A0" w:rsidRDefault="006A596E" w:rsidP="00C55AC1">
      <w:pPr>
        <w:pStyle w:val="ListParagraph"/>
        <w:numPr>
          <w:ilvl w:val="2"/>
          <w:numId w:val="1"/>
        </w:numPr>
      </w:pPr>
      <w:r>
        <w:t xml:space="preserve">“fighting terrorism,” and </w:t>
      </w:r>
    </w:p>
    <w:p w:rsidR="0075099C" w:rsidRDefault="006A596E" w:rsidP="00C55AC1">
      <w:pPr>
        <w:pStyle w:val="ListParagraph"/>
        <w:numPr>
          <w:ilvl w:val="2"/>
          <w:numId w:val="1"/>
        </w:numPr>
      </w:pPr>
      <w:r>
        <w:t>“</w:t>
      </w:r>
      <w:proofErr w:type="gramStart"/>
      <w:r>
        <w:t>protecting</w:t>
      </w:r>
      <w:proofErr w:type="gramEnd"/>
      <w:r>
        <w:t xml:space="preserve"> the U.S. from attack” as “long range foreign policy goal[s]” and to “discouraging countries from trying to develop nuclear weapons” as a reason for “</w:t>
      </w:r>
      <w:proofErr w:type="spellStart"/>
      <w:r>
        <w:t>provid</w:t>
      </w:r>
      <w:proofErr w:type="spellEnd"/>
      <w:r>
        <w:t>[</w:t>
      </w:r>
      <w:proofErr w:type="spellStart"/>
      <w:r>
        <w:t>ing</w:t>
      </w:r>
      <w:proofErr w:type="spellEnd"/>
      <w:r>
        <w:t xml:space="preserve">] foreign aid to other countries.”  </w:t>
      </w:r>
    </w:p>
    <w:p w:rsidR="004946AB" w:rsidRDefault="004946AB" w:rsidP="0075099C">
      <w:pPr>
        <w:pStyle w:val="ListParagraph"/>
      </w:pPr>
    </w:p>
    <w:p w:rsidR="0075099C" w:rsidRDefault="00F43C66" w:rsidP="0075099C">
      <w:pPr>
        <w:pStyle w:val="ListParagraph"/>
        <w:numPr>
          <w:ilvl w:val="0"/>
          <w:numId w:val="1"/>
        </w:numPr>
        <w:rPr>
          <w:i/>
        </w:rPr>
      </w:pPr>
      <w:r w:rsidRPr="0075099C">
        <w:rPr>
          <w:i/>
        </w:rPr>
        <w:t>Increasing Foreign Aid</w:t>
      </w:r>
      <w:r w:rsidR="00A67AC0" w:rsidRPr="004F4F82">
        <w:rPr>
          <w:rFonts w:cs="Times New Roman"/>
          <w:szCs w:val="24"/>
        </w:rPr>
        <w:t xml:space="preserve"> [</w:t>
      </w:r>
      <w:r w:rsidR="00A67AC0">
        <w:rPr>
          <w:rFonts w:cs="Times New Roman"/>
          <w:szCs w:val="24"/>
        </w:rPr>
        <w:t>1</w:t>
      </w:r>
      <w:r w:rsidR="00A67AC0" w:rsidRPr="004F4F82">
        <w:rPr>
          <w:rFonts w:cs="Times New Roman"/>
          <w:szCs w:val="24"/>
        </w:rPr>
        <w:t>]</w:t>
      </w:r>
    </w:p>
    <w:p w:rsidR="006A596E" w:rsidRPr="0075099C" w:rsidRDefault="006A596E" w:rsidP="00A67AC0">
      <w:pPr>
        <w:pStyle w:val="ListParagraph"/>
        <w:numPr>
          <w:ilvl w:val="1"/>
          <w:numId w:val="1"/>
        </w:numPr>
        <w:rPr>
          <w:i/>
        </w:rPr>
      </w:pPr>
      <w:r>
        <w:t xml:space="preserve">This is a single item asking whether “the amount of money the U.S. is now devoting to foreign aid should be increased, reduced, or kept about the same.”  Some of the items in the next index may also be thought relevant, but empirically this item, with its explicit reference to spending and silence about purposes, stands apart.  </w:t>
      </w:r>
    </w:p>
    <w:p w:rsidR="009C11D5" w:rsidRDefault="009C11D5" w:rsidP="009C11D5">
      <w:pPr>
        <w:pStyle w:val="ListParagraph"/>
        <w:ind w:left="1440"/>
        <w:rPr>
          <w:i/>
        </w:rPr>
      </w:pPr>
    </w:p>
    <w:p w:rsidR="0075099C" w:rsidRDefault="002A4A62" w:rsidP="0075099C">
      <w:pPr>
        <w:pStyle w:val="ListParagraph"/>
        <w:numPr>
          <w:ilvl w:val="0"/>
          <w:numId w:val="1"/>
        </w:numPr>
        <w:rPr>
          <w:i/>
        </w:rPr>
      </w:pPr>
      <w:r w:rsidRPr="006B4E67">
        <w:rPr>
          <w:i/>
        </w:rPr>
        <w:t>Internationalism</w:t>
      </w:r>
      <w:r w:rsidR="00A67AC0" w:rsidRPr="004F4F82">
        <w:rPr>
          <w:rFonts w:cs="Times New Roman"/>
          <w:szCs w:val="24"/>
        </w:rPr>
        <w:t xml:space="preserve"> [</w:t>
      </w:r>
      <w:r w:rsidR="00A67AC0">
        <w:rPr>
          <w:rFonts w:cs="Times New Roman"/>
          <w:szCs w:val="24"/>
        </w:rPr>
        <w:t>1</w:t>
      </w:r>
      <w:r w:rsidR="00A67AC0" w:rsidRPr="004F4F82">
        <w:rPr>
          <w:rFonts w:cs="Times New Roman"/>
          <w:szCs w:val="24"/>
        </w:rPr>
        <w:t>]</w:t>
      </w:r>
    </w:p>
    <w:p w:rsidR="006A596E" w:rsidRPr="0075099C" w:rsidRDefault="006A596E" w:rsidP="00A67AC0">
      <w:pPr>
        <w:pStyle w:val="ListParagraph"/>
        <w:numPr>
          <w:ilvl w:val="1"/>
          <w:numId w:val="1"/>
        </w:numPr>
        <w:rPr>
          <w:i/>
        </w:rPr>
      </w:pPr>
      <w:r>
        <w:t>Here too we have only a single item, in this case asking how much one agrees or disagrees that “this country would be better off if we just stayed home and did not concern ourselves with problems in other areas of the world.”</w:t>
      </w:r>
    </w:p>
    <w:p w:rsidR="009C11D5" w:rsidRDefault="009C11D5" w:rsidP="009C11D5">
      <w:pPr>
        <w:pStyle w:val="ListParagraph"/>
        <w:ind w:left="1440"/>
        <w:rPr>
          <w:i/>
        </w:rPr>
      </w:pPr>
    </w:p>
    <w:p w:rsidR="0075099C" w:rsidRPr="006B5D39" w:rsidRDefault="00EF457E" w:rsidP="006B5D39">
      <w:pPr>
        <w:pStyle w:val="ListParagraph"/>
        <w:numPr>
          <w:ilvl w:val="0"/>
          <w:numId w:val="1"/>
        </w:numPr>
        <w:rPr>
          <w:i/>
        </w:rPr>
      </w:pPr>
      <w:r w:rsidRPr="006B4E67">
        <w:rPr>
          <w:i/>
        </w:rPr>
        <w:t xml:space="preserve">Multilateralism </w:t>
      </w:r>
      <w:r w:rsidR="006B5D39" w:rsidRPr="004F4F82">
        <w:rPr>
          <w:rFonts w:cs="Times New Roman"/>
          <w:szCs w:val="24"/>
        </w:rPr>
        <w:t xml:space="preserve"> [</w:t>
      </w:r>
      <w:r w:rsidR="006B5D39">
        <w:rPr>
          <w:rFonts w:cs="Times New Roman"/>
          <w:szCs w:val="24"/>
        </w:rPr>
        <w:t>XXX</w:t>
      </w:r>
      <w:r w:rsidR="006B5D39" w:rsidRPr="004F4F82">
        <w:rPr>
          <w:rFonts w:cs="Times New Roman"/>
          <w:szCs w:val="24"/>
        </w:rPr>
        <w:t>]</w:t>
      </w:r>
    </w:p>
    <w:p w:rsidR="006A596E" w:rsidRPr="0075099C" w:rsidRDefault="006A596E" w:rsidP="0075099C">
      <w:pPr>
        <w:pStyle w:val="ListParagraph"/>
        <w:rPr>
          <w:i/>
        </w:rPr>
      </w:pPr>
      <w:r>
        <w:t xml:space="preserve">Two of this index’s ingredients are the differences between the strength with which the respondent supports or opposes American military action “with United Nations support” versus “acting alone” to “prevent mass killings in foreign countries” and to “prevent the spread of weapons of mass destruction to countries that might use them.”  These differences then averaged with the responses to questions asking how strongly the respondent agrees or disagrees that “the only way to solve environmental problems like global warming is through international agreements, requiring countries to work together;” how important it is to “work with other countries to identify and combat terrorism”; whether it is best to “work with groups of countries through international </w:t>
      </w:r>
      <w:r>
        <w:lastRenderedPageBreak/>
        <w:t>institutions like the World Trade Organization,” “to work with other countries one by one to establish agreements,” or “to leave things as they are” in dealing with international trade;  and whether “the U.S. acting by itself,” “the U.S. acting with close allies like NATO,” “the U.S. &amp; its close allies acting through the United Nations,” “the United Nations,” or “nobody” should “take the lead” in “trying to resolve international conflicts” and in “providing foreign assistance to other countries.”</w:t>
      </w:r>
    </w:p>
    <w:p w:rsidR="009C11D5" w:rsidRDefault="009C11D5" w:rsidP="009C11D5">
      <w:pPr>
        <w:pStyle w:val="ListParagraph"/>
        <w:ind w:left="1440"/>
        <w:rPr>
          <w:i/>
        </w:rPr>
      </w:pPr>
    </w:p>
    <w:p w:rsidR="0075099C" w:rsidRDefault="0070012E" w:rsidP="0075099C">
      <w:pPr>
        <w:pStyle w:val="ListParagraph"/>
        <w:numPr>
          <w:ilvl w:val="0"/>
          <w:numId w:val="1"/>
        </w:numPr>
        <w:rPr>
          <w:i/>
        </w:rPr>
      </w:pPr>
      <w:r w:rsidRPr="006B4E67">
        <w:rPr>
          <w:i/>
        </w:rPr>
        <w:t>Promoting Democracy</w:t>
      </w:r>
      <w:r w:rsidR="006B5D39">
        <w:rPr>
          <w:i/>
        </w:rPr>
        <w:t xml:space="preserve"> </w:t>
      </w:r>
      <w:r w:rsidR="006B5D39" w:rsidRPr="004F4F82">
        <w:rPr>
          <w:rFonts w:cs="Times New Roman"/>
          <w:szCs w:val="24"/>
        </w:rPr>
        <w:t>[</w:t>
      </w:r>
      <w:r w:rsidR="006B5D39">
        <w:rPr>
          <w:rFonts w:cs="Times New Roman"/>
          <w:szCs w:val="24"/>
        </w:rPr>
        <w:t>XXX</w:t>
      </w:r>
      <w:r w:rsidR="006B5D39" w:rsidRPr="004F4F82">
        <w:rPr>
          <w:rFonts w:cs="Times New Roman"/>
          <w:szCs w:val="24"/>
        </w:rPr>
        <w:t>]</w:t>
      </w:r>
    </w:p>
    <w:p w:rsidR="006A596E" w:rsidRPr="0075099C" w:rsidRDefault="006A596E" w:rsidP="0075099C">
      <w:pPr>
        <w:pStyle w:val="ListParagraph"/>
        <w:rPr>
          <w:i/>
        </w:rPr>
      </w:pPr>
      <w:r>
        <w:t>This index averages items asking whether the respondent agrees more that “the U.S. should be promoting democracy in other countries” or that “how other countries are governed is not our concern,” the priority that should be given to “helping newly democratic countries develop their democratic institutions” as a reason for “</w:t>
      </w:r>
      <w:proofErr w:type="spellStart"/>
      <w:r>
        <w:t>provid</w:t>
      </w:r>
      <w:proofErr w:type="spellEnd"/>
      <w:r>
        <w:t>[</w:t>
      </w:r>
      <w:proofErr w:type="spellStart"/>
      <w:r>
        <w:t>ing</w:t>
      </w:r>
      <w:proofErr w:type="spellEnd"/>
      <w:r>
        <w:t>] foreign aid to other countries,” and the pre-average of the importance that should be placed each of six “possible ways the U.S. might promote democracy outside of the U.S.” (“help[</w:t>
      </w:r>
      <w:proofErr w:type="spellStart"/>
      <w:r>
        <w:t>ing</w:t>
      </w:r>
      <w:proofErr w:type="spellEnd"/>
      <w:r>
        <w:t>] with building democratic institutions,” “increasing trade,” “trade penalties for human rights violations,” “foreign aid,” “</w:t>
      </w:r>
      <w:proofErr w:type="spellStart"/>
      <w:r>
        <w:t>provid</w:t>
      </w:r>
      <w:proofErr w:type="spellEnd"/>
      <w:r>
        <w:t>[</w:t>
      </w:r>
      <w:proofErr w:type="spellStart"/>
      <w:r>
        <w:t>ing</w:t>
      </w:r>
      <w:proofErr w:type="spellEnd"/>
      <w:r>
        <w:t xml:space="preserve">] U.S. troops to help keep the peace,” and “increased support for organizations like the Peace Corps that send Americans abroad to help other countries”).  </w:t>
      </w:r>
    </w:p>
    <w:p w:rsidR="009C11D5" w:rsidRDefault="009C11D5" w:rsidP="009C11D5">
      <w:pPr>
        <w:pStyle w:val="ListParagraph"/>
        <w:ind w:left="1440"/>
        <w:rPr>
          <w:i/>
        </w:rPr>
      </w:pPr>
    </w:p>
    <w:p w:rsidR="0075099C" w:rsidRDefault="005450E6" w:rsidP="0075099C">
      <w:pPr>
        <w:pStyle w:val="ListParagraph"/>
        <w:numPr>
          <w:ilvl w:val="0"/>
          <w:numId w:val="1"/>
        </w:numPr>
        <w:rPr>
          <w:i/>
        </w:rPr>
      </w:pPr>
      <w:r w:rsidRPr="006B4E67">
        <w:rPr>
          <w:i/>
        </w:rPr>
        <w:t>Fighting Poverty and Suffering</w:t>
      </w:r>
      <w:r w:rsidR="006B5D39">
        <w:rPr>
          <w:i/>
        </w:rPr>
        <w:t xml:space="preserve"> </w:t>
      </w:r>
      <w:r w:rsidR="006B5D39" w:rsidRPr="004F4F82">
        <w:rPr>
          <w:rFonts w:cs="Times New Roman"/>
          <w:szCs w:val="24"/>
        </w:rPr>
        <w:t>[</w:t>
      </w:r>
      <w:r w:rsidR="006B5D39">
        <w:rPr>
          <w:rFonts w:cs="Times New Roman"/>
          <w:szCs w:val="24"/>
        </w:rPr>
        <w:t>XXX</w:t>
      </w:r>
      <w:r w:rsidR="006B5D39" w:rsidRPr="004F4F82">
        <w:rPr>
          <w:rFonts w:cs="Times New Roman"/>
          <w:szCs w:val="24"/>
        </w:rPr>
        <w:t>]</w:t>
      </w:r>
    </w:p>
    <w:p w:rsidR="006A596E" w:rsidRPr="0075099C" w:rsidRDefault="006A596E" w:rsidP="0075099C">
      <w:pPr>
        <w:pStyle w:val="ListParagraph"/>
        <w:rPr>
          <w:i/>
        </w:rPr>
      </w:pPr>
      <w:r>
        <w:t>This variable specifically concerns foreign aid for food, medicine, and the alleviation of poverty.  The index averages the priorities given to “providing food and medical help to poor countries” and “reducing world poverty” as “long range foreign policy goal[s],” and then pre-averages (a) the priorities given to “reducing hunger and disease in poor countries” and “helping poor countries develop their economies” as reasons for “</w:t>
      </w:r>
      <w:proofErr w:type="spellStart"/>
      <w:r>
        <w:t>provid</w:t>
      </w:r>
      <w:proofErr w:type="spellEnd"/>
      <w:r>
        <w:t>[</w:t>
      </w:r>
      <w:proofErr w:type="spellStart"/>
      <w:r>
        <w:t>ing</w:t>
      </w:r>
      <w:proofErr w:type="spellEnd"/>
      <w:r>
        <w:t>] foreign aid to other countries” and (b) the responses to questions asking whether the U.S., “as a global leader,” should spend more money to help fight world hunger in developing countries” and “to help fight the AIDS epidemic in developing countries” versus “concentrate[</w:t>
      </w:r>
      <w:proofErr w:type="spellStart"/>
      <w:r>
        <w:t>ing</w:t>
      </w:r>
      <w:proofErr w:type="spellEnd"/>
      <w:r>
        <w:t xml:space="preserve">] on dealing with problems at home first.”  </w:t>
      </w:r>
    </w:p>
    <w:p w:rsidR="009C11D5" w:rsidRDefault="009C11D5" w:rsidP="009C11D5">
      <w:pPr>
        <w:pStyle w:val="ListParagraph"/>
        <w:ind w:left="1440"/>
        <w:rPr>
          <w:i/>
        </w:rPr>
      </w:pPr>
    </w:p>
    <w:p w:rsidR="0075099C" w:rsidRDefault="004F4638" w:rsidP="0075099C">
      <w:pPr>
        <w:pStyle w:val="ListParagraph"/>
        <w:numPr>
          <w:ilvl w:val="0"/>
          <w:numId w:val="1"/>
        </w:numPr>
        <w:rPr>
          <w:i/>
        </w:rPr>
      </w:pPr>
      <w:r w:rsidRPr="006B4E67">
        <w:rPr>
          <w:i/>
        </w:rPr>
        <w:t>Human Rights</w:t>
      </w:r>
      <w:r w:rsidR="00A67AC0" w:rsidRPr="004F4F82">
        <w:rPr>
          <w:rFonts w:cs="Times New Roman"/>
          <w:szCs w:val="24"/>
        </w:rPr>
        <w:t xml:space="preserve"> [</w:t>
      </w:r>
      <w:r w:rsidR="00A67AC0">
        <w:rPr>
          <w:rFonts w:cs="Times New Roman"/>
          <w:szCs w:val="24"/>
        </w:rPr>
        <w:t>1</w:t>
      </w:r>
      <w:r w:rsidR="00A67AC0" w:rsidRPr="004F4F82">
        <w:rPr>
          <w:rFonts w:cs="Times New Roman"/>
          <w:szCs w:val="24"/>
        </w:rPr>
        <w:t>]</w:t>
      </w:r>
    </w:p>
    <w:p w:rsidR="006A596E" w:rsidRPr="0075099C" w:rsidRDefault="006A596E" w:rsidP="00A67AC0">
      <w:pPr>
        <w:pStyle w:val="ListParagraph"/>
        <w:numPr>
          <w:ilvl w:val="1"/>
          <w:numId w:val="1"/>
        </w:numPr>
        <w:rPr>
          <w:i/>
        </w:rPr>
      </w:pPr>
      <w:r>
        <w:t xml:space="preserve">This is a single item asking what priority should be given to “protecting human rights in other countries.” </w:t>
      </w:r>
    </w:p>
    <w:p w:rsidR="009C11D5" w:rsidRDefault="009C11D5" w:rsidP="009C11D5">
      <w:pPr>
        <w:pStyle w:val="ListParagraph"/>
        <w:ind w:left="1440"/>
      </w:pPr>
    </w:p>
    <w:p w:rsidR="0075099C" w:rsidRDefault="00C82EF9" w:rsidP="0075099C">
      <w:pPr>
        <w:pStyle w:val="ListParagraph"/>
        <w:numPr>
          <w:ilvl w:val="0"/>
          <w:numId w:val="1"/>
        </w:numPr>
        <w:rPr>
          <w:i/>
        </w:rPr>
      </w:pPr>
      <w:r w:rsidRPr="009C11D5">
        <w:rPr>
          <w:i/>
        </w:rPr>
        <w:t>Liberalizing Trade</w:t>
      </w:r>
      <w:r w:rsidR="00A67AC0" w:rsidRPr="004F4F82">
        <w:rPr>
          <w:rFonts w:cs="Times New Roman"/>
          <w:szCs w:val="24"/>
        </w:rPr>
        <w:t xml:space="preserve"> [</w:t>
      </w:r>
      <w:r w:rsidR="00A67AC0">
        <w:rPr>
          <w:rFonts w:cs="Times New Roman"/>
          <w:szCs w:val="24"/>
        </w:rPr>
        <w:t>1</w:t>
      </w:r>
      <w:r w:rsidR="00A67AC0" w:rsidRPr="004F4F82">
        <w:rPr>
          <w:rFonts w:cs="Times New Roman"/>
          <w:szCs w:val="24"/>
        </w:rPr>
        <w:t>]</w:t>
      </w:r>
    </w:p>
    <w:p w:rsidR="00C75ED2" w:rsidRPr="0075099C" w:rsidRDefault="006A596E" w:rsidP="00A67AC0">
      <w:pPr>
        <w:pStyle w:val="ListParagraph"/>
        <w:numPr>
          <w:ilvl w:val="1"/>
          <w:numId w:val="1"/>
        </w:numPr>
        <w:rPr>
          <w:i/>
        </w:rPr>
      </w:pPr>
      <w:r>
        <w:t>This is a single item asking whether the U.S. should “repeal the North American Free Trade Agreement, called NAFTA,” “leave NAFTA the way it is,” “adopt agreements like NAFTA but with more Latin American countries.”</w:t>
      </w:r>
    </w:p>
    <w:p w:rsidR="002313C2" w:rsidRDefault="002313C2" w:rsidP="00386200">
      <w:pPr>
        <w:pStyle w:val="ListParagraph"/>
      </w:pPr>
    </w:p>
    <w:p w:rsidR="00391E77" w:rsidRPr="00535C8C" w:rsidRDefault="00F2171D" w:rsidP="000B06C9">
      <w:pPr>
        <w:rPr>
          <w:b/>
        </w:rPr>
      </w:pPr>
      <w:r w:rsidRPr="00535C8C">
        <w:rPr>
          <w:b/>
        </w:rPr>
        <w:t xml:space="preserve">By the People 2004 US Presidential Primaries, </w:t>
      </w:r>
      <w:r w:rsidR="002313C2" w:rsidRPr="00535C8C">
        <w:rPr>
          <w:rFonts w:hint="eastAsia"/>
          <w:b/>
        </w:rPr>
        <w:t>B</w:t>
      </w:r>
      <w:r w:rsidR="0029629A" w:rsidRPr="00535C8C">
        <w:rPr>
          <w:b/>
        </w:rPr>
        <w:t xml:space="preserve">y </w:t>
      </w:r>
      <w:proofErr w:type="gramStart"/>
      <w:r w:rsidR="002313C2" w:rsidRPr="00535C8C">
        <w:rPr>
          <w:rFonts w:hint="eastAsia"/>
          <w:b/>
        </w:rPr>
        <w:t>T</w:t>
      </w:r>
      <w:r w:rsidR="0029629A" w:rsidRPr="00535C8C">
        <w:rPr>
          <w:b/>
        </w:rPr>
        <w:t>he</w:t>
      </w:r>
      <w:proofErr w:type="gramEnd"/>
      <w:r w:rsidR="0029629A" w:rsidRPr="00535C8C">
        <w:rPr>
          <w:b/>
        </w:rPr>
        <w:t xml:space="preserve"> </w:t>
      </w:r>
      <w:r w:rsidR="002313C2" w:rsidRPr="00535C8C">
        <w:rPr>
          <w:rFonts w:hint="eastAsia"/>
          <w:b/>
        </w:rPr>
        <w:t>P</w:t>
      </w:r>
      <w:r w:rsidR="0029629A" w:rsidRPr="00535C8C">
        <w:rPr>
          <w:b/>
        </w:rPr>
        <w:t>eople</w:t>
      </w:r>
      <w:r w:rsidR="002313C2" w:rsidRPr="00535C8C">
        <w:rPr>
          <w:rFonts w:hint="eastAsia"/>
          <w:b/>
        </w:rPr>
        <w:t xml:space="preserve"> 2004 </w:t>
      </w:r>
      <w:r w:rsidR="00CE2781">
        <w:rPr>
          <w:b/>
        </w:rPr>
        <w:t>US</w:t>
      </w:r>
      <w:r w:rsidR="00F149BF" w:rsidRPr="00535C8C">
        <w:rPr>
          <w:b/>
        </w:rPr>
        <w:t xml:space="preserve"> </w:t>
      </w:r>
      <w:r w:rsidR="002313C2" w:rsidRPr="00535C8C">
        <w:rPr>
          <w:rFonts w:hint="eastAsia"/>
          <w:b/>
        </w:rPr>
        <w:t>G</w:t>
      </w:r>
      <w:r w:rsidR="00F149BF" w:rsidRPr="00535C8C">
        <w:rPr>
          <w:b/>
        </w:rPr>
        <w:t xml:space="preserve">eneral </w:t>
      </w:r>
      <w:r w:rsidR="002313C2" w:rsidRPr="00535C8C">
        <w:rPr>
          <w:rFonts w:hint="eastAsia"/>
          <w:b/>
        </w:rPr>
        <w:t>E</w:t>
      </w:r>
      <w:r w:rsidR="00F149BF" w:rsidRPr="00535C8C">
        <w:rPr>
          <w:b/>
        </w:rPr>
        <w:t>lection</w:t>
      </w:r>
      <w:r w:rsidR="00CD6CBF" w:rsidRPr="00535C8C">
        <w:rPr>
          <w:b/>
        </w:rPr>
        <w:t xml:space="preserve"> (</w:t>
      </w:r>
      <w:r w:rsidR="002313C2" w:rsidRPr="00535C8C">
        <w:rPr>
          <w:rFonts w:hint="eastAsia"/>
          <w:b/>
        </w:rPr>
        <w:t>6</w:t>
      </w:r>
      <w:r w:rsidR="00CD6CBF" w:rsidRPr="00535C8C">
        <w:rPr>
          <w:b/>
        </w:rPr>
        <w:t>)</w:t>
      </w:r>
    </w:p>
    <w:p w:rsidR="00D33655" w:rsidRPr="00D33655" w:rsidRDefault="00D33655" w:rsidP="00D33655">
      <w:pPr>
        <w:pStyle w:val="ListParagraph"/>
        <w:numPr>
          <w:ilvl w:val="0"/>
          <w:numId w:val="1"/>
        </w:numPr>
        <w:rPr>
          <w:i/>
        </w:rPr>
      </w:pPr>
      <w:r w:rsidRPr="00D33655">
        <w:rPr>
          <w:i/>
        </w:rPr>
        <w:lastRenderedPageBreak/>
        <w:t>More services / Higher taxes</w:t>
      </w:r>
      <w:r w:rsidRPr="004A188B">
        <w:t xml:space="preserve"> [1]</w:t>
      </w:r>
    </w:p>
    <w:p w:rsidR="00D33655" w:rsidRPr="004A188B" w:rsidRDefault="00D33655" w:rsidP="004A188B">
      <w:pPr>
        <w:pStyle w:val="ListParagraph"/>
        <w:numPr>
          <w:ilvl w:val="1"/>
          <w:numId w:val="1"/>
        </w:numPr>
      </w:pPr>
      <w:r w:rsidRPr="004A188B">
        <w:t xml:space="preserve">Some people think the federal government should lower taxes, even if that means providing fewer services like health care and education. Suppose these people are at one end of a scale, at point 1. Other people think the federal government should provide more services like health care and education, even if even that means </w:t>
      </w:r>
      <w:proofErr w:type="gramStart"/>
      <w:r w:rsidRPr="004A188B">
        <w:t>raising</w:t>
      </w:r>
      <w:proofErr w:type="gramEnd"/>
      <w:r w:rsidRPr="004A188B">
        <w:t xml:space="preserve"> taxes. Suppose these people are at the other end, at point 7.  People who are exactly in the middle are at point 4, and of course other people have positions at points 2, 3, 5, or 6.  Where would you place yourself on this scale, or haven't you thought much about this?</w:t>
      </w:r>
    </w:p>
    <w:p w:rsidR="004A188B" w:rsidRPr="004A188B" w:rsidRDefault="004A188B" w:rsidP="004A188B">
      <w:pPr>
        <w:pStyle w:val="ListParagraph"/>
        <w:ind w:left="1440"/>
        <w:rPr>
          <w:i/>
        </w:rPr>
      </w:pPr>
    </w:p>
    <w:p w:rsidR="00D33655" w:rsidRPr="004A188B" w:rsidRDefault="00D33655" w:rsidP="00D33655">
      <w:pPr>
        <w:pStyle w:val="ListParagraph"/>
        <w:numPr>
          <w:ilvl w:val="0"/>
          <w:numId w:val="1"/>
        </w:numPr>
      </w:pPr>
      <w:r w:rsidRPr="00D33655">
        <w:rPr>
          <w:i/>
        </w:rPr>
        <w:t xml:space="preserve">Multilateralism (intervene with UN approval) </w:t>
      </w:r>
      <w:r w:rsidRPr="004A188B">
        <w:t xml:space="preserve">[1] </w:t>
      </w:r>
    </w:p>
    <w:p w:rsidR="00D33655" w:rsidRPr="00F90713" w:rsidRDefault="00D33655" w:rsidP="004A188B">
      <w:pPr>
        <w:pStyle w:val="ListParagraph"/>
        <w:numPr>
          <w:ilvl w:val="1"/>
          <w:numId w:val="1"/>
        </w:numPr>
      </w:pPr>
      <w:r w:rsidRPr="00F90713">
        <w:t>Here's the next issue.  Some people feel the United States should intervene militarily when its interests are threatened without working through international organizations such as the U.N and NATO.  Suppose these people are at point 1. Other people feel that we should not intervene without first obtaining international approval and cooperation.  Suppose these people are at point 7.  Using the scale shown below, where would you place yourself, or haven't you thought much about this?</w:t>
      </w:r>
    </w:p>
    <w:p w:rsidR="00D33655" w:rsidRPr="00D33655" w:rsidRDefault="00D33655" w:rsidP="004A188B">
      <w:pPr>
        <w:pStyle w:val="ListParagraph"/>
        <w:rPr>
          <w:i/>
        </w:rPr>
      </w:pPr>
    </w:p>
    <w:p w:rsidR="00D33655" w:rsidRPr="004A188B" w:rsidRDefault="00D33655" w:rsidP="00D33655">
      <w:pPr>
        <w:pStyle w:val="ListParagraph"/>
        <w:numPr>
          <w:ilvl w:val="0"/>
          <w:numId w:val="1"/>
        </w:numPr>
      </w:pPr>
      <w:r w:rsidRPr="00D33655">
        <w:rPr>
          <w:i/>
        </w:rPr>
        <w:t xml:space="preserve">Free trade vs. Protectionism </w:t>
      </w:r>
      <w:r w:rsidRPr="004A188B">
        <w:t>[1]</w:t>
      </w:r>
    </w:p>
    <w:p w:rsidR="00D33655" w:rsidRPr="00F90713" w:rsidRDefault="00D33655" w:rsidP="004A188B">
      <w:pPr>
        <w:pStyle w:val="ListParagraph"/>
        <w:numPr>
          <w:ilvl w:val="1"/>
          <w:numId w:val="1"/>
        </w:numPr>
      </w:pPr>
      <w:r w:rsidRPr="00F90713">
        <w:t>Here's the next one.  Some people feel that we should pursue free trade even if that means some current American jobs are lost to companies abroad. Other people feel that we should protect American industries even if that means we lose markets for our goods abroad. And of course, other people fall somewhere in between. Where would you place yourself on this issue, or haven't you thought much about this?</w:t>
      </w:r>
    </w:p>
    <w:p w:rsidR="004A188B" w:rsidRPr="004A188B" w:rsidRDefault="004A188B" w:rsidP="004A188B">
      <w:pPr>
        <w:pStyle w:val="ListParagraph"/>
        <w:ind w:left="1440"/>
        <w:rPr>
          <w:i/>
        </w:rPr>
      </w:pPr>
    </w:p>
    <w:p w:rsidR="00391E77" w:rsidRPr="00391E77" w:rsidRDefault="00391E77" w:rsidP="00391E77">
      <w:pPr>
        <w:pStyle w:val="ListParagraph"/>
        <w:numPr>
          <w:ilvl w:val="0"/>
          <w:numId w:val="1"/>
        </w:numPr>
        <w:rPr>
          <w:i/>
        </w:rPr>
      </w:pPr>
      <w:r w:rsidRPr="00391E77">
        <w:rPr>
          <w:i/>
        </w:rPr>
        <w:t xml:space="preserve">Constitutional rights vs. Find every potential terrorist [1] </w:t>
      </w:r>
    </w:p>
    <w:p w:rsidR="00391E77" w:rsidRPr="00135CC3" w:rsidRDefault="00391E77" w:rsidP="00391E77">
      <w:pPr>
        <w:pStyle w:val="ListParagraph"/>
        <w:numPr>
          <w:ilvl w:val="1"/>
          <w:numId w:val="1"/>
        </w:numPr>
      </w:pPr>
      <w:r w:rsidRPr="00135CC3">
        <w:t>When it comes to protecting the country from terrorism, some people say it is important to ensure people’s constitutional rights, even if it means that some suspected terrorists aren’t found.  Suppose these people are at point 1. Others say it’s important to find every potential terrorist, even if some innocent people are falsely accused, interrogated, or imprisoned.  Suppose these people are at point 7. Where would you place yourself on this scale, or haven't you thought much about this?</w:t>
      </w:r>
    </w:p>
    <w:p w:rsidR="00391E77" w:rsidRPr="00391E77" w:rsidRDefault="00391E77" w:rsidP="00135CC3">
      <w:pPr>
        <w:pStyle w:val="ListParagraph"/>
        <w:rPr>
          <w:i/>
        </w:rPr>
      </w:pPr>
    </w:p>
    <w:p w:rsidR="00391E77" w:rsidRPr="00391E77" w:rsidRDefault="00391E77" w:rsidP="00391E77">
      <w:pPr>
        <w:pStyle w:val="ListParagraph"/>
        <w:numPr>
          <w:ilvl w:val="0"/>
          <w:numId w:val="1"/>
        </w:numPr>
        <w:rPr>
          <w:i/>
        </w:rPr>
      </w:pPr>
      <w:r w:rsidRPr="00391E77">
        <w:rPr>
          <w:i/>
        </w:rPr>
        <w:t xml:space="preserve">Health insurance: Govt.  vs. Private [1] </w:t>
      </w:r>
    </w:p>
    <w:p w:rsidR="00135CC3" w:rsidRDefault="00391E77" w:rsidP="00135CC3">
      <w:pPr>
        <w:pStyle w:val="ListParagraph"/>
        <w:numPr>
          <w:ilvl w:val="1"/>
          <w:numId w:val="1"/>
        </w:numPr>
      </w:pPr>
      <w:r w:rsidRPr="00135CC3">
        <w:t xml:space="preserve">Some people feel that the federal government should make sure that everyone has adequate health insurance. Suppose these people are at one end of a scale, at point 1. Other people feel that health insurance should be left up to individuals and their </w:t>
      </w:r>
      <w:r w:rsidRPr="00135CC3">
        <w:lastRenderedPageBreak/>
        <w:t>employers.  Suppose these people are at point 7. Where would you place yourself on this scale, or haven't you thought much about this?</w:t>
      </w:r>
    </w:p>
    <w:p w:rsidR="008F4962" w:rsidRPr="00135CC3" w:rsidRDefault="008F4962" w:rsidP="008F4962">
      <w:pPr>
        <w:pStyle w:val="ListParagraph"/>
        <w:ind w:left="1440"/>
      </w:pPr>
    </w:p>
    <w:p w:rsidR="00E8490B" w:rsidRDefault="004F0CC4" w:rsidP="00391E77">
      <w:pPr>
        <w:pStyle w:val="ListParagraph"/>
        <w:numPr>
          <w:ilvl w:val="0"/>
          <w:numId w:val="1"/>
        </w:numPr>
        <w:rPr>
          <w:i/>
        </w:rPr>
      </w:pPr>
      <w:r w:rsidRPr="004F0CC4">
        <w:rPr>
          <w:i/>
        </w:rPr>
        <w:t>G</w:t>
      </w:r>
      <w:r w:rsidR="009F5FBB" w:rsidRPr="004F0CC4">
        <w:rPr>
          <w:i/>
        </w:rPr>
        <w:t>ay marriage: Allow marriage vs. Constitutional amendment to ban gay marriage</w:t>
      </w:r>
      <w:r w:rsidR="0044749F" w:rsidRPr="004F4F82">
        <w:rPr>
          <w:rFonts w:cs="Times New Roman"/>
          <w:szCs w:val="24"/>
        </w:rPr>
        <w:t xml:space="preserve"> [</w:t>
      </w:r>
      <w:r w:rsidR="0044749F">
        <w:rPr>
          <w:rFonts w:cs="Times New Roman"/>
          <w:szCs w:val="24"/>
        </w:rPr>
        <w:t>1</w:t>
      </w:r>
      <w:r w:rsidR="0044749F" w:rsidRPr="004F4F82">
        <w:rPr>
          <w:rFonts w:cs="Times New Roman"/>
          <w:szCs w:val="24"/>
        </w:rPr>
        <w:t>]</w:t>
      </w:r>
    </w:p>
    <w:p w:rsidR="00231021" w:rsidRPr="00E8490B" w:rsidRDefault="00231021" w:rsidP="00135CC3">
      <w:pPr>
        <w:pStyle w:val="ListParagraph"/>
        <w:numPr>
          <w:ilvl w:val="1"/>
          <w:numId w:val="1"/>
        </w:numPr>
        <w:rPr>
          <w:i/>
        </w:rPr>
      </w:pPr>
      <w:r w:rsidRPr="008A636E">
        <w:t>Finally, some people believe that two people of the same sex should be able to marry just like anyone else.  Suppose these people are at point 1. Other people think there should be a constitutional amendment to prohibit gay marriage.  Suppose these people are at point 7. Where would you place yourself on this scale, or haven't you thought much about this?</w:t>
      </w:r>
    </w:p>
    <w:p w:rsidR="00A12E62" w:rsidRPr="0074342E" w:rsidRDefault="002313C2" w:rsidP="00137B66">
      <w:pPr>
        <w:rPr>
          <w:b/>
        </w:rPr>
      </w:pPr>
      <w:r w:rsidRPr="00137B66">
        <w:rPr>
          <w:rFonts w:hint="eastAsia"/>
          <w:b/>
        </w:rPr>
        <w:t>B</w:t>
      </w:r>
      <w:r w:rsidR="005839EB">
        <w:rPr>
          <w:b/>
        </w:rPr>
        <w:t xml:space="preserve">y </w:t>
      </w:r>
      <w:r w:rsidRPr="00137B66">
        <w:rPr>
          <w:rFonts w:hint="eastAsia"/>
          <w:b/>
        </w:rPr>
        <w:t>T</w:t>
      </w:r>
      <w:r w:rsidR="005839EB">
        <w:rPr>
          <w:b/>
        </w:rPr>
        <w:t xml:space="preserve">he </w:t>
      </w:r>
      <w:r w:rsidRPr="00137B66">
        <w:rPr>
          <w:rFonts w:hint="eastAsia"/>
          <w:b/>
        </w:rPr>
        <w:t>P</w:t>
      </w:r>
      <w:r w:rsidR="005839EB">
        <w:rPr>
          <w:b/>
        </w:rPr>
        <w:t>eople</w:t>
      </w:r>
      <w:r w:rsidRPr="00137B66">
        <w:rPr>
          <w:rFonts w:hint="eastAsia"/>
          <w:b/>
        </w:rPr>
        <w:t xml:space="preserve"> 2005</w:t>
      </w:r>
      <w:r w:rsidR="0074342E">
        <w:rPr>
          <w:b/>
        </w:rPr>
        <w:t xml:space="preserve"> </w:t>
      </w:r>
      <w:r w:rsidR="0074342E" w:rsidRPr="00B24586">
        <w:rPr>
          <w:b/>
        </w:rPr>
        <w:t>(</w:t>
      </w:r>
      <w:r w:rsidR="0028046B" w:rsidRPr="00B24586">
        <w:rPr>
          <w:b/>
        </w:rPr>
        <w:t>11</w:t>
      </w:r>
      <w:r w:rsidR="0074342E" w:rsidRPr="00B24586">
        <w:rPr>
          <w:b/>
        </w:rPr>
        <w:t>)</w:t>
      </w:r>
    </w:p>
    <w:p w:rsidR="007D7B69" w:rsidRPr="0029629A" w:rsidRDefault="00257091" w:rsidP="007D7B69">
      <w:pPr>
        <w:pStyle w:val="ListParagraph"/>
        <w:numPr>
          <w:ilvl w:val="0"/>
          <w:numId w:val="1"/>
        </w:numPr>
        <w:rPr>
          <w:i/>
        </w:rPr>
      </w:pPr>
      <w:r w:rsidRPr="0029629A">
        <w:rPr>
          <w:i/>
          <w:color w:val="000000"/>
        </w:rPr>
        <w:t>Reforming education</w:t>
      </w:r>
      <w:r w:rsidR="0044749F" w:rsidRPr="004F4F82">
        <w:rPr>
          <w:rFonts w:cs="Times New Roman"/>
          <w:szCs w:val="24"/>
        </w:rPr>
        <w:t xml:space="preserve"> [</w:t>
      </w:r>
      <w:r w:rsidR="0044749F">
        <w:rPr>
          <w:rFonts w:cs="Times New Roman"/>
          <w:szCs w:val="24"/>
        </w:rPr>
        <w:t>1</w:t>
      </w:r>
      <w:r w:rsidR="0044749F" w:rsidRPr="004F4F82">
        <w:rPr>
          <w:rFonts w:cs="Times New Roman"/>
          <w:szCs w:val="24"/>
        </w:rPr>
        <w:t>]</w:t>
      </w:r>
    </w:p>
    <w:p w:rsidR="00241867" w:rsidRDefault="00241867" w:rsidP="0044749F">
      <w:pPr>
        <w:pStyle w:val="ListParagraph"/>
        <w:numPr>
          <w:ilvl w:val="1"/>
          <w:numId w:val="1"/>
        </w:numPr>
      </w:pPr>
      <w:r w:rsidRPr="00241867">
        <w:t>"In order to improve public education in America, some people think the focus should be on reforming the existing public school system. Others believe the focus should be on finding an alternative to the existing public school system. Which approach do you think is preferable? (0 = Finding an alternative system; 1 = Reforming the existing system)"</w:t>
      </w:r>
    </w:p>
    <w:p w:rsidR="00231DFD" w:rsidRDefault="00231DFD" w:rsidP="00231DFD">
      <w:pPr>
        <w:pStyle w:val="ListParagraph"/>
        <w:rPr>
          <w:i/>
        </w:rPr>
      </w:pPr>
    </w:p>
    <w:p w:rsidR="007D7B69" w:rsidRPr="0029629A" w:rsidRDefault="00882A07" w:rsidP="007D7B69">
      <w:pPr>
        <w:pStyle w:val="ListParagraph"/>
        <w:numPr>
          <w:ilvl w:val="0"/>
          <w:numId w:val="1"/>
        </w:numPr>
        <w:rPr>
          <w:i/>
        </w:rPr>
      </w:pPr>
      <w:r w:rsidRPr="0029629A">
        <w:rPr>
          <w:i/>
          <w:color w:val="000000"/>
        </w:rPr>
        <w:t xml:space="preserve">Charter Schools </w:t>
      </w:r>
      <w:r w:rsidR="00745840" w:rsidRPr="0029629A">
        <w:rPr>
          <w:i/>
          <w:color w:val="000000"/>
        </w:rPr>
        <w:t>vs.</w:t>
      </w:r>
      <w:r w:rsidRPr="0029629A">
        <w:rPr>
          <w:i/>
          <w:color w:val="000000"/>
        </w:rPr>
        <w:t xml:space="preserve"> Vouchers</w:t>
      </w:r>
      <w:r w:rsidR="00FD7228" w:rsidRPr="004F4F82">
        <w:rPr>
          <w:rFonts w:cs="Times New Roman"/>
          <w:szCs w:val="24"/>
        </w:rPr>
        <w:t xml:space="preserve"> [</w:t>
      </w:r>
      <w:r w:rsidR="00FD7228">
        <w:rPr>
          <w:rFonts w:cs="Times New Roman"/>
          <w:szCs w:val="24"/>
        </w:rPr>
        <w:t>2</w:t>
      </w:r>
      <w:r w:rsidR="00FD7228" w:rsidRPr="004F4F82">
        <w:rPr>
          <w:rFonts w:cs="Times New Roman"/>
          <w:szCs w:val="24"/>
        </w:rPr>
        <w:t>]</w:t>
      </w:r>
    </w:p>
    <w:p w:rsidR="00FD7228" w:rsidRDefault="00FA7DB7" w:rsidP="00FD7228">
      <w:pPr>
        <w:pStyle w:val="ListParagraph"/>
        <w:numPr>
          <w:ilvl w:val="1"/>
          <w:numId w:val="1"/>
        </w:numPr>
      </w:pPr>
      <w:r w:rsidRPr="00FA7DB7">
        <w:t>Fund more charter schools with money from the public scho</w:t>
      </w:r>
      <w:r w:rsidR="00FD7228">
        <w:t>ol system (1=Strongly agree)</w:t>
      </w:r>
    </w:p>
    <w:p w:rsidR="00FA7DB7" w:rsidRPr="00FA7DB7" w:rsidRDefault="00FA7DB7" w:rsidP="00FD7228">
      <w:pPr>
        <w:pStyle w:val="ListParagraph"/>
        <w:numPr>
          <w:ilvl w:val="1"/>
          <w:numId w:val="1"/>
        </w:numPr>
      </w:pPr>
      <w:r w:rsidRPr="00FA7DB7">
        <w:t>Provide vouchers to pay some or all of the cost of private schools with money from the public s</w:t>
      </w:r>
      <w:r w:rsidR="00FD7228">
        <w:t>chool system (1=Strongly agree)</w:t>
      </w:r>
    </w:p>
    <w:p w:rsidR="00FA7DB7" w:rsidRPr="00103B8A" w:rsidRDefault="00FA7DB7" w:rsidP="00231DFD">
      <w:pPr>
        <w:pStyle w:val="ListParagraph"/>
        <w:rPr>
          <w:i/>
        </w:rPr>
      </w:pPr>
    </w:p>
    <w:p w:rsidR="007D7B69" w:rsidRPr="0029629A" w:rsidRDefault="00830DB6" w:rsidP="007D7B69">
      <w:pPr>
        <w:pStyle w:val="ListParagraph"/>
        <w:numPr>
          <w:ilvl w:val="0"/>
          <w:numId w:val="1"/>
        </w:numPr>
        <w:rPr>
          <w:i/>
        </w:rPr>
      </w:pPr>
      <w:r w:rsidRPr="0029629A">
        <w:rPr>
          <w:i/>
          <w:color w:val="000000"/>
        </w:rPr>
        <w:t>Tax Money to Public Schools</w:t>
      </w:r>
      <w:r w:rsidR="00FD7228" w:rsidRPr="004F4F82">
        <w:rPr>
          <w:rFonts w:cs="Times New Roman"/>
          <w:szCs w:val="24"/>
        </w:rPr>
        <w:t xml:space="preserve"> [</w:t>
      </w:r>
      <w:r w:rsidR="00FD7228">
        <w:rPr>
          <w:rFonts w:cs="Times New Roman"/>
          <w:szCs w:val="24"/>
        </w:rPr>
        <w:t>5</w:t>
      </w:r>
      <w:r w:rsidR="00FD7228" w:rsidRPr="004F4F82">
        <w:rPr>
          <w:rFonts w:cs="Times New Roman"/>
          <w:szCs w:val="24"/>
        </w:rPr>
        <w:t>]</w:t>
      </w:r>
    </w:p>
    <w:p w:rsidR="00C16BC6" w:rsidRDefault="00CC0475" w:rsidP="00A529EB">
      <w:pPr>
        <w:pStyle w:val="ListParagraph"/>
        <w:numPr>
          <w:ilvl w:val="1"/>
          <w:numId w:val="1"/>
        </w:numPr>
      </w:pPr>
      <w:r w:rsidRPr="00CC0475">
        <w:t>Provide more money for the most troubled public schools even if this means raisin</w:t>
      </w:r>
      <w:r w:rsidR="00C16BC6">
        <w:t>g taxes (1=Strongly support)</w:t>
      </w:r>
    </w:p>
    <w:p w:rsidR="00C16BC6" w:rsidRDefault="00CC0475" w:rsidP="00A529EB">
      <w:pPr>
        <w:pStyle w:val="ListParagraph"/>
        <w:numPr>
          <w:ilvl w:val="1"/>
          <w:numId w:val="1"/>
        </w:numPr>
      </w:pPr>
      <w:r w:rsidRPr="00CC0475">
        <w:t>Provide more money for public schools to pay for smaller class sizes even if this means raisin</w:t>
      </w:r>
      <w:r w:rsidR="00C16BC6">
        <w:t>g taxes (1=Strongly support)</w:t>
      </w:r>
    </w:p>
    <w:p w:rsidR="00C16BC6" w:rsidRDefault="00CC0475" w:rsidP="00A529EB">
      <w:pPr>
        <w:pStyle w:val="ListParagraph"/>
        <w:numPr>
          <w:ilvl w:val="1"/>
          <w:numId w:val="1"/>
        </w:numPr>
      </w:pPr>
      <w:r w:rsidRPr="00CC0475">
        <w:t>Provide more money for public schools to pay for new technology even if this means raisin</w:t>
      </w:r>
      <w:r w:rsidR="00C16BC6">
        <w:t>g taxes (1=Strongly support)</w:t>
      </w:r>
    </w:p>
    <w:p w:rsidR="00C16BC6" w:rsidRDefault="00CC0475" w:rsidP="00A529EB">
      <w:pPr>
        <w:pStyle w:val="ListParagraph"/>
        <w:numPr>
          <w:ilvl w:val="1"/>
          <w:numId w:val="1"/>
        </w:numPr>
      </w:pPr>
      <w:r w:rsidRPr="00CC0475">
        <w:t>Provide more money for public schools to pay teachers even if this means raising taxes</w:t>
      </w:r>
      <w:r w:rsidR="00C16BC6">
        <w:t xml:space="preserve"> (1=Strongly support)</w:t>
      </w:r>
    </w:p>
    <w:p w:rsidR="007D6555" w:rsidRDefault="00CC0475" w:rsidP="00A529EB">
      <w:pPr>
        <w:pStyle w:val="ListParagraph"/>
        <w:numPr>
          <w:ilvl w:val="1"/>
          <w:numId w:val="1"/>
        </w:numPr>
      </w:pPr>
      <w:r w:rsidRPr="00CC0475">
        <w:t xml:space="preserve">How important would you say it is that the nation's schools focus on improving the following?: </w:t>
      </w:r>
      <w:r w:rsidR="00A529EB">
        <w:t>Funding (1=Extremely important)</w:t>
      </w:r>
    </w:p>
    <w:p w:rsidR="00036FD2" w:rsidRDefault="00036FD2" w:rsidP="00036FD2">
      <w:pPr>
        <w:pStyle w:val="ListParagraph"/>
      </w:pPr>
    </w:p>
    <w:p w:rsidR="007D7B69" w:rsidRPr="0029629A" w:rsidRDefault="0024054C" w:rsidP="007D7B69">
      <w:pPr>
        <w:pStyle w:val="ListParagraph"/>
        <w:numPr>
          <w:ilvl w:val="0"/>
          <w:numId w:val="1"/>
        </w:numPr>
        <w:rPr>
          <w:i/>
        </w:rPr>
      </w:pPr>
      <w:r w:rsidRPr="0029629A">
        <w:rPr>
          <w:i/>
          <w:color w:val="000000"/>
        </w:rPr>
        <w:t>Standardized Testing</w:t>
      </w:r>
      <w:r w:rsidR="008568B0" w:rsidRPr="004F4F82">
        <w:rPr>
          <w:rFonts w:cs="Times New Roman"/>
          <w:szCs w:val="24"/>
        </w:rPr>
        <w:t xml:space="preserve"> [</w:t>
      </w:r>
      <w:r w:rsidR="008568B0">
        <w:rPr>
          <w:rFonts w:cs="Times New Roman"/>
          <w:szCs w:val="24"/>
        </w:rPr>
        <w:t>2</w:t>
      </w:r>
      <w:r w:rsidR="008568B0" w:rsidRPr="004F4F82">
        <w:rPr>
          <w:rFonts w:cs="Times New Roman"/>
          <w:szCs w:val="24"/>
        </w:rPr>
        <w:t>]</w:t>
      </w:r>
    </w:p>
    <w:p w:rsidR="00B11987" w:rsidRDefault="00067A81" w:rsidP="00B11987">
      <w:pPr>
        <w:pStyle w:val="ListParagraph"/>
        <w:numPr>
          <w:ilvl w:val="1"/>
          <w:numId w:val="1"/>
        </w:numPr>
      </w:pPr>
      <w:r w:rsidRPr="00067A81">
        <w:t>In your opinion is there too much emphasis on standardized testing in the public schools in your community, about the right amount, or not enough emphasis? (0 = Too much, .5 = About the r</w:t>
      </w:r>
      <w:r w:rsidR="00B11987">
        <w:t xml:space="preserve">ight amount, 1 = Not enough) </w:t>
      </w:r>
    </w:p>
    <w:p w:rsidR="00036FD2" w:rsidRDefault="00067A81" w:rsidP="00B11987">
      <w:pPr>
        <w:pStyle w:val="ListParagraph"/>
        <w:numPr>
          <w:ilvl w:val="1"/>
          <w:numId w:val="1"/>
        </w:numPr>
      </w:pPr>
      <w:r w:rsidRPr="00067A81">
        <w:lastRenderedPageBreak/>
        <w:t>Some people think increased use of standardized tests in the public schools is good because it helps evaluate the performance of students and schools. Some people think it is bad because it forces teachers to emphasize only what is measured in the tests. Indicate whether you think it would be bad or good to increase the use of standardiz</w:t>
      </w:r>
      <w:r w:rsidR="00B11987">
        <w:t>ed tests in the public schools.</w:t>
      </w:r>
    </w:p>
    <w:p w:rsidR="002F549E" w:rsidRDefault="002F549E" w:rsidP="00036FD2">
      <w:pPr>
        <w:pStyle w:val="ListParagraph"/>
      </w:pPr>
    </w:p>
    <w:p w:rsidR="007D7B69" w:rsidRPr="00A12E62" w:rsidRDefault="007F0B29" w:rsidP="007D7B69">
      <w:pPr>
        <w:pStyle w:val="ListParagraph"/>
        <w:numPr>
          <w:ilvl w:val="0"/>
          <w:numId w:val="1"/>
        </w:numPr>
        <w:rPr>
          <w:i/>
        </w:rPr>
      </w:pPr>
      <w:r>
        <w:rPr>
          <w:i/>
        </w:rPr>
        <w:t>Control of Educational Testing: Local Boards vs. States</w:t>
      </w:r>
      <w:r w:rsidR="0044749F" w:rsidRPr="004F4F82">
        <w:rPr>
          <w:rFonts w:cs="Times New Roman"/>
          <w:szCs w:val="24"/>
        </w:rPr>
        <w:t xml:space="preserve"> [</w:t>
      </w:r>
      <w:r w:rsidR="0044749F">
        <w:rPr>
          <w:rFonts w:cs="Times New Roman"/>
          <w:szCs w:val="24"/>
        </w:rPr>
        <w:t>1</w:t>
      </w:r>
      <w:r w:rsidR="0044749F" w:rsidRPr="004F4F82">
        <w:rPr>
          <w:rFonts w:cs="Times New Roman"/>
          <w:szCs w:val="24"/>
        </w:rPr>
        <w:t>]</w:t>
      </w:r>
      <w:r>
        <w:rPr>
          <w:i/>
        </w:rPr>
        <w:t xml:space="preserve"> </w:t>
      </w:r>
    </w:p>
    <w:p w:rsidR="008F4783" w:rsidRDefault="002E77AC" w:rsidP="008F4783">
      <w:pPr>
        <w:pStyle w:val="ListParagraph"/>
        <w:numPr>
          <w:ilvl w:val="1"/>
          <w:numId w:val="1"/>
        </w:numPr>
      </w:pPr>
      <w:r w:rsidRPr="002E77AC">
        <w:t>Some people think that tests for student achievement should be set at the state level and applied in the same way to all students in the state. Others think that local school boards should make these decisions in each community. Which do you think? (0 = Decisions about testing should be made at the state level; 1 = Decisions should be made by local s</w:t>
      </w:r>
      <w:r w:rsidR="008F4783">
        <w:t>chool boards in each community)</w:t>
      </w:r>
    </w:p>
    <w:p w:rsidR="002E77AC" w:rsidRDefault="008F4783" w:rsidP="008F4783">
      <w:pPr>
        <w:pStyle w:val="ListParagraph"/>
        <w:ind w:left="1440"/>
      </w:pPr>
      <w:r>
        <w:t xml:space="preserve"> </w:t>
      </w:r>
    </w:p>
    <w:p w:rsidR="007D7B69" w:rsidRPr="00A12E62" w:rsidRDefault="00A66714" w:rsidP="007D7B69">
      <w:pPr>
        <w:pStyle w:val="ListParagraph"/>
        <w:numPr>
          <w:ilvl w:val="0"/>
          <w:numId w:val="1"/>
        </w:numPr>
        <w:rPr>
          <w:i/>
        </w:rPr>
      </w:pPr>
      <w:r>
        <w:rPr>
          <w:i/>
        </w:rPr>
        <w:t>No Child Left Behind</w:t>
      </w:r>
      <w:r w:rsidR="0044749F" w:rsidRPr="004F4F82">
        <w:rPr>
          <w:rFonts w:cs="Times New Roman"/>
          <w:szCs w:val="24"/>
        </w:rPr>
        <w:t xml:space="preserve"> [</w:t>
      </w:r>
      <w:r w:rsidR="0044749F">
        <w:rPr>
          <w:rFonts w:cs="Times New Roman"/>
          <w:szCs w:val="24"/>
        </w:rPr>
        <w:t>1</w:t>
      </w:r>
      <w:r w:rsidR="0044749F" w:rsidRPr="004F4F82">
        <w:rPr>
          <w:rFonts w:cs="Times New Roman"/>
          <w:szCs w:val="24"/>
        </w:rPr>
        <w:t>]</w:t>
      </w:r>
    </w:p>
    <w:p w:rsidR="00036FD2" w:rsidRDefault="006748EC" w:rsidP="0044749F">
      <w:pPr>
        <w:pStyle w:val="ListParagraph"/>
        <w:numPr>
          <w:ilvl w:val="1"/>
          <w:numId w:val="1"/>
        </w:numPr>
      </w:pPr>
      <w:r w:rsidRPr="006748EC">
        <w:t xml:space="preserve">From what you know or have heard about the No Child Left </w:t>
      </w:r>
      <w:proofErr w:type="gramStart"/>
      <w:r w:rsidRPr="006748EC">
        <w:t>Behind</w:t>
      </w:r>
      <w:proofErr w:type="gramEnd"/>
      <w:r w:rsidRPr="006748EC">
        <w:t xml:space="preserve"> Act, do you approve or disapprove of it or couldn't you say? (5-pt scale; 0 = strongly ap</w:t>
      </w:r>
      <w:r w:rsidR="008F4783">
        <w:t>prove, 1 = strongly disapprove)</w:t>
      </w:r>
    </w:p>
    <w:p w:rsidR="006748EC" w:rsidRDefault="006748EC" w:rsidP="00036FD2">
      <w:pPr>
        <w:pStyle w:val="ListParagraph"/>
      </w:pPr>
    </w:p>
    <w:p w:rsidR="007D7B69" w:rsidRPr="00A12E62" w:rsidRDefault="002B6793" w:rsidP="007D7B69">
      <w:pPr>
        <w:pStyle w:val="ListParagraph"/>
        <w:numPr>
          <w:ilvl w:val="0"/>
          <w:numId w:val="1"/>
        </w:numPr>
        <w:rPr>
          <w:i/>
        </w:rPr>
      </w:pPr>
      <w:r>
        <w:rPr>
          <w:i/>
        </w:rPr>
        <w:t>Willing to Pay More For Better</w:t>
      </w:r>
      <w:r w:rsidR="000A5E17">
        <w:rPr>
          <w:i/>
        </w:rPr>
        <w:t xml:space="preserve"> Health</w:t>
      </w:r>
      <w:r>
        <w:rPr>
          <w:i/>
        </w:rPr>
        <w:t xml:space="preserve"> Coverage</w:t>
      </w:r>
      <w:r w:rsidR="00027C3C" w:rsidRPr="004F4F82">
        <w:rPr>
          <w:rFonts w:cs="Times New Roman"/>
          <w:szCs w:val="24"/>
        </w:rPr>
        <w:t xml:space="preserve"> [</w:t>
      </w:r>
      <w:r w:rsidR="00027C3C">
        <w:rPr>
          <w:rFonts w:cs="Times New Roman"/>
          <w:szCs w:val="24"/>
        </w:rPr>
        <w:t>4</w:t>
      </w:r>
      <w:r w:rsidR="00027C3C" w:rsidRPr="004F4F82">
        <w:rPr>
          <w:rFonts w:cs="Times New Roman"/>
          <w:szCs w:val="24"/>
        </w:rPr>
        <w:t>]</w:t>
      </w:r>
    </w:p>
    <w:p w:rsidR="00FD76E7" w:rsidRDefault="00FD76E7" w:rsidP="009F4D8A">
      <w:pPr>
        <w:pStyle w:val="ListParagraph"/>
        <w:numPr>
          <w:ilvl w:val="1"/>
          <w:numId w:val="1"/>
        </w:numPr>
      </w:pPr>
      <w:r>
        <w:t>The cost of health insurance (0=completely unimpo</w:t>
      </w:r>
      <w:r w:rsidR="004C35C3">
        <w:t>rtant; 1=extremely important)</w:t>
      </w:r>
    </w:p>
    <w:p w:rsidR="009F4D8A" w:rsidRDefault="00FD76E7" w:rsidP="009F4D8A">
      <w:pPr>
        <w:pStyle w:val="ListParagraph"/>
        <w:numPr>
          <w:ilvl w:val="1"/>
          <w:numId w:val="1"/>
        </w:numPr>
      </w:pPr>
      <w:r>
        <w:t>The number of Americans without health insurance (0=completely unimp</w:t>
      </w:r>
      <w:r w:rsidR="004C35C3">
        <w:t>ortant; 1=extremely important)</w:t>
      </w:r>
      <w:r>
        <w:t xml:space="preserve"> </w:t>
      </w:r>
    </w:p>
    <w:p w:rsidR="004C35C3" w:rsidRDefault="00FD76E7" w:rsidP="009F4D8A">
      <w:pPr>
        <w:pStyle w:val="ListParagraph"/>
        <w:numPr>
          <w:ilvl w:val="1"/>
          <w:numId w:val="1"/>
        </w:numPr>
      </w:pPr>
      <w:r>
        <w:t>"The cost of prescription drugs (0=completely unimpor</w:t>
      </w:r>
      <w:r w:rsidR="004C35C3">
        <w:t>tant; 1=extremely important)</w:t>
      </w:r>
    </w:p>
    <w:p w:rsidR="00036FD2" w:rsidRDefault="00FD76E7" w:rsidP="009F4D8A">
      <w:pPr>
        <w:pStyle w:val="ListParagraph"/>
        <w:numPr>
          <w:ilvl w:val="1"/>
          <w:numId w:val="1"/>
        </w:numPr>
      </w:pPr>
      <w:r>
        <w:t>Would you be willing to pay more than you do now for health care if this meant that many more Americans would have health insurance coverage? (0 = No; .5 = Yes, at least slightly more; 1 = Yes, significantly more)"</w:t>
      </w:r>
    </w:p>
    <w:p w:rsidR="00FD76E7" w:rsidRDefault="00FD76E7" w:rsidP="00FD76E7">
      <w:pPr>
        <w:pStyle w:val="ListParagraph"/>
      </w:pPr>
    </w:p>
    <w:p w:rsidR="007D7B69" w:rsidRPr="00A12E62" w:rsidRDefault="002B0E6F" w:rsidP="007D7B69">
      <w:pPr>
        <w:pStyle w:val="ListParagraph"/>
        <w:numPr>
          <w:ilvl w:val="0"/>
          <w:numId w:val="1"/>
        </w:numPr>
        <w:rPr>
          <w:i/>
        </w:rPr>
      </w:pPr>
      <w:r>
        <w:rPr>
          <w:i/>
        </w:rPr>
        <w:t xml:space="preserve">Role of </w:t>
      </w:r>
      <w:r w:rsidR="007D7B69" w:rsidRPr="00A12E62">
        <w:rPr>
          <w:i/>
        </w:rPr>
        <w:t xml:space="preserve">Government </w:t>
      </w:r>
      <w:r>
        <w:rPr>
          <w:i/>
        </w:rPr>
        <w:t>in Healthcare</w:t>
      </w:r>
      <w:r w:rsidR="00027C3C" w:rsidRPr="004F4F82">
        <w:rPr>
          <w:rFonts w:cs="Times New Roman"/>
          <w:szCs w:val="24"/>
        </w:rPr>
        <w:t xml:space="preserve"> [</w:t>
      </w:r>
      <w:r w:rsidR="00027C3C">
        <w:rPr>
          <w:rFonts w:cs="Times New Roman"/>
          <w:szCs w:val="24"/>
        </w:rPr>
        <w:t>2</w:t>
      </w:r>
      <w:r w:rsidR="00027C3C" w:rsidRPr="004F4F82">
        <w:rPr>
          <w:rFonts w:cs="Times New Roman"/>
          <w:szCs w:val="24"/>
        </w:rPr>
        <w:t>]</w:t>
      </w:r>
    </w:p>
    <w:p w:rsidR="008D270A" w:rsidRDefault="005D454F" w:rsidP="008D270A">
      <w:pPr>
        <w:pStyle w:val="ListParagraph"/>
        <w:numPr>
          <w:ilvl w:val="1"/>
          <w:numId w:val="1"/>
        </w:numPr>
      </w:pPr>
      <w:r w:rsidRPr="005D454F">
        <w:t>The US should adopt a single-payer system, where a government entity accepts all healthcare fees and pays out all healthcare costs for everyone. (5-pt scale; 1 = strongly a</w:t>
      </w:r>
      <w:r w:rsidR="008D270A">
        <w:t>gree, 0 = strongly disagree)</w:t>
      </w:r>
    </w:p>
    <w:p w:rsidR="00036FD2" w:rsidRDefault="005D454F" w:rsidP="008D270A">
      <w:pPr>
        <w:pStyle w:val="ListParagraph"/>
        <w:numPr>
          <w:ilvl w:val="1"/>
          <w:numId w:val="1"/>
        </w:numPr>
      </w:pPr>
      <w:r w:rsidRPr="005D454F">
        <w:t>The US should increase funding for Medicare and Medicaid even if this means increases in taxes. (5-pt scale; 1 = strongl</w:t>
      </w:r>
      <w:r w:rsidR="008D270A">
        <w:t>y agree, 0 = strongly disagree)</w:t>
      </w:r>
    </w:p>
    <w:p w:rsidR="005D454F" w:rsidRDefault="005D454F" w:rsidP="00036FD2">
      <w:pPr>
        <w:pStyle w:val="ListParagraph"/>
      </w:pPr>
    </w:p>
    <w:p w:rsidR="007D7B69" w:rsidRPr="00A12E62" w:rsidRDefault="002B0E6F" w:rsidP="007D7B69">
      <w:pPr>
        <w:pStyle w:val="ListParagraph"/>
        <w:numPr>
          <w:ilvl w:val="0"/>
          <w:numId w:val="1"/>
        </w:numPr>
        <w:rPr>
          <w:i/>
        </w:rPr>
      </w:pPr>
      <w:r>
        <w:rPr>
          <w:i/>
        </w:rPr>
        <w:t>Quality of Medical Care</w:t>
      </w:r>
      <w:r w:rsidR="003B0347" w:rsidRPr="004F4F82">
        <w:rPr>
          <w:rFonts w:cs="Times New Roman"/>
          <w:szCs w:val="24"/>
        </w:rPr>
        <w:t xml:space="preserve"> [</w:t>
      </w:r>
      <w:r w:rsidR="003B0347">
        <w:rPr>
          <w:rFonts w:cs="Times New Roman"/>
          <w:szCs w:val="24"/>
        </w:rPr>
        <w:t>3</w:t>
      </w:r>
      <w:r w:rsidR="003B0347" w:rsidRPr="004F4F82">
        <w:rPr>
          <w:rFonts w:cs="Times New Roman"/>
          <w:szCs w:val="24"/>
        </w:rPr>
        <w:t>]</w:t>
      </w:r>
    </w:p>
    <w:p w:rsidR="0058157E" w:rsidRDefault="0058157E" w:rsidP="0069544A">
      <w:pPr>
        <w:pStyle w:val="ListParagraph"/>
        <w:numPr>
          <w:ilvl w:val="1"/>
          <w:numId w:val="1"/>
        </w:numPr>
      </w:pPr>
      <w:r>
        <w:t>Medical errors or mistakes (0=completely unimpo</w:t>
      </w:r>
      <w:r w:rsidR="006452DA">
        <w:t>rtant; 1=extremely important)</w:t>
      </w:r>
    </w:p>
    <w:p w:rsidR="006452DA" w:rsidRDefault="0058157E" w:rsidP="0069544A">
      <w:pPr>
        <w:pStyle w:val="ListParagraph"/>
        <w:numPr>
          <w:ilvl w:val="1"/>
          <w:numId w:val="1"/>
        </w:numPr>
      </w:pPr>
      <w:r>
        <w:t xml:space="preserve">The medical malpractice system (0=completely unimportant; 1=extremely </w:t>
      </w:r>
      <w:r w:rsidR="006452DA">
        <w:t>important)</w:t>
      </w:r>
    </w:p>
    <w:p w:rsidR="00036FD2" w:rsidRDefault="0058157E" w:rsidP="0069544A">
      <w:pPr>
        <w:pStyle w:val="ListParagraph"/>
        <w:numPr>
          <w:ilvl w:val="1"/>
          <w:numId w:val="1"/>
        </w:numPr>
      </w:pPr>
      <w:r>
        <w:lastRenderedPageBreak/>
        <w:t>Quality of health care provided to those with insurance (0=completely unim</w:t>
      </w:r>
      <w:r w:rsidR="006452DA">
        <w:t>portant; 1=extremely important)</w:t>
      </w:r>
    </w:p>
    <w:p w:rsidR="0058157E" w:rsidRDefault="0058157E" w:rsidP="0058157E">
      <w:pPr>
        <w:pStyle w:val="ListParagraph"/>
      </w:pPr>
    </w:p>
    <w:p w:rsidR="007D7B69" w:rsidRPr="00A12E62" w:rsidRDefault="003C5435" w:rsidP="007D7B69">
      <w:pPr>
        <w:pStyle w:val="ListParagraph"/>
        <w:numPr>
          <w:ilvl w:val="0"/>
          <w:numId w:val="1"/>
        </w:numPr>
        <w:rPr>
          <w:i/>
        </w:rPr>
      </w:pPr>
      <w:r>
        <w:rPr>
          <w:i/>
        </w:rPr>
        <w:t>Employers Must Provide Health Insurance</w:t>
      </w:r>
      <w:r w:rsidR="0044749F" w:rsidRPr="004F4F82">
        <w:rPr>
          <w:rFonts w:cs="Times New Roman"/>
          <w:szCs w:val="24"/>
        </w:rPr>
        <w:t xml:space="preserve"> [</w:t>
      </w:r>
      <w:r w:rsidR="0044749F">
        <w:rPr>
          <w:rFonts w:cs="Times New Roman"/>
          <w:szCs w:val="24"/>
        </w:rPr>
        <w:t>1</w:t>
      </w:r>
      <w:r w:rsidR="0044749F" w:rsidRPr="004F4F82">
        <w:rPr>
          <w:rFonts w:cs="Times New Roman"/>
          <w:szCs w:val="24"/>
        </w:rPr>
        <w:t>]</w:t>
      </w:r>
    </w:p>
    <w:p w:rsidR="00036FD2" w:rsidRDefault="00262F06" w:rsidP="0044749F">
      <w:pPr>
        <w:pStyle w:val="ListParagraph"/>
        <w:numPr>
          <w:ilvl w:val="1"/>
          <w:numId w:val="1"/>
        </w:numPr>
      </w:pPr>
      <w:r w:rsidRPr="00262F06">
        <w:t>The US should require employer coverage of health care, where every employer must provide insurance for all workers. (5-pt scale; 1</w:t>
      </w:r>
      <w:r w:rsidR="00D37E2C">
        <w:t xml:space="preserve"> = strongly agree, 0 = strongly</w:t>
      </w:r>
    </w:p>
    <w:p w:rsidR="00262F06" w:rsidRDefault="00262F06" w:rsidP="00036FD2">
      <w:pPr>
        <w:pStyle w:val="ListParagraph"/>
      </w:pPr>
    </w:p>
    <w:p w:rsidR="005027C3" w:rsidRPr="00A12E62" w:rsidRDefault="003C5435" w:rsidP="005027C3">
      <w:pPr>
        <w:pStyle w:val="ListParagraph"/>
        <w:numPr>
          <w:ilvl w:val="0"/>
          <w:numId w:val="1"/>
        </w:numPr>
        <w:rPr>
          <w:i/>
        </w:rPr>
      </w:pPr>
      <w:r>
        <w:rPr>
          <w:i/>
        </w:rPr>
        <w:t>Individuals Must Buy Health Insurance</w:t>
      </w:r>
      <w:r w:rsidR="0044749F" w:rsidRPr="004F4F82">
        <w:rPr>
          <w:rFonts w:cs="Times New Roman"/>
          <w:szCs w:val="24"/>
        </w:rPr>
        <w:t xml:space="preserve"> [</w:t>
      </w:r>
      <w:r w:rsidR="0044749F">
        <w:rPr>
          <w:rFonts w:cs="Times New Roman"/>
          <w:szCs w:val="24"/>
        </w:rPr>
        <w:t>1</w:t>
      </w:r>
      <w:r w:rsidR="0044749F" w:rsidRPr="004F4F82">
        <w:rPr>
          <w:rFonts w:cs="Times New Roman"/>
          <w:szCs w:val="24"/>
        </w:rPr>
        <w:t>]</w:t>
      </w:r>
      <w:r w:rsidR="002313C2" w:rsidRPr="00A12E62">
        <w:rPr>
          <w:rFonts w:hint="eastAsia"/>
          <w:i/>
        </w:rPr>
        <w:t xml:space="preserve"> </w:t>
      </w:r>
    </w:p>
    <w:p w:rsidR="005027C3" w:rsidRDefault="005027C3" w:rsidP="0044749F">
      <w:pPr>
        <w:pStyle w:val="ListParagraph"/>
        <w:numPr>
          <w:ilvl w:val="1"/>
          <w:numId w:val="1"/>
        </w:numPr>
      </w:pPr>
      <w:r w:rsidRPr="005027C3">
        <w:t>The US should require individual coverage, where individuals must buy minimal coverage, perhaps funded by a tax credit. (5-pt scale; 1 = strongl</w:t>
      </w:r>
      <w:r w:rsidR="008F4783">
        <w:t>y agree, 0 = strongly disagree)</w:t>
      </w:r>
    </w:p>
    <w:p w:rsidR="00F62F01" w:rsidRPr="00B24586" w:rsidRDefault="002313C2" w:rsidP="000220B9">
      <w:pPr>
        <w:rPr>
          <w:b/>
        </w:rPr>
      </w:pPr>
      <w:r w:rsidRPr="00137B66">
        <w:rPr>
          <w:rFonts w:hint="eastAsia"/>
          <w:b/>
        </w:rPr>
        <w:t>San Mateo</w:t>
      </w:r>
      <w:r w:rsidR="00CC1B4F">
        <w:rPr>
          <w:b/>
        </w:rPr>
        <w:t>, CA</w:t>
      </w:r>
      <w:r w:rsidR="00B24586">
        <w:rPr>
          <w:b/>
        </w:rPr>
        <w:t xml:space="preserve"> (</w:t>
      </w:r>
      <w:bookmarkStart w:id="32" w:name="_GoBack"/>
      <w:r w:rsidR="00EE3AF8" w:rsidRPr="00F56F70">
        <w:rPr>
          <w:b/>
        </w:rPr>
        <w:t>7</w:t>
      </w:r>
      <w:r w:rsidR="00B24586" w:rsidRPr="00F56F70">
        <w:rPr>
          <w:b/>
        </w:rPr>
        <w:t>)</w:t>
      </w:r>
      <w:bookmarkEnd w:id="32"/>
    </w:p>
    <w:p w:rsidR="003F765B" w:rsidRPr="009E2D4E" w:rsidRDefault="003F765B" w:rsidP="003F765B">
      <w:pPr>
        <w:pStyle w:val="ListParagraph"/>
        <w:numPr>
          <w:ilvl w:val="0"/>
          <w:numId w:val="1"/>
        </w:numPr>
        <w:rPr>
          <w:i/>
        </w:rPr>
      </w:pPr>
      <w:r w:rsidRPr="009E2D4E">
        <w:rPr>
          <w:i/>
        </w:rPr>
        <w:t>Create more housing</w:t>
      </w:r>
      <w:r w:rsidR="000F7F95" w:rsidRPr="004F4F82">
        <w:rPr>
          <w:rFonts w:cs="Times New Roman"/>
          <w:szCs w:val="24"/>
        </w:rPr>
        <w:t xml:space="preserve"> [</w:t>
      </w:r>
      <w:r w:rsidR="000F7F95">
        <w:rPr>
          <w:rFonts w:cs="Times New Roman"/>
          <w:szCs w:val="24"/>
        </w:rPr>
        <w:t>1</w:t>
      </w:r>
      <w:r w:rsidR="000F7F95" w:rsidRPr="004F4F82">
        <w:rPr>
          <w:rFonts w:cs="Times New Roman"/>
          <w:szCs w:val="24"/>
        </w:rPr>
        <w:t>]</w:t>
      </w:r>
      <w:r w:rsidRPr="009E2D4E">
        <w:rPr>
          <w:i/>
        </w:rPr>
        <w:t xml:space="preserve"> </w:t>
      </w:r>
    </w:p>
    <w:p w:rsidR="009311FA" w:rsidRDefault="009311FA" w:rsidP="000F7F95">
      <w:pPr>
        <w:pStyle w:val="ListParagraph"/>
        <w:numPr>
          <w:ilvl w:val="1"/>
          <w:numId w:val="1"/>
        </w:numPr>
      </w:pPr>
      <w:r>
        <w:t>Some people think we should create more housing in the county.    Suppose people who believe this are at one end of a scale, at point 1.  Other people think we should restrict housing growth in the county. Suppose people who believe this are at the other end, at point 7.  People who are exactly in the middle are at point 4, and of course other people are at points 2, 3, 5, or 6.  Where would you place yourself on this scale, or haven't you thought much about this? (reverse coded)</w:t>
      </w:r>
    </w:p>
    <w:p w:rsidR="009E2D4E" w:rsidRDefault="009E2D4E" w:rsidP="009E2D4E">
      <w:pPr>
        <w:pStyle w:val="ListParagraph"/>
        <w:rPr>
          <w:i/>
        </w:rPr>
      </w:pPr>
    </w:p>
    <w:p w:rsidR="000F4BE9" w:rsidRPr="009E2D4E" w:rsidRDefault="000F4BE9" w:rsidP="000F4BE9">
      <w:pPr>
        <w:pStyle w:val="ListParagraph"/>
        <w:numPr>
          <w:ilvl w:val="0"/>
          <w:numId w:val="1"/>
        </w:numPr>
        <w:rPr>
          <w:i/>
        </w:rPr>
      </w:pPr>
      <w:r w:rsidRPr="009E2D4E">
        <w:rPr>
          <w:i/>
        </w:rPr>
        <w:t xml:space="preserve">Require some homes to be sold below market rate </w:t>
      </w:r>
      <w:r w:rsidR="000F7F95" w:rsidRPr="004F4F82">
        <w:rPr>
          <w:rFonts w:cs="Times New Roman"/>
          <w:szCs w:val="24"/>
        </w:rPr>
        <w:t xml:space="preserve"> [</w:t>
      </w:r>
      <w:r w:rsidR="000F7F95">
        <w:rPr>
          <w:rFonts w:cs="Times New Roman"/>
          <w:szCs w:val="24"/>
        </w:rPr>
        <w:t>1</w:t>
      </w:r>
      <w:r w:rsidR="000F7F95" w:rsidRPr="004F4F82">
        <w:rPr>
          <w:rFonts w:cs="Times New Roman"/>
          <w:szCs w:val="24"/>
        </w:rPr>
        <w:t>]</w:t>
      </w:r>
    </w:p>
    <w:p w:rsidR="009311FA" w:rsidRDefault="009311FA" w:rsidP="000F7F95">
      <w:pPr>
        <w:pStyle w:val="ListParagraph"/>
        <w:numPr>
          <w:ilvl w:val="1"/>
          <w:numId w:val="1"/>
        </w:numPr>
      </w:pPr>
      <w:r>
        <w:t>Some people think developers should be required to provide a certain portion of their homes at prices below the market rate.  Suppose people who believe this are at one end of a scale, at point 1. Other people think developers should be allowed to sell homes at whatever price the market will support.   Suppose people who believe this are at the other end, at point 7.  People who are exactly in the middle are at point 4.  Where would you place yourself on this scale, or haven't you thought much about this?(reverse coded)</w:t>
      </w:r>
    </w:p>
    <w:p w:rsidR="009E2D4E" w:rsidRDefault="009E2D4E" w:rsidP="009E2D4E">
      <w:pPr>
        <w:pStyle w:val="ListParagraph"/>
      </w:pPr>
    </w:p>
    <w:p w:rsidR="00881CA4" w:rsidRPr="009E2D4E" w:rsidRDefault="00881CA4" w:rsidP="00881CA4">
      <w:pPr>
        <w:pStyle w:val="ListParagraph"/>
        <w:numPr>
          <w:ilvl w:val="0"/>
          <w:numId w:val="1"/>
        </w:numPr>
        <w:rPr>
          <w:i/>
        </w:rPr>
      </w:pPr>
      <w:r w:rsidRPr="009E2D4E">
        <w:rPr>
          <w:i/>
        </w:rPr>
        <w:t xml:space="preserve">Open space areas rezoned to allow housing </w:t>
      </w:r>
      <w:r w:rsidR="000F7F95" w:rsidRPr="004F4F82">
        <w:rPr>
          <w:rFonts w:cs="Times New Roman"/>
          <w:szCs w:val="24"/>
        </w:rPr>
        <w:t xml:space="preserve"> [</w:t>
      </w:r>
      <w:r w:rsidR="000F7F95">
        <w:rPr>
          <w:rFonts w:cs="Times New Roman"/>
          <w:szCs w:val="24"/>
        </w:rPr>
        <w:t>1</w:t>
      </w:r>
      <w:r w:rsidR="000F7F95" w:rsidRPr="004F4F82">
        <w:rPr>
          <w:rFonts w:cs="Times New Roman"/>
          <w:szCs w:val="24"/>
        </w:rPr>
        <w:t>]</w:t>
      </w:r>
    </w:p>
    <w:p w:rsidR="009311FA" w:rsidRDefault="009311FA" w:rsidP="000F7F95">
      <w:pPr>
        <w:pStyle w:val="ListParagraph"/>
        <w:numPr>
          <w:ilvl w:val="1"/>
          <w:numId w:val="1"/>
        </w:numPr>
      </w:pPr>
      <w:r>
        <w:t>Some people think that any new housing should be located in already developed areas.  Suppose people who believe this are at one end of a scale, at point 1.  Other people think that any new housing should be located in currently protected open space areas rezoned to allow housing developments. Suppose people who believe this are at the other end, at point 7.  People who are exactly in the middle are at point 4, and of course other people are at points 2, 3, 5, or 6.  Where would you place yourself on this scale, or haven't you thought much about this?</w:t>
      </w:r>
    </w:p>
    <w:p w:rsidR="009E2D4E" w:rsidRDefault="009E2D4E" w:rsidP="00B722D6">
      <w:pPr>
        <w:pStyle w:val="ListParagraph"/>
      </w:pPr>
    </w:p>
    <w:p w:rsidR="00451505" w:rsidRPr="009E2D4E" w:rsidRDefault="00451505" w:rsidP="00451505">
      <w:pPr>
        <w:pStyle w:val="ListParagraph"/>
        <w:numPr>
          <w:ilvl w:val="0"/>
          <w:numId w:val="1"/>
        </w:numPr>
        <w:rPr>
          <w:i/>
        </w:rPr>
      </w:pPr>
      <w:r w:rsidRPr="009E2D4E">
        <w:rPr>
          <w:i/>
        </w:rPr>
        <w:lastRenderedPageBreak/>
        <w:t xml:space="preserve">Attract jobs v. Restrict commuters </w:t>
      </w:r>
      <w:r w:rsidR="000F7F95" w:rsidRPr="004F4F82">
        <w:rPr>
          <w:rFonts w:cs="Times New Roman"/>
          <w:szCs w:val="24"/>
        </w:rPr>
        <w:t xml:space="preserve"> [</w:t>
      </w:r>
      <w:r w:rsidR="000F7F95">
        <w:rPr>
          <w:rFonts w:cs="Times New Roman"/>
          <w:szCs w:val="24"/>
        </w:rPr>
        <w:t>1</w:t>
      </w:r>
      <w:r w:rsidR="000F7F95" w:rsidRPr="004F4F82">
        <w:rPr>
          <w:rFonts w:cs="Times New Roman"/>
          <w:szCs w:val="24"/>
        </w:rPr>
        <w:t>]</w:t>
      </w:r>
    </w:p>
    <w:p w:rsidR="009311FA" w:rsidRDefault="009311FA" w:rsidP="000F7F95">
      <w:pPr>
        <w:pStyle w:val="ListParagraph"/>
        <w:numPr>
          <w:ilvl w:val="1"/>
          <w:numId w:val="1"/>
        </w:numPr>
      </w:pPr>
      <w:r>
        <w:t>If new housing is restricted, some people think we should still try to attract new jobs to the county, even if that increases the number of commuters.  Suppose people who believe this are at one end of a scale, at point 1.  Other people think we should try to minimize the number of commuters, even if that reduces job growth.  Suppose people who believe this are at the other end, at point 7.  People who are exactly in the middle are at point 4.  Where would you place yourself on this scale, or haven't you thought much about this?</w:t>
      </w:r>
    </w:p>
    <w:p w:rsidR="009E2D4E" w:rsidRDefault="009E2D4E" w:rsidP="00451505">
      <w:pPr>
        <w:pStyle w:val="ListParagraph"/>
      </w:pPr>
    </w:p>
    <w:p w:rsidR="00A56618" w:rsidRPr="009E2D4E" w:rsidRDefault="00A56618" w:rsidP="00A56618">
      <w:pPr>
        <w:pStyle w:val="ListParagraph"/>
        <w:numPr>
          <w:ilvl w:val="0"/>
          <w:numId w:val="1"/>
        </w:numPr>
        <w:rPr>
          <w:i/>
        </w:rPr>
      </w:pPr>
      <w:r w:rsidRPr="009E2D4E">
        <w:rPr>
          <w:i/>
        </w:rPr>
        <w:t>Increase public consultation</w:t>
      </w:r>
      <w:r w:rsidR="000F7F95" w:rsidRPr="004F4F82">
        <w:rPr>
          <w:rFonts w:cs="Times New Roman"/>
          <w:szCs w:val="24"/>
        </w:rPr>
        <w:t xml:space="preserve"> [</w:t>
      </w:r>
      <w:r w:rsidR="000F7F95">
        <w:rPr>
          <w:rFonts w:cs="Times New Roman"/>
          <w:szCs w:val="24"/>
        </w:rPr>
        <w:t>1</w:t>
      </w:r>
      <w:r w:rsidR="000F7F95" w:rsidRPr="004F4F82">
        <w:rPr>
          <w:rFonts w:cs="Times New Roman"/>
          <w:szCs w:val="24"/>
        </w:rPr>
        <w:t>]</w:t>
      </w:r>
      <w:r w:rsidRPr="009E2D4E">
        <w:rPr>
          <w:i/>
        </w:rPr>
        <w:t xml:space="preserve"> </w:t>
      </w:r>
    </w:p>
    <w:p w:rsidR="009311FA" w:rsidRDefault="009311FA" w:rsidP="000F7F95">
      <w:pPr>
        <w:pStyle w:val="ListParagraph"/>
        <w:numPr>
          <w:ilvl w:val="1"/>
          <w:numId w:val="1"/>
        </w:numPr>
      </w:pPr>
      <w:r>
        <w:t>On a scale of 0 to 10, where 0 is completely unimportant, 10 is extremely important, and 5 is exactly in the middle, how important would you say it is to increase public consultation in the planning and approval of new housing development?</w:t>
      </w:r>
    </w:p>
    <w:p w:rsidR="009E2D4E" w:rsidRDefault="009E2D4E" w:rsidP="00A56618">
      <w:pPr>
        <w:pStyle w:val="ListParagraph"/>
      </w:pPr>
    </w:p>
    <w:p w:rsidR="00F12D4B" w:rsidRPr="009E2D4E" w:rsidRDefault="0065379C" w:rsidP="0065379C">
      <w:pPr>
        <w:pStyle w:val="ListParagraph"/>
        <w:numPr>
          <w:ilvl w:val="0"/>
          <w:numId w:val="1"/>
        </w:numPr>
        <w:rPr>
          <w:i/>
        </w:rPr>
      </w:pPr>
      <w:r w:rsidRPr="009E2D4E">
        <w:rPr>
          <w:i/>
        </w:rPr>
        <w:t xml:space="preserve">Land use: Local control v. regional coordination within county </w:t>
      </w:r>
      <w:r w:rsidR="000F7F95" w:rsidRPr="004F4F82">
        <w:rPr>
          <w:rFonts w:cs="Times New Roman"/>
          <w:szCs w:val="24"/>
        </w:rPr>
        <w:t xml:space="preserve"> [</w:t>
      </w:r>
      <w:r w:rsidR="000F7F95">
        <w:rPr>
          <w:rFonts w:cs="Times New Roman"/>
          <w:szCs w:val="24"/>
        </w:rPr>
        <w:t>1</w:t>
      </w:r>
      <w:r w:rsidR="000F7F95" w:rsidRPr="004F4F82">
        <w:rPr>
          <w:rFonts w:cs="Times New Roman"/>
          <w:szCs w:val="24"/>
        </w:rPr>
        <w:t>]</w:t>
      </w:r>
    </w:p>
    <w:p w:rsidR="009311FA" w:rsidRDefault="009311FA" w:rsidP="000F7F95">
      <w:pPr>
        <w:pStyle w:val="ListParagraph"/>
        <w:numPr>
          <w:ilvl w:val="1"/>
          <w:numId w:val="1"/>
        </w:numPr>
      </w:pPr>
      <w:r>
        <w:t>Some people think local communities should retain control over land use.  Suppose people who believe this are at one end of a scale, at point 1.  Other people think land use policies should be coordinated countywide.  Suppose people who believe this are at the other end, at point 7.  People who are exactly in the middle are at point 4.  Where would you place yourself on this scale, or haven't you thought much about this?</w:t>
      </w:r>
    </w:p>
    <w:p w:rsidR="001D67D2" w:rsidRDefault="001D67D2" w:rsidP="001D67D2">
      <w:pPr>
        <w:pStyle w:val="ListParagraph"/>
      </w:pPr>
    </w:p>
    <w:p w:rsidR="001D67D2" w:rsidRPr="009E2D4E" w:rsidRDefault="001D67D2" w:rsidP="001D67D2">
      <w:pPr>
        <w:pStyle w:val="ListParagraph"/>
        <w:numPr>
          <w:ilvl w:val="0"/>
          <w:numId w:val="1"/>
        </w:numPr>
        <w:rPr>
          <w:i/>
        </w:rPr>
      </w:pPr>
      <w:r w:rsidRPr="009E2D4E">
        <w:rPr>
          <w:i/>
        </w:rPr>
        <w:t xml:space="preserve">Housing issue: County level v. state-level </w:t>
      </w:r>
      <w:r w:rsidR="000F7F95" w:rsidRPr="004F4F82">
        <w:rPr>
          <w:rFonts w:cs="Times New Roman"/>
          <w:szCs w:val="24"/>
        </w:rPr>
        <w:t xml:space="preserve"> [</w:t>
      </w:r>
      <w:r w:rsidR="000F7F95">
        <w:rPr>
          <w:rFonts w:cs="Times New Roman"/>
          <w:szCs w:val="24"/>
        </w:rPr>
        <w:t>1</w:t>
      </w:r>
      <w:r w:rsidR="000F7F95" w:rsidRPr="004F4F82">
        <w:rPr>
          <w:rFonts w:cs="Times New Roman"/>
          <w:szCs w:val="24"/>
        </w:rPr>
        <w:t>]</w:t>
      </w:r>
    </w:p>
    <w:p w:rsidR="00FB11EE" w:rsidRDefault="009311FA" w:rsidP="000F7F95">
      <w:pPr>
        <w:pStyle w:val="ListParagraph"/>
        <w:numPr>
          <w:ilvl w:val="1"/>
          <w:numId w:val="1"/>
        </w:numPr>
      </w:pPr>
      <w:r>
        <w:t>Some people think housing is a county-level issue.  Suppose people who believe this are at one end of a scale, at point 1.  Other people think housing is a broader, state-level issue.  Suppose people who believe this are at the other end, at point 7.  People who are exactly in the middle are at point 4.  Where would you place yourself on this scale, or haven't you thought much about this? (reverse coded)</w:t>
      </w:r>
    </w:p>
    <w:sectPr w:rsidR="00FB11EE">
      <w:head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Fishkin, James" w:date="2015-05-10T13:19:00Z" w:initials="FJ">
    <w:p w:rsidR="006B11E9" w:rsidRDefault="006B11E9">
      <w:pPr>
        <w:pStyle w:val="CommentText"/>
      </w:pPr>
      <w:r>
        <w:rPr>
          <w:rStyle w:val="CommentReference"/>
        </w:rPr>
        <w:annotationRef/>
      </w:r>
      <w:r>
        <w:t>Drop “does have”</w:t>
      </w:r>
    </w:p>
  </w:comment>
  <w:comment w:id="3" w:author="Fishkin, James" w:date="2015-05-10T13:19:00Z" w:initials="FJ">
    <w:p w:rsidR="006B11E9" w:rsidRDefault="006B11E9">
      <w:pPr>
        <w:pStyle w:val="CommentText"/>
      </w:pPr>
      <w:r>
        <w:rPr>
          <w:rStyle w:val="CommentReference"/>
        </w:rPr>
        <w:annotationRef/>
      </w:r>
      <w:r>
        <w:t>Drop since it is about ‘does have” not “should have</w:t>
      </w:r>
    </w:p>
  </w:comment>
  <w:comment w:id="4" w:author="gaurav sood" w:date="2015-06-08T16:30:00Z" w:initials="gs">
    <w:p w:rsidR="00B34070" w:rsidRDefault="00B34070">
      <w:pPr>
        <w:pStyle w:val="CommentText"/>
      </w:pPr>
      <w:r>
        <w:rPr>
          <w:rStyle w:val="CommentReference"/>
        </w:rPr>
        <w:annotationRef/>
      </w:r>
      <w:proofErr w:type="gramStart"/>
      <w:r>
        <w:t>yes</w:t>
      </w:r>
      <w:proofErr w:type="gramEnd"/>
    </w:p>
  </w:comment>
  <w:comment w:id="21" w:author="gaurav sood" w:date="2015-06-08T16:30:00Z" w:initials="gs">
    <w:p w:rsidR="006E7799" w:rsidRDefault="006E7799">
      <w:pPr>
        <w:pStyle w:val="CommentText"/>
      </w:pPr>
      <w:r>
        <w:rPr>
          <w:rStyle w:val="CommentReference"/>
        </w:rPr>
        <w:annotationRef/>
      </w:r>
      <w:r>
        <w:t>Yes</w:t>
      </w:r>
    </w:p>
  </w:comment>
  <w:comment w:id="22" w:author="gaurav sood" w:date="2015-06-08T16:31:00Z" w:initials="gs">
    <w:p w:rsidR="002B1082" w:rsidRDefault="002B1082">
      <w:pPr>
        <w:pStyle w:val="CommentText"/>
      </w:pPr>
      <w:r>
        <w:rPr>
          <w:rStyle w:val="CommentReference"/>
        </w:rPr>
        <w:annotationRef/>
      </w:r>
      <w:r>
        <w:t>Yes</w:t>
      </w:r>
    </w:p>
  </w:comment>
  <w:comment w:id="27" w:author="Fishkin, James" w:date="2015-05-10T13:33:00Z" w:initials="FJ">
    <w:p w:rsidR="006B11E9" w:rsidRDefault="006B11E9">
      <w:pPr>
        <w:pStyle w:val="CommentText"/>
      </w:pPr>
      <w:r>
        <w:rPr>
          <w:rStyle w:val="CommentReference"/>
        </w:rPr>
        <w:annotationRef/>
      </w:r>
      <w:proofErr w:type="gramStart"/>
      <w:r>
        <w:t>drop</w:t>
      </w:r>
      <w:proofErr w:type="gramEnd"/>
      <w:r>
        <w:t xml:space="preserve"> as empirical premise</w:t>
      </w:r>
    </w:p>
  </w:comment>
  <w:comment w:id="28" w:author="Fishkin, James" w:date="2015-05-10T13:34:00Z" w:initials="FJ">
    <w:p w:rsidR="006B11E9" w:rsidRDefault="006B11E9">
      <w:pPr>
        <w:pStyle w:val="CommentText"/>
      </w:pPr>
      <w:r>
        <w:rPr>
          <w:rStyle w:val="CommentReference"/>
        </w:rPr>
        <w:annotationRef/>
      </w:r>
      <w:proofErr w:type="gramStart"/>
      <w:r>
        <w:t>on</w:t>
      </w:r>
      <w:proofErr w:type="gramEnd"/>
      <w:r>
        <w:t xml:space="preserve"> balance I would keep this but note it for discussion….it is implicitly a policy attitude</w:t>
      </w:r>
    </w:p>
  </w:comment>
  <w:comment w:id="29" w:author="Fishkin, James" w:date="2015-05-10T14:18:00Z" w:initials="FJ">
    <w:p w:rsidR="006B11E9" w:rsidRDefault="006B11E9">
      <w:pPr>
        <w:pStyle w:val="CommentText"/>
      </w:pPr>
      <w:r>
        <w:rPr>
          <w:rStyle w:val="CommentReference"/>
        </w:rPr>
        <w:annotationRef/>
      </w:r>
      <w:proofErr w:type="gramStart"/>
      <w:r>
        <w:t>probably</w:t>
      </w:r>
      <w:proofErr w:type="gramEnd"/>
      <w:r>
        <w:t xml:space="preserve"> ok as a policy attitude…. Do you favor or oppose it for the given </w:t>
      </w:r>
      <w:proofErr w:type="spellStart"/>
      <w:r>
        <w:t>reason</w:t>
      </w:r>
      <w:proofErr w:type="gramStart"/>
      <w:r>
        <w:t>..so</w:t>
      </w:r>
      <w:proofErr w:type="spellEnd"/>
      <w:proofErr w:type="gramEnd"/>
      <w:r>
        <w:t xml:space="preserve"> </w:t>
      </w:r>
      <w:proofErr w:type="spellStart"/>
      <w:r>
        <w:t>lets</w:t>
      </w:r>
      <w:proofErr w:type="spellEnd"/>
      <w:r>
        <w:t xml:space="preserve"> keep</w:t>
      </w:r>
    </w:p>
  </w:comment>
  <w:comment w:id="30" w:author="Fishkin, James" w:date="2015-05-10T14:18:00Z" w:initials="FJ">
    <w:p w:rsidR="006B11E9" w:rsidRDefault="006B11E9">
      <w:pPr>
        <w:pStyle w:val="CommentText"/>
      </w:pPr>
      <w:r>
        <w:rPr>
          <w:rStyle w:val="CommentReference"/>
        </w:rPr>
        <w:annotationRef/>
      </w:r>
      <w:proofErr w:type="gramStart"/>
      <w:r>
        <w:t>same</w:t>
      </w:r>
      <w:proofErr w:type="gramEnd"/>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EFA" w:rsidRDefault="00000EFA" w:rsidP="00F523F2">
      <w:pPr>
        <w:spacing w:after="0" w:line="240" w:lineRule="auto"/>
      </w:pPr>
      <w:r>
        <w:separator/>
      </w:r>
    </w:p>
  </w:endnote>
  <w:endnote w:type="continuationSeparator" w:id="0">
    <w:p w:rsidR="00000EFA" w:rsidRDefault="00000EFA" w:rsidP="00F523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0EFA" w:rsidRDefault="00000EFA" w:rsidP="00F523F2">
      <w:pPr>
        <w:spacing w:after="0" w:line="240" w:lineRule="auto"/>
      </w:pPr>
      <w:r>
        <w:separator/>
      </w:r>
    </w:p>
  </w:footnote>
  <w:footnote w:type="continuationSeparator" w:id="0">
    <w:p w:rsidR="00000EFA" w:rsidRDefault="00000EFA" w:rsidP="00F523F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0041614"/>
      <w:docPartObj>
        <w:docPartGallery w:val="Page Numbers (Top of Page)"/>
        <w:docPartUnique/>
      </w:docPartObj>
    </w:sdtPr>
    <w:sdtEndPr>
      <w:rPr>
        <w:noProof/>
      </w:rPr>
    </w:sdtEndPr>
    <w:sdtContent>
      <w:p w:rsidR="006B11E9" w:rsidRDefault="006B11E9">
        <w:pPr>
          <w:pStyle w:val="Header"/>
          <w:jc w:val="center"/>
        </w:pPr>
        <w:r>
          <w:fldChar w:fldCharType="begin"/>
        </w:r>
        <w:r>
          <w:instrText xml:space="preserve"> PAGE   \* MERGEFORMAT </w:instrText>
        </w:r>
        <w:r>
          <w:fldChar w:fldCharType="separate"/>
        </w:r>
        <w:r w:rsidR="00F56F70">
          <w:rPr>
            <w:noProof/>
          </w:rPr>
          <w:t>27</w:t>
        </w:r>
        <w:r>
          <w:rPr>
            <w:noProof/>
          </w:rPr>
          <w:fldChar w:fldCharType="end"/>
        </w:r>
      </w:p>
    </w:sdtContent>
  </w:sdt>
  <w:p w:rsidR="006B11E9" w:rsidRDefault="006B11E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939EE"/>
    <w:multiLevelType w:val="hybridMultilevel"/>
    <w:tmpl w:val="099643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FD5D0E"/>
    <w:multiLevelType w:val="hybridMultilevel"/>
    <w:tmpl w:val="C960DD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B0243CE"/>
    <w:multiLevelType w:val="hybridMultilevel"/>
    <w:tmpl w:val="9032457A"/>
    <w:lvl w:ilvl="0" w:tplc="29A89BC0">
      <w:start w:val="1"/>
      <w:numFmt w:val="decimal"/>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BFC5104"/>
    <w:multiLevelType w:val="hybridMultilevel"/>
    <w:tmpl w:val="7BC230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24981037"/>
    <w:multiLevelType w:val="hybridMultilevel"/>
    <w:tmpl w:val="7CD6BA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6BC3056"/>
    <w:multiLevelType w:val="hybridMultilevel"/>
    <w:tmpl w:val="0ED0B7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33352D7D"/>
    <w:multiLevelType w:val="hybridMultilevel"/>
    <w:tmpl w:val="F4E45D90"/>
    <w:lvl w:ilvl="0" w:tplc="BBDA28F8">
      <w:start w:val="1"/>
      <w:numFmt w:val="decimal"/>
      <w:lvlText w:val="%1."/>
      <w:lvlJc w:val="left"/>
      <w:pPr>
        <w:ind w:left="1830" w:hanging="39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nsid w:val="33F04908"/>
    <w:multiLevelType w:val="hybridMultilevel"/>
    <w:tmpl w:val="752465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34C35272"/>
    <w:multiLevelType w:val="hybridMultilevel"/>
    <w:tmpl w:val="2A4883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E7476B"/>
    <w:multiLevelType w:val="hybridMultilevel"/>
    <w:tmpl w:val="9DF66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7B55BAD"/>
    <w:multiLevelType w:val="hybridMultilevel"/>
    <w:tmpl w:val="8162F902"/>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nsid w:val="439A1E07"/>
    <w:multiLevelType w:val="hybridMultilevel"/>
    <w:tmpl w:val="C0FE6E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7440C5"/>
    <w:multiLevelType w:val="hybridMultilevel"/>
    <w:tmpl w:val="F4388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E9429EA"/>
    <w:multiLevelType w:val="hybridMultilevel"/>
    <w:tmpl w:val="8D6AC2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E224B33"/>
    <w:multiLevelType w:val="hybridMultilevel"/>
    <w:tmpl w:val="6498AF4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711B71B0"/>
    <w:multiLevelType w:val="hybridMultilevel"/>
    <w:tmpl w:val="1EFC2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73EC74D8"/>
    <w:multiLevelType w:val="hybridMultilevel"/>
    <w:tmpl w:val="905A3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76336422"/>
    <w:multiLevelType w:val="hybridMultilevel"/>
    <w:tmpl w:val="F3243D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9CD00B4"/>
    <w:multiLevelType w:val="hybridMultilevel"/>
    <w:tmpl w:val="6590D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DC13329"/>
    <w:multiLevelType w:val="hybridMultilevel"/>
    <w:tmpl w:val="E18402E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3"/>
  </w:num>
  <w:num w:numId="2">
    <w:abstractNumId w:val="18"/>
  </w:num>
  <w:num w:numId="3">
    <w:abstractNumId w:val="0"/>
  </w:num>
  <w:num w:numId="4">
    <w:abstractNumId w:val="6"/>
  </w:num>
  <w:num w:numId="5">
    <w:abstractNumId w:val="2"/>
  </w:num>
  <w:num w:numId="6">
    <w:abstractNumId w:val="15"/>
  </w:num>
  <w:num w:numId="7">
    <w:abstractNumId w:val="11"/>
  </w:num>
  <w:num w:numId="8">
    <w:abstractNumId w:val="17"/>
  </w:num>
  <w:num w:numId="9">
    <w:abstractNumId w:val="8"/>
  </w:num>
  <w:num w:numId="10">
    <w:abstractNumId w:val="9"/>
  </w:num>
  <w:num w:numId="11">
    <w:abstractNumId w:val="1"/>
  </w:num>
  <w:num w:numId="12">
    <w:abstractNumId w:val="19"/>
  </w:num>
  <w:num w:numId="13">
    <w:abstractNumId w:val="3"/>
  </w:num>
  <w:num w:numId="14">
    <w:abstractNumId w:val="14"/>
  </w:num>
  <w:num w:numId="15">
    <w:abstractNumId w:val="10"/>
  </w:num>
  <w:num w:numId="16">
    <w:abstractNumId w:val="5"/>
  </w:num>
  <w:num w:numId="17">
    <w:abstractNumId w:val="4"/>
  </w:num>
  <w:num w:numId="18">
    <w:abstractNumId w:val="7"/>
  </w:num>
  <w:num w:numId="19">
    <w:abstractNumId w:val="16"/>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2185"/>
    <w:rsid w:val="00000EFA"/>
    <w:rsid w:val="000013F1"/>
    <w:rsid w:val="00001AA0"/>
    <w:rsid w:val="000047B2"/>
    <w:rsid w:val="00005D96"/>
    <w:rsid w:val="000075E9"/>
    <w:rsid w:val="000108A3"/>
    <w:rsid w:val="00011B16"/>
    <w:rsid w:val="0001236C"/>
    <w:rsid w:val="00017034"/>
    <w:rsid w:val="0002082A"/>
    <w:rsid w:val="000208C2"/>
    <w:rsid w:val="000220B9"/>
    <w:rsid w:val="00025076"/>
    <w:rsid w:val="00027152"/>
    <w:rsid w:val="00027C3C"/>
    <w:rsid w:val="0003149D"/>
    <w:rsid w:val="00031598"/>
    <w:rsid w:val="00033801"/>
    <w:rsid w:val="00033C6E"/>
    <w:rsid w:val="00035E77"/>
    <w:rsid w:val="00036FD2"/>
    <w:rsid w:val="00042C83"/>
    <w:rsid w:val="00043444"/>
    <w:rsid w:val="00045305"/>
    <w:rsid w:val="000502F9"/>
    <w:rsid w:val="0005176D"/>
    <w:rsid w:val="00062BB8"/>
    <w:rsid w:val="00063CB2"/>
    <w:rsid w:val="00064D6B"/>
    <w:rsid w:val="000668C3"/>
    <w:rsid w:val="00066A26"/>
    <w:rsid w:val="00066BCE"/>
    <w:rsid w:val="00066C60"/>
    <w:rsid w:val="000671EB"/>
    <w:rsid w:val="00067A81"/>
    <w:rsid w:val="00071FB6"/>
    <w:rsid w:val="00072216"/>
    <w:rsid w:val="0008594C"/>
    <w:rsid w:val="0008646D"/>
    <w:rsid w:val="000913DA"/>
    <w:rsid w:val="000913F5"/>
    <w:rsid w:val="000967BB"/>
    <w:rsid w:val="000970AC"/>
    <w:rsid w:val="000970F7"/>
    <w:rsid w:val="000A5E17"/>
    <w:rsid w:val="000A68C7"/>
    <w:rsid w:val="000B01BB"/>
    <w:rsid w:val="000B06C9"/>
    <w:rsid w:val="000B0AF6"/>
    <w:rsid w:val="000B449E"/>
    <w:rsid w:val="000B5144"/>
    <w:rsid w:val="000C2590"/>
    <w:rsid w:val="000C2A15"/>
    <w:rsid w:val="000C2DBA"/>
    <w:rsid w:val="000C4FC8"/>
    <w:rsid w:val="000C50AE"/>
    <w:rsid w:val="000D0E9D"/>
    <w:rsid w:val="000D0F2A"/>
    <w:rsid w:val="000D1DF6"/>
    <w:rsid w:val="000D265C"/>
    <w:rsid w:val="000D48F1"/>
    <w:rsid w:val="000D775E"/>
    <w:rsid w:val="000E2185"/>
    <w:rsid w:val="000E2450"/>
    <w:rsid w:val="000E4583"/>
    <w:rsid w:val="000E5EDC"/>
    <w:rsid w:val="000F0B7D"/>
    <w:rsid w:val="000F0C96"/>
    <w:rsid w:val="000F26AA"/>
    <w:rsid w:val="000F2A35"/>
    <w:rsid w:val="000F3B6B"/>
    <w:rsid w:val="000F4BE9"/>
    <w:rsid w:val="000F78E6"/>
    <w:rsid w:val="000F7CC7"/>
    <w:rsid w:val="000F7F95"/>
    <w:rsid w:val="00102946"/>
    <w:rsid w:val="001030AA"/>
    <w:rsid w:val="00103400"/>
    <w:rsid w:val="00103B8A"/>
    <w:rsid w:val="0010619E"/>
    <w:rsid w:val="0010643A"/>
    <w:rsid w:val="00106A8A"/>
    <w:rsid w:val="00107E5E"/>
    <w:rsid w:val="001162EA"/>
    <w:rsid w:val="00120E1E"/>
    <w:rsid w:val="00126615"/>
    <w:rsid w:val="0012673A"/>
    <w:rsid w:val="00135CC3"/>
    <w:rsid w:val="00136A0A"/>
    <w:rsid w:val="00137B66"/>
    <w:rsid w:val="00142365"/>
    <w:rsid w:val="0014581D"/>
    <w:rsid w:val="00145D32"/>
    <w:rsid w:val="00147A5D"/>
    <w:rsid w:val="001525B7"/>
    <w:rsid w:val="00154733"/>
    <w:rsid w:val="001549CF"/>
    <w:rsid w:val="00154A75"/>
    <w:rsid w:val="00160243"/>
    <w:rsid w:val="0016528F"/>
    <w:rsid w:val="001808AC"/>
    <w:rsid w:val="001869D1"/>
    <w:rsid w:val="001907F5"/>
    <w:rsid w:val="00193A47"/>
    <w:rsid w:val="001953B2"/>
    <w:rsid w:val="00195D6B"/>
    <w:rsid w:val="00195D71"/>
    <w:rsid w:val="00196BF9"/>
    <w:rsid w:val="00197F68"/>
    <w:rsid w:val="001A0347"/>
    <w:rsid w:val="001A0F2E"/>
    <w:rsid w:val="001A5FF7"/>
    <w:rsid w:val="001A69DE"/>
    <w:rsid w:val="001A7A28"/>
    <w:rsid w:val="001B3120"/>
    <w:rsid w:val="001C20D8"/>
    <w:rsid w:val="001C4264"/>
    <w:rsid w:val="001C7CD7"/>
    <w:rsid w:val="001D67D2"/>
    <w:rsid w:val="001E0882"/>
    <w:rsid w:val="001E11DC"/>
    <w:rsid w:val="001E24B8"/>
    <w:rsid w:val="001E3C61"/>
    <w:rsid w:val="001E3FC5"/>
    <w:rsid w:val="001E71CC"/>
    <w:rsid w:val="001F47A8"/>
    <w:rsid w:val="001F4A01"/>
    <w:rsid w:val="00205F1A"/>
    <w:rsid w:val="00206092"/>
    <w:rsid w:val="0020660F"/>
    <w:rsid w:val="00212A26"/>
    <w:rsid w:val="00213E10"/>
    <w:rsid w:val="00221524"/>
    <w:rsid w:val="00223B1F"/>
    <w:rsid w:val="00224287"/>
    <w:rsid w:val="00226275"/>
    <w:rsid w:val="00231021"/>
    <w:rsid w:val="002313C2"/>
    <w:rsid w:val="00231DFD"/>
    <w:rsid w:val="00234ACB"/>
    <w:rsid w:val="0024054C"/>
    <w:rsid w:val="00241867"/>
    <w:rsid w:val="0024230F"/>
    <w:rsid w:val="00242525"/>
    <w:rsid w:val="0024455E"/>
    <w:rsid w:val="002449CE"/>
    <w:rsid w:val="0025262A"/>
    <w:rsid w:val="0025443F"/>
    <w:rsid w:val="002561FF"/>
    <w:rsid w:val="00257091"/>
    <w:rsid w:val="00261B07"/>
    <w:rsid w:val="00262F06"/>
    <w:rsid w:val="00270A28"/>
    <w:rsid w:val="00270F15"/>
    <w:rsid w:val="002715AD"/>
    <w:rsid w:val="00276E53"/>
    <w:rsid w:val="00277FB1"/>
    <w:rsid w:val="0028012F"/>
    <w:rsid w:val="0028046B"/>
    <w:rsid w:val="00280CE4"/>
    <w:rsid w:val="0028170A"/>
    <w:rsid w:val="002819C1"/>
    <w:rsid w:val="00282B2B"/>
    <w:rsid w:val="00282F48"/>
    <w:rsid w:val="00283306"/>
    <w:rsid w:val="002902B6"/>
    <w:rsid w:val="0029629A"/>
    <w:rsid w:val="002966C3"/>
    <w:rsid w:val="002972F6"/>
    <w:rsid w:val="002975EA"/>
    <w:rsid w:val="002A048E"/>
    <w:rsid w:val="002A06DE"/>
    <w:rsid w:val="002A260C"/>
    <w:rsid w:val="002A4A62"/>
    <w:rsid w:val="002A6ABA"/>
    <w:rsid w:val="002A714B"/>
    <w:rsid w:val="002A7455"/>
    <w:rsid w:val="002B08B0"/>
    <w:rsid w:val="002B0E6F"/>
    <w:rsid w:val="002B1082"/>
    <w:rsid w:val="002B6793"/>
    <w:rsid w:val="002C6EB7"/>
    <w:rsid w:val="002D1FA5"/>
    <w:rsid w:val="002D2282"/>
    <w:rsid w:val="002D22FA"/>
    <w:rsid w:val="002D5ED7"/>
    <w:rsid w:val="002D6EA4"/>
    <w:rsid w:val="002E77AC"/>
    <w:rsid w:val="002F1C43"/>
    <w:rsid w:val="002F232C"/>
    <w:rsid w:val="002F2520"/>
    <w:rsid w:val="002F549E"/>
    <w:rsid w:val="003012DA"/>
    <w:rsid w:val="003051DC"/>
    <w:rsid w:val="00307931"/>
    <w:rsid w:val="00311048"/>
    <w:rsid w:val="003118DB"/>
    <w:rsid w:val="003126FB"/>
    <w:rsid w:val="003133AD"/>
    <w:rsid w:val="00315CF9"/>
    <w:rsid w:val="00320090"/>
    <w:rsid w:val="00320DDE"/>
    <w:rsid w:val="00320EB0"/>
    <w:rsid w:val="00321F47"/>
    <w:rsid w:val="0032514E"/>
    <w:rsid w:val="00325571"/>
    <w:rsid w:val="0033019B"/>
    <w:rsid w:val="00332A9E"/>
    <w:rsid w:val="003358FC"/>
    <w:rsid w:val="00335F2E"/>
    <w:rsid w:val="00337BCF"/>
    <w:rsid w:val="00341B84"/>
    <w:rsid w:val="003428CD"/>
    <w:rsid w:val="0034428B"/>
    <w:rsid w:val="003513BD"/>
    <w:rsid w:val="0035416E"/>
    <w:rsid w:val="00357DD1"/>
    <w:rsid w:val="00361D79"/>
    <w:rsid w:val="00363E0A"/>
    <w:rsid w:val="003644D4"/>
    <w:rsid w:val="00364D7E"/>
    <w:rsid w:val="0036723A"/>
    <w:rsid w:val="00371672"/>
    <w:rsid w:val="003723E3"/>
    <w:rsid w:val="00374522"/>
    <w:rsid w:val="0038044C"/>
    <w:rsid w:val="0038107D"/>
    <w:rsid w:val="0038506A"/>
    <w:rsid w:val="00386200"/>
    <w:rsid w:val="00386DF9"/>
    <w:rsid w:val="00391E77"/>
    <w:rsid w:val="00395951"/>
    <w:rsid w:val="003A04B2"/>
    <w:rsid w:val="003A30E0"/>
    <w:rsid w:val="003A477B"/>
    <w:rsid w:val="003A5207"/>
    <w:rsid w:val="003A5648"/>
    <w:rsid w:val="003B0347"/>
    <w:rsid w:val="003B238F"/>
    <w:rsid w:val="003B3F48"/>
    <w:rsid w:val="003B6285"/>
    <w:rsid w:val="003C115E"/>
    <w:rsid w:val="003C19A7"/>
    <w:rsid w:val="003C32E2"/>
    <w:rsid w:val="003C3E9E"/>
    <w:rsid w:val="003C465D"/>
    <w:rsid w:val="003C5435"/>
    <w:rsid w:val="003C5EE1"/>
    <w:rsid w:val="003D37BA"/>
    <w:rsid w:val="003D5FF7"/>
    <w:rsid w:val="003D7361"/>
    <w:rsid w:val="003E512E"/>
    <w:rsid w:val="003E51FD"/>
    <w:rsid w:val="003E5B9E"/>
    <w:rsid w:val="003E5E7D"/>
    <w:rsid w:val="003F2DBB"/>
    <w:rsid w:val="003F765B"/>
    <w:rsid w:val="00400C03"/>
    <w:rsid w:val="00403490"/>
    <w:rsid w:val="00404619"/>
    <w:rsid w:val="00405759"/>
    <w:rsid w:val="00406073"/>
    <w:rsid w:val="00411E7A"/>
    <w:rsid w:val="0041418A"/>
    <w:rsid w:val="00415C29"/>
    <w:rsid w:val="00422479"/>
    <w:rsid w:val="0042364E"/>
    <w:rsid w:val="00425A44"/>
    <w:rsid w:val="00431FE9"/>
    <w:rsid w:val="004352ED"/>
    <w:rsid w:val="00435C0A"/>
    <w:rsid w:val="00436F7D"/>
    <w:rsid w:val="004374D9"/>
    <w:rsid w:val="0044191F"/>
    <w:rsid w:val="00441D8C"/>
    <w:rsid w:val="00443839"/>
    <w:rsid w:val="00445501"/>
    <w:rsid w:val="0044749F"/>
    <w:rsid w:val="00450DC7"/>
    <w:rsid w:val="00451505"/>
    <w:rsid w:val="00452F94"/>
    <w:rsid w:val="00454045"/>
    <w:rsid w:val="00456C8A"/>
    <w:rsid w:val="00463D7A"/>
    <w:rsid w:val="00470819"/>
    <w:rsid w:val="004725CD"/>
    <w:rsid w:val="00480BBA"/>
    <w:rsid w:val="0048501C"/>
    <w:rsid w:val="00485430"/>
    <w:rsid w:val="00490B16"/>
    <w:rsid w:val="004938E5"/>
    <w:rsid w:val="004946AB"/>
    <w:rsid w:val="0049677C"/>
    <w:rsid w:val="00497B1E"/>
    <w:rsid w:val="004A082C"/>
    <w:rsid w:val="004A188B"/>
    <w:rsid w:val="004A3381"/>
    <w:rsid w:val="004A469D"/>
    <w:rsid w:val="004A6FA1"/>
    <w:rsid w:val="004A70C2"/>
    <w:rsid w:val="004B2004"/>
    <w:rsid w:val="004B4DF7"/>
    <w:rsid w:val="004C2861"/>
    <w:rsid w:val="004C35C3"/>
    <w:rsid w:val="004C3645"/>
    <w:rsid w:val="004C4AE4"/>
    <w:rsid w:val="004C618C"/>
    <w:rsid w:val="004D2E1E"/>
    <w:rsid w:val="004D55A0"/>
    <w:rsid w:val="004D6B46"/>
    <w:rsid w:val="004E2E5B"/>
    <w:rsid w:val="004E2F27"/>
    <w:rsid w:val="004E44C3"/>
    <w:rsid w:val="004E5FA7"/>
    <w:rsid w:val="004F0CC4"/>
    <w:rsid w:val="004F1D77"/>
    <w:rsid w:val="004F4638"/>
    <w:rsid w:val="004F4F82"/>
    <w:rsid w:val="004F6ABC"/>
    <w:rsid w:val="004F6C45"/>
    <w:rsid w:val="00501126"/>
    <w:rsid w:val="0050175D"/>
    <w:rsid w:val="005027C3"/>
    <w:rsid w:val="00504EC5"/>
    <w:rsid w:val="005051A9"/>
    <w:rsid w:val="005123EF"/>
    <w:rsid w:val="005125D1"/>
    <w:rsid w:val="00516841"/>
    <w:rsid w:val="005202C4"/>
    <w:rsid w:val="00521094"/>
    <w:rsid w:val="00522CA6"/>
    <w:rsid w:val="00523121"/>
    <w:rsid w:val="00525F97"/>
    <w:rsid w:val="00535610"/>
    <w:rsid w:val="00535C8C"/>
    <w:rsid w:val="00535CB0"/>
    <w:rsid w:val="005369A0"/>
    <w:rsid w:val="005409D3"/>
    <w:rsid w:val="005450E6"/>
    <w:rsid w:val="00545363"/>
    <w:rsid w:val="00546A83"/>
    <w:rsid w:val="00546E27"/>
    <w:rsid w:val="00550C1C"/>
    <w:rsid w:val="00553817"/>
    <w:rsid w:val="00554E62"/>
    <w:rsid w:val="005551BC"/>
    <w:rsid w:val="00570806"/>
    <w:rsid w:val="00572F4E"/>
    <w:rsid w:val="00574035"/>
    <w:rsid w:val="0057591F"/>
    <w:rsid w:val="0057616B"/>
    <w:rsid w:val="00577A22"/>
    <w:rsid w:val="005800C7"/>
    <w:rsid w:val="0058157E"/>
    <w:rsid w:val="00581B1B"/>
    <w:rsid w:val="00581EAB"/>
    <w:rsid w:val="00582DD5"/>
    <w:rsid w:val="005839EB"/>
    <w:rsid w:val="00585004"/>
    <w:rsid w:val="00587FDA"/>
    <w:rsid w:val="00591625"/>
    <w:rsid w:val="00593202"/>
    <w:rsid w:val="005940A3"/>
    <w:rsid w:val="005A2819"/>
    <w:rsid w:val="005A32DF"/>
    <w:rsid w:val="005A5259"/>
    <w:rsid w:val="005A5751"/>
    <w:rsid w:val="005B3485"/>
    <w:rsid w:val="005B42C6"/>
    <w:rsid w:val="005C5374"/>
    <w:rsid w:val="005D09BA"/>
    <w:rsid w:val="005D127C"/>
    <w:rsid w:val="005D219C"/>
    <w:rsid w:val="005D3759"/>
    <w:rsid w:val="005D454F"/>
    <w:rsid w:val="005D5AEE"/>
    <w:rsid w:val="005E00DD"/>
    <w:rsid w:val="005E0D23"/>
    <w:rsid w:val="005E50BC"/>
    <w:rsid w:val="005F085F"/>
    <w:rsid w:val="005F0F50"/>
    <w:rsid w:val="005F1015"/>
    <w:rsid w:val="005F2E48"/>
    <w:rsid w:val="005F4A72"/>
    <w:rsid w:val="006000AC"/>
    <w:rsid w:val="00603C35"/>
    <w:rsid w:val="00603CE3"/>
    <w:rsid w:val="006049F3"/>
    <w:rsid w:val="00607062"/>
    <w:rsid w:val="00610C57"/>
    <w:rsid w:val="00633489"/>
    <w:rsid w:val="0063363A"/>
    <w:rsid w:val="00634975"/>
    <w:rsid w:val="00635FDC"/>
    <w:rsid w:val="00645248"/>
    <w:rsid w:val="006452DA"/>
    <w:rsid w:val="006462E6"/>
    <w:rsid w:val="00646A45"/>
    <w:rsid w:val="0065032E"/>
    <w:rsid w:val="0065379C"/>
    <w:rsid w:val="00653C77"/>
    <w:rsid w:val="00657756"/>
    <w:rsid w:val="006633F3"/>
    <w:rsid w:val="0066472E"/>
    <w:rsid w:val="00666371"/>
    <w:rsid w:val="00666380"/>
    <w:rsid w:val="00666E6B"/>
    <w:rsid w:val="006679AA"/>
    <w:rsid w:val="0067186B"/>
    <w:rsid w:val="00671FE2"/>
    <w:rsid w:val="006739E8"/>
    <w:rsid w:val="006748EC"/>
    <w:rsid w:val="00675D21"/>
    <w:rsid w:val="0068322F"/>
    <w:rsid w:val="00684E4E"/>
    <w:rsid w:val="00691036"/>
    <w:rsid w:val="0069544A"/>
    <w:rsid w:val="006A10D2"/>
    <w:rsid w:val="006A4941"/>
    <w:rsid w:val="006A596E"/>
    <w:rsid w:val="006A691B"/>
    <w:rsid w:val="006B0C2D"/>
    <w:rsid w:val="006B11C8"/>
    <w:rsid w:val="006B11E9"/>
    <w:rsid w:val="006B3161"/>
    <w:rsid w:val="006B3225"/>
    <w:rsid w:val="006B44E1"/>
    <w:rsid w:val="006B4E67"/>
    <w:rsid w:val="006B5D39"/>
    <w:rsid w:val="006B7981"/>
    <w:rsid w:val="006B7CA7"/>
    <w:rsid w:val="006C69F4"/>
    <w:rsid w:val="006C7337"/>
    <w:rsid w:val="006C7478"/>
    <w:rsid w:val="006C7F11"/>
    <w:rsid w:val="006D1170"/>
    <w:rsid w:val="006E0D12"/>
    <w:rsid w:val="006E0F46"/>
    <w:rsid w:val="006E1155"/>
    <w:rsid w:val="006E4992"/>
    <w:rsid w:val="006E6CBE"/>
    <w:rsid w:val="006E6EA7"/>
    <w:rsid w:val="006E7799"/>
    <w:rsid w:val="006F4606"/>
    <w:rsid w:val="006F6E15"/>
    <w:rsid w:val="0070012E"/>
    <w:rsid w:val="00700CCD"/>
    <w:rsid w:val="007046CB"/>
    <w:rsid w:val="00704CB4"/>
    <w:rsid w:val="00705F0E"/>
    <w:rsid w:val="00707B42"/>
    <w:rsid w:val="007100AF"/>
    <w:rsid w:val="007140C9"/>
    <w:rsid w:val="00716E4F"/>
    <w:rsid w:val="00723113"/>
    <w:rsid w:val="00723A7B"/>
    <w:rsid w:val="00724C02"/>
    <w:rsid w:val="00725E3B"/>
    <w:rsid w:val="00730A2B"/>
    <w:rsid w:val="0073238A"/>
    <w:rsid w:val="00735832"/>
    <w:rsid w:val="007361BE"/>
    <w:rsid w:val="007368B1"/>
    <w:rsid w:val="00736D1D"/>
    <w:rsid w:val="007372CA"/>
    <w:rsid w:val="0074342E"/>
    <w:rsid w:val="00745840"/>
    <w:rsid w:val="00746DAE"/>
    <w:rsid w:val="00747AD3"/>
    <w:rsid w:val="00747D53"/>
    <w:rsid w:val="0075099C"/>
    <w:rsid w:val="00754548"/>
    <w:rsid w:val="0075626C"/>
    <w:rsid w:val="00757124"/>
    <w:rsid w:val="00757929"/>
    <w:rsid w:val="00760C53"/>
    <w:rsid w:val="00760DBE"/>
    <w:rsid w:val="00764B56"/>
    <w:rsid w:val="0076620F"/>
    <w:rsid w:val="007673EB"/>
    <w:rsid w:val="00767E6A"/>
    <w:rsid w:val="00772131"/>
    <w:rsid w:val="00773CEB"/>
    <w:rsid w:val="00774A9C"/>
    <w:rsid w:val="00775CF8"/>
    <w:rsid w:val="00782C93"/>
    <w:rsid w:val="0078428D"/>
    <w:rsid w:val="00787C7A"/>
    <w:rsid w:val="00797F53"/>
    <w:rsid w:val="007A0F55"/>
    <w:rsid w:val="007A2541"/>
    <w:rsid w:val="007A67FC"/>
    <w:rsid w:val="007A6DE6"/>
    <w:rsid w:val="007B05AB"/>
    <w:rsid w:val="007B0CE8"/>
    <w:rsid w:val="007B2D8E"/>
    <w:rsid w:val="007B2EE7"/>
    <w:rsid w:val="007B3D75"/>
    <w:rsid w:val="007C50FF"/>
    <w:rsid w:val="007C6BE7"/>
    <w:rsid w:val="007D08D2"/>
    <w:rsid w:val="007D0D34"/>
    <w:rsid w:val="007D16EC"/>
    <w:rsid w:val="007D3AC7"/>
    <w:rsid w:val="007D524E"/>
    <w:rsid w:val="007D567C"/>
    <w:rsid w:val="007D58FC"/>
    <w:rsid w:val="007D6555"/>
    <w:rsid w:val="007D7B69"/>
    <w:rsid w:val="007E271E"/>
    <w:rsid w:val="007F05E5"/>
    <w:rsid w:val="007F0B29"/>
    <w:rsid w:val="007F1A1B"/>
    <w:rsid w:val="007F570C"/>
    <w:rsid w:val="007F6DBE"/>
    <w:rsid w:val="008034DC"/>
    <w:rsid w:val="00806CDC"/>
    <w:rsid w:val="008112BC"/>
    <w:rsid w:val="00812D5D"/>
    <w:rsid w:val="008144B2"/>
    <w:rsid w:val="00814787"/>
    <w:rsid w:val="00814C54"/>
    <w:rsid w:val="0082193A"/>
    <w:rsid w:val="00822C74"/>
    <w:rsid w:val="00823CCF"/>
    <w:rsid w:val="0082422E"/>
    <w:rsid w:val="008244C9"/>
    <w:rsid w:val="00824D3F"/>
    <w:rsid w:val="00827D7F"/>
    <w:rsid w:val="00830DB6"/>
    <w:rsid w:val="008318CD"/>
    <w:rsid w:val="00834D25"/>
    <w:rsid w:val="008359DD"/>
    <w:rsid w:val="00836935"/>
    <w:rsid w:val="00840430"/>
    <w:rsid w:val="00845FB8"/>
    <w:rsid w:val="008475FE"/>
    <w:rsid w:val="008520BA"/>
    <w:rsid w:val="00853870"/>
    <w:rsid w:val="00855274"/>
    <w:rsid w:val="008568B0"/>
    <w:rsid w:val="008610A2"/>
    <w:rsid w:val="00863368"/>
    <w:rsid w:val="00864D99"/>
    <w:rsid w:val="008655C2"/>
    <w:rsid w:val="0086659E"/>
    <w:rsid w:val="0086789C"/>
    <w:rsid w:val="00872FFC"/>
    <w:rsid w:val="00875FFE"/>
    <w:rsid w:val="00876E6A"/>
    <w:rsid w:val="00881CA4"/>
    <w:rsid w:val="00882A07"/>
    <w:rsid w:val="00883015"/>
    <w:rsid w:val="008841E2"/>
    <w:rsid w:val="0088758E"/>
    <w:rsid w:val="00890DBB"/>
    <w:rsid w:val="00891CDE"/>
    <w:rsid w:val="0089294B"/>
    <w:rsid w:val="008978C6"/>
    <w:rsid w:val="008A0386"/>
    <w:rsid w:val="008A1F67"/>
    <w:rsid w:val="008A2B06"/>
    <w:rsid w:val="008A4CDC"/>
    <w:rsid w:val="008A5D61"/>
    <w:rsid w:val="008A636E"/>
    <w:rsid w:val="008B2B00"/>
    <w:rsid w:val="008B3CE7"/>
    <w:rsid w:val="008B7215"/>
    <w:rsid w:val="008C5103"/>
    <w:rsid w:val="008D063D"/>
    <w:rsid w:val="008D0CD6"/>
    <w:rsid w:val="008D1429"/>
    <w:rsid w:val="008D270A"/>
    <w:rsid w:val="008D2AA9"/>
    <w:rsid w:val="008D30F6"/>
    <w:rsid w:val="008D7FDC"/>
    <w:rsid w:val="008E05AB"/>
    <w:rsid w:val="008E18FB"/>
    <w:rsid w:val="008E7B91"/>
    <w:rsid w:val="008F4783"/>
    <w:rsid w:val="008F4962"/>
    <w:rsid w:val="008F5559"/>
    <w:rsid w:val="008F7C28"/>
    <w:rsid w:val="00901E1B"/>
    <w:rsid w:val="00904E6C"/>
    <w:rsid w:val="00905207"/>
    <w:rsid w:val="009063C3"/>
    <w:rsid w:val="009100EB"/>
    <w:rsid w:val="00912431"/>
    <w:rsid w:val="00915566"/>
    <w:rsid w:val="009265B9"/>
    <w:rsid w:val="009311FA"/>
    <w:rsid w:val="00931650"/>
    <w:rsid w:val="00932A98"/>
    <w:rsid w:val="00933302"/>
    <w:rsid w:val="00937CDD"/>
    <w:rsid w:val="009413E0"/>
    <w:rsid w:val="00943016"/>
    <w:rsid w:val="009446A7"/>
    <w:rsid w:val="009463A8"/>
    <w:rsid w:val="00953097"/>
    <w:rsid w:val="00955165"/>
    <w:rsid w:val="00955B68"/>
    <w:rsid w:val="00955B99"/>
    <w:rsid w:val="009639D1"/>
    <w:rsid w:val="00963AA2"/>
    <w:rsid w:val="00964179"/>
    <w:rsid w:val="009653F4"/>
    <w:rsid w:val="0096781B"/>
    <w:rsid w:val="00967920"/>
    <w:rsid w:val="009725A7"/>
    <w:rsid w:val="00972D50"/>
    <w:rsid w:val="00975D6B"/>
    <w:rsid w:val="00977EB5"/>
    <w:rsid w:val="00983A60"/>
    <w:rsid w:val="00984ADF"/>
    <w:rsid w:val="00986F27"/>
    <w:rsid w:val="00991F28"/>
    <w:rsid w:val="00993BBB"/>
    <w:rsid w:val="009941ED"/>
    <w:rsid w:val="00994506"/>
    <w:rsid w:val="00994FB4"/>
    <w:rsid w:val="009A2CB0"/>
    <w:rsid w:val="009B0A8F"/>
    <w:rsid w:val="009B0C69"/>
    <w:rsid w:val="009B1806"/>
    <w:rsid w:val="009B5F51"/>
    <w:rsid w:val="009B7C84"/>
    <w:rsid w:val="009C05A3"/>
    <w:rsid w:val="009C1106"/>
    <w:rsid w:val="009C11D5"/>
    <w:rsid w:val="009C1D81"/>
    <w:rsid w:val="009C6FF7"/>
    <w:rsid w:val="009D1862"/>
    <w:rsid w:val="009D221E"/>
    <w:rsid w:val="009D35BE"/>
    <w:rsid w:val="009D4F65"/>
    <w:rsid w:val="009D505F"/>
    <w:rsid w:val="009D5139"/>
    <w:rsid w:val="009E0B2B"/>
    <w:rsid w:val="009E151A"/>
    <w:rsid w:val="009E2D4E"/>
    <w:rsid w:val="009E6118"/>
    <w:rsid w:val="009F0476"/>
    <w:rsid w:val="009F0AD3"/>
    <w:rsid w:val="009F4D8A"/>
    <w:rsid w:val="009F5FBB"/>
    <w:rsid w:val="009F61C9"/>
    <w:rsid w:val="00A03AC8"/>
    <w:rsid w:val="00A10AD8"/>
    <w:rsid w:val="00A12CAF"/>
    <w:rsid w:val="00A12E62"/>
    <w:rsid w:val="00A13B03"/>
    <w:rsid w:val="00A1449D"/>
    <w:rsid w:val="00A14706"/>
    <w:rsid w:val="00A14901"/>
    <w:rsid w:val="00A15D6A"/>
    <w:rsid w:val="00A160B8"/>
    <w:rsid w:val="00A170D4"/>
    <w:rsid w:val="00A171C8"/>
    <w:rsid w:val="00A1759A"/>
    <w:rsid w:val="00A203C5"/>
    <w:rsid w:val="00A20E8E"/>
    <w:rsid w:val="00A2379B"/>
    <w:rsid w:val="00A23C68"/>
    <w:rsid w:val="00A259E1"/>
    <w:rsid w:val="00A26FAF"/>
    <w:rsid w:val="00A27B63"/>
    <w:rsid w:val="00A27C8C"/>
    <w:rsid w:val="00A27CEB"/>
    <w:rsid w:val="00A343AC"/>
    <w:rsid w:val="00A403EC"/>
    <w:rsid w:val="00A431EC"/>
    <w:rsid w:val="00A45817"/>
    <w:rsid w:val="00A529EB"/>
    <w:rsid w:val="00A53BD2"/>
    <w:rsid w:val="00A54D37"/>
    <w:rsid w:val="00A55CC4"/>
    <w:rsid w:val="00A55EA8"/>
    <w:rsid w:val="00A56618"/>
    <w:rsid w:val="00A5740B"/>
    <w:rsid w:val="00A623EA"/>
    <w:rsid w:val="00A66714"/>
    <w:rsid w:val="00A67AC0"/>
    <w:rsid w:val="00A7056D"/>
    <w:rsid w:val="00A711B2"/>
    <w:rsid w:val="00A76989"/>
    <w:rsid w:val="00A77AC7"/>
    <w:rsid w:val="00A8007E"/>
    <w:rsid w:val="00A80CE1"/>
    <w:rsid w:val="00A816DB"/>
    <w:rsid w:val="00A83256"/>
    <w:rsid w:val="00A83474"/>
    <w:rsid w:val="00A841A7"/>
    <w:rsid w:val="00A85771"/>
    <w:rsid w:val="00A87924"/>
    <w:rsid w:val="00A90809"/>
    <w:rsid w:val="00A91409"/>
    <w:rsid w:val="00A916A2"/>
    <w:rsid w:val="00A93324"/>
    <w:rsid w:val="00A93DB8"/>
    <w:rsid w:val="00A97917"/>
    <w:rsid w:val="00AA4CD1"/>
    <w:rsid w:val="00AA5854"/>
    <w:rsid w:val="00AC0391"/>
    <w:rsid w:val="00AD2755"/>
    <w:rsid w:val="00AD45F2"/>
    <w:rsid w:val="00AD4755"/>
    <w:rsid w:val="00AD57AA"/>
    <w:rsid w:val="00AD63C7"/>
    <w:rsid w:val="00AD7579"/>
    <w:rsid w:val="00AE129C"/>
    <w:rsid w:val="00AE4DA5"/>
    <w:rsid w:val="00AE5F52"/>
    <w:rsid w:val="00AE61C8"/>
    <w:rsid w:val="00AF02D2"/>
    <w:rsid w:val="00AF1E10"/>
    <w:rsid w:val="00AF23A3"/>
    <w:rsid w:val="00AF3B2D"/>
    <w:rsid w:val="00AF54C2"/>
    <w:rsid w:val="00AF5A95"/>
    <w:rsid w:val="00B00DC0"/>
    <w:rsid w:val="00B021B1"/>
    <w:rsid w:val="00B02F71"/>
    <w:rsid w:val="00B02FE0"/>
    <w:rsid w:val="00B03DBF"/>
    <w:rsid w:val="00B05FAA"/>
    <w:rsid w:val="00B061DE"/>
    <w:rsid w:val="00B106E5"/>
    <w:rsid w:val="00B11987"/>
    <w:rsid w:val="00B12EBA"/>
    <w:rsid w:val="00B142E5"/>
    <w:rsid w:val="00B21F52"/>
    <w:rsid w:val="00B23375"/>
    <w:rsid w:val="00B24586"/>
    <w:rsid w:val="00B269E4"/>
    <w:rsid w:val="00B27C9D"/>
    <w:rsid w:val="00B31277"/>
    <w:rsid w:val="00B32188"/>
    <w:rsid w:val="00B34070"/>
    <w:rsid w:val="00B35C8B"/>
    <w:rsid w:val="00B37B31"/>
    <w:rsid w:val="00B40734"/>
    <w:rsid w:val="00B408BD"/>
    <w:rsid w:val="00B44331"/>
    <w:rsid w:val="00B4561F"/>
    <w:rsid w:val="00B50647"/>
    <w:rsid w:val="00B50671"/>
    <w:rsid w:val="00B51E17"/>
    <w:rsid w:val="00B56E82"/>
    <w:rsid w:val="00B61CE0"/>
    <w:rsid w:val="00B62F09"/>
    <w:rsid w:val="00B635EA"/>
    <w:rsid w:val="00B63AE9"/>
    <w:rsid w:val="00B6407D"/>
    <w:rsid w:val="00B64088"/>
    <w:rsid w:val="00B64E36"/>
    <w:rsid w:val="00B67322"/>
    <w:rsid w:val="00B67AA3"/>
    <w:rsid w:val="00B67C8B"/>
    <w:rsid w:val="00B71A2E"/>
    <w:rsid w:val="00B722D6"/>
    <w:rsid w:val="00B72445"/>
    <w:rsid w:val="00B737DF"/>
    <w:rsid w:val="00B8119D"/>
    <w:rsid w:val="00B85218"/>
    <w:rsid w:val="00B86342"/>
    <w:rsid w:val="00B9075F"/>
    <w:rsid w:val="00B94C03"/>
    <w:rsid w:val="00B953B9"/>
    <w:rsid w:val="00B95654"/>
    <w:rsid w:val="00B95DF0"/>
    <w:rsid w:val="00BA111C"/>
    <w:rsid w:val="00BA2739"/>
    <w:rsid w:val="00BA474C"/>
    <w:rsid w:val="00BA4E65"/>
    <w:rsid w:val="00BB08D1"/>
    <w:rsid w:val="00BB2C34"/>
    <w:rsid w:val="00BB55FE"/>
    <w:rsid w:val="00BB7632"/>
    <w:rsid w:val="00BB788C"/>
    <w:rsid w:val="00BC00E2"/>
    <w:rsid w:val="00BC02BF"/>
    <w:rsid w:val="00BC1050"/>
    <w:rsid w:val="00BC2667"/>
    <w:rsid w:val="00BD536A"/>
    <w:rsid w:val="00BE04B3"/>
    <w:rsid w:val="00BE1040"/>
    <w:rsid w:val="00BE2773"/>
    <w:rsid w:val="00BE30CA"/>
    <w:rsid w:val="00BE5EA7"/>
    <w:rsid w:val="00BE6B8E"/>
    <w:rsid w:val="00BE77C2"/>
    <w:rsid w:val="00BE7933"/>
    <w:rsid w:val="00BF0D3F"/>
    <w:rsid w:val="00BF24A4"/>
    <w:rsid w:val="00BF4B75"/>
    <w:rsid w:val="00BF72FF"/>
    <w:rsid w:val="00C01D18"/>
    <w:rsid w:val="00C10BD5"/>
    <w:rsid w:val="00C11792"/>
    <w:rsid w:val="00C120F9"/>
    <w:rsid w:val="00C160F3"/>
    <w:rsid w:val="00C16BC6"/>
    <w:rsid w:val="00C17133"/>
    <w:rsid w:val="00C20852"/>
    <w:rsid w:val="00C24CBC"/>
    <w:rsid w:val="00C304CF"/>
    <w:rsid w:val="00C323D6"/>
    <w:rsid w:val="00C37C6C"/>
    <w:rsid w:val="00C40079"/>
    <w:rsid w:val="00C42BD2"/>
    <w:rsid w:val="00C4360A"/>
    <w:rsid w:val="00C50483"/>
    <w:rsid w:val="00C51815"/>
    <w:rsid w:val="00C53000"/>
    <w:rsid w:val="00C530BE"/>
    <w:rsid w:val="00C55AC1"/>
    <w:rsid w:val="00C604DB"/>
    <w:rsid w:val="00C60921"/>
    <w:rsid w:val="00C61BF0"/>
    <w:rsid w:val="00C62DF0"/>
    <w:rsid w:val="00C63435"/>
    <w:rsid w:val="00C661E4"/>
    <w:rsid w:val="00C70C75"/>
    <w:rsid w:val="00C712E2"/>
    <w:rsid w:val="00C7184A"/>
    <w:rsid w:val="00C74380"/>
    <w:rsid w:val="00C75E4C"/>
    <w:rsid w:val="00C75ED2"/>
    <w:rsid w:val="00C77C92"/>
    <w:rsid w:val="00C809AC"/>
    <w:rsid w:val="00C828BE"/>
    <w:rsid w:val="00C82EF9"/>
    <w:rsid w:val="00C87985"/>
    <w:rsid w:val="00C94BDF"/>
    <w:rsid w:val="00CB234A"/>
    <w:rsid w:val="00CB5A1B"/>
    <w:rsid w:val="00CC0475"/>
    <w:rsid w:val="00CC1A2A"/>
    <w:rsid w:val="00CC1B4F"/>
    <w:rsid w:val="00CC3D2C"/>
    <w:rsid w:val="00CC67C5"/>
    <w:rsid w:val="00CD154C"/>
    <w:rsid w:val="00CD51B6"/>
    <w:rsid w:val="00CD54E3"/>
    <w:rsid w:val="00CD564B"/>
    <w:rsid w:val="00CD5E89"/>
    <w:rsid w:val="00CD6CBF"/>
    <w:rsid w:val="00CE0609"/>
    <w:rsid w:val="00CE2781"/>
    <w:rsid w:val="00CE33EC"/>
    <w:rsid w:val="00CE748F"/>
    <w:rsid w:val="00CF055A"/>
    <w:rsid w:val="00CF0BC0"/>
    <w:rsid w:val="00CF2571"/>
    <w:rsid w:val="00CF5E9F"/>
    <w:rsid w:val="00CF79CE"/>
    <w:rsid w:val="00D00092"/>
    <w:rsid w:val="00D043B3"/>
    <w:rsid w:val="00D05B5D"/>
    <w:rsid w:val="00D05FCF"/>
    <w:rsid w:val="00D06534"/>
    <w:rsid w:val="00D1321A"/>
    <w:rsid w:val="00D15A53"/>
    <w:rsid w:val="00D16292"/>
    <w:rsid w:val="00D21317"/>
    <w:rsid w:val="00D21769"/>
    <w:rsid w:val="00D217F1"/>
    <w:rsid w:val="00D26606"/>
    <w:rsid w:val="00D306CF"/>
    <w:rsid w:val="00D31158"/>
    <w:rsid w:val="00D3257C"/>
    <w:rsid w:val="00D33655"/>
    <w:rsid w:val="00D357A0"/>
    <w:rsid w:val="00D37CB8"/>
    <w:rsid w:val="00D37E2C"/>
    <w:rsid w:val="00D4757E"/>
    <w:rsid w:val="00D50FEE"/>
    <w:rsid w:val="00D52A02"/>
    <w:rsid w:val="00D52F2C"/>
    <w:rsid w:val="00D5531C"/>
    <w:rsid w:val="00D553BC"/>
    <w:rsid w:val="00D620AC"/>
    <w:rsid w:val="00D6764A"/>
    <w:rsid w:val="00D71F54"/>
    <w:rsid w:val="00D74509"/>
    <w:rsid w:val="00D761AD"/>
    <w:rsid w:val="00D77CEC"/>
    <w:rsid w:val="00D8618E"/>
    <w:rsid w:val="00D87858"/>
    <w:rsid w:val="00D907C5"/>
    <w:rsid w:val="00D9142A"/>
    <w:rsid w:val="00D921E3"/>
    <w:rsid w:val="00D93908"/>
    <w:rsid w:val="00D93A60"/>
    <w:rsid w:val="00DA0DB4"/>
    <w:rsid w:val="00DA1D5B"/>
    <w:rsid w:val="00DA2D5E"/>
    <w:rsid w:val="00DA6B25"/>
    <w:rsid w:val="00DB0354"/>
    <w:rsid w:val="00DB1468"/>
    <w:rsid w:val="00DB1617"/>
    <w:rsid w:val="00DB1A14"/>
    <w:rsid w:val="00DB56A5"/>
    <w:rsid w:val="00DC5D3C"/>
    <w:rsid w:val="00DC7580"/>
    <w:rsid w:val="00DD4E57"/>
    <w:rsid w:val="00DE066F"/>
    <w:rsid w:val="00DE0CD9"/>
    <w:rsid w:val="00DE1428"/>
    <w:rsid w:val="00DE2BDB"/>
    <w:rsid w:val="00DE36F3"/>
    <w:rsid w:val="00DE47DD"/>
    <w:rsid w:val="00DE6CD2"/>
    <w:rsid w:val="00DE6DCB"/>
    <w:rsid w:val="00DF0BEC"/>
    <w:rsid w:val="00DF132E"/>
    <w:rsid w:val="00DF22C0"/>
    <w:rsid w:val="00DF4D46"/>
    <w:rsid w:val="00DF75AF"/>
    <w:rsid w:val="00DF7DC9"/>
    <w:rsid w:val="00E02C6D"/>
    <w:rsid w:val="00E1144A"/>
    <w:rsid w:val="00E11DCE"/>
    <w:rsid w:val="00E124F5"/>
    <w:rsid w:val="00E13618"/>
    <w:rsid w:val="00E1579C"/>
    <w:rsid w:val="00E166BA"/>
    <w:rsid w:val="00E21C52"/>
    <w:rsid w:val="00E22115"/>
    <w:rsid w:val="00E23CB9"/>
    <w:rsid w:val="00E24169"/>
    <w:rsid w:val="00E24D8A"/>
    <w:rsid w:val="00E25D5B"/>
    <w:rsid w:val="00E276A4"/>
    <w:rsid w:val="00E334F1"/>
    <w:rsid w:val="00E358F7"/>
    <w:rsid w:val="00E41438"/>
    <w:rsid w:val="00E4261C"/>
    <w:rsid w:val="00E44743"/>
    <w:rsid w:val="00E45B03"/>
    <w:rsid w:val="00E46485"/>
    <w:rsid w:val="00E54235"/>
    <w:rsid w:val="00E54BB0"/>
    <w:rsid w:val="00E577BF"/>
    <w:rsid w:val="00E64FBC"/>
    <w:rsid w:val="00E740E4"/>
    <w:rsid w:val="00E74AB3"/>
    <w:rsid w:val="00E801B4"/>
    <w:rsid w:val="00E811F6"/>
    <w:rsid w:val="00E812F0"/>
    <w:rsid w:val="00E820DB"/>
    <w:rsid w:val="00E8490B"/>
    <w:rsid w:val="00E86752"/>
    <w:rsid w:val="00E921F3"/>
    <w:rsid w:val="00E96599"/>
    <w:rsid w:val="00E96630"/>
    <w:rsid w:val="00EA020F"/>
    <w:rsid w:val="00EA5E16"/>
    <w:rsid w:val="00EA77BA"/>
    <w:rsid w:val="00EB0CF6"/>
    <w:rsid w:val="00EB23F1"/>
    <w:rsid w:val="00EC0015"/>
    <w:rsid w:val="00EC0A74"/>
    <w:rsid w:val="00EC2248"/>
    <w:rsid w:val="00EC3052"/>
    <w:rsid w:val="00EC523C"/>
    <w:rsid w:val="00EC6676"/>
    <w:rsid w:val="00ED0527"/>
    <w:rsid w:val="00ED0A7F"/>
    <w:rsid w:val="00ED2F5A"/>
    <w:rsid w:val="00ED36D1"/>
    <w:rsid w:val="00EE2526"/>
    <w:rsid w:val="00EE3AF8"/>
    <w:rsid w:val="00EE75C2"/>
    <w:rsid w:val="00EF16BE"/>
    <w:rsid w:val="00EF457E"/>
    <w:rsid w:val="00F06FBB"/>
    <w:rsid w:val="00F07B3E"/>
    <w:rsid w:val="00F11347"/>
    <w:rsid w:val="00F127A0"/>
    <w:rsid w:val="00F12C12"/>
    <w:rsid w:val="00F12D4B"/>
    <w:rsid w:val="00F149BF"/>
    <w:rsid w:val="00F1696B"/>
    <w:rsid w:val="00F17F56"/>
    <w:rsid w:val="00F2171D"/>
    <w:rsid w:val="00F3039F"/>
    <w:rsid w:val="00F31E36"/>
    <w:rsid w:val="00F36DC9"/>
    <w:rsid w:val="00F37662"/>
    <w:rsid w:val="00F4046D"/>
    <w:rsid w:val="00F409DD"/>
    <w:rsid w:val="00F42DB5"/>
    <w:rsid w:val="00F43C66"/>
    <w:rsid w:val="00F44A70"/>
    <w:rsid w:val="00F46C1B"/>
    <w:rsid w:val="00F50F2A"/>
    <w:rsid w:val="00F523F2"/>
    <w:rsid w:val="00F52415"/>
    <w:rsid w:val="00F53119"/>
    <w:rsid w:val="00F56F70"/>
    <w:rsid w:val="00F62F01"/>
    <w:rsid w:val="00F63ABC"/>
    <w:rsid w:val="00F653BA"/>
    <w:rsid w:val="00F710F1"/>
    <w:rsid w:val="00F732BB"/>
    <w:rsid w:val="00F7380D"/>
    <w:rsid w:val="00F75171"/>
    <w:rsid w:val="00F803C3"/>
    <w:rsid w:val="00F808A9"/>
    <w:rsid w:val="00F81504"/>
    <w:rsid w:val="00F81D06"/>
    <w:rsid w:val="00F83D32"/>
    <w:rsid w:val="00F854BB"/>
    <w:rsid w:val="00F860AB"/>
    <w:rsid w:val="00F8613F"/>
    <w:rsid w:val="00F90713"/>
    <w:rsid w:val="00F9231F"/>
    <w:rsid w:val="00F94CF1"/>
    <w:rsid w:val="00F94EC3"/>
    <w:rsid w:val="00FA0BA9"/>
    <w:rsid w:val="00FA1EDC"/>
    <w:rsid w:val="00FA3F76"/>
    <w:rsid w:val="00FA470B"/>
    <w:rsid w:val="00FA5D7A"/>
    <w:rsid w:val="00FA7DB7"/>
    <w:rsid w:val="00FB10F4"/>
    <w:rsid w:val="00FB11EE"/>
    <w:rsid w:val="00FB7B2F"/>
    <w:rsid w:val="00FC0C0F"/>
    <w:rsid w:val="00FC1A44"/>
    <w:rsid w:val="00FC227C"/>
    <w:rsid w:val="00FC5187"/>
    <w:rsid w:val="00FC5E59"/>
    <w:rsid w:val="00FC728B"/>
    <w:rsid w:val="00FD1456"/>
    <w:rsid w:val="00FD2620"/>
    <w:rsid w:val="00FD4ABD"/>
    <w:rsid w:val="00FD7228"/>
    <w:rsid w:val="00FD76E7"/>
    <w:rsid w:val="00FE4C0C"/>
    <w:rsid w:val="00FF0869"/>
    <w:rsid w:val="00FF3438"/>
    <w:rsid w:val="00FF4792"/>
    <w:rsid w:val="00FF5A18"/>
    <w:rsid w:val="00FF70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F56"/>
    <w:pPr>
      <w:ind w:left="720"/>
      <w:contextualSpacing/>
    </w:pPr>
  </w:style>
  <w:style w:type="paragraph" w:styleId="Header">
    <w:name w:val="header"/>
    <w:basedOn w:val="Normal"/>
    <w:link w:val="HeaderChar"/>
    <w:uiPriority w:val="99"/>
    <w:unhideWhenUsed/>
    <w:rsid w:val="00F52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3F2"/>
  </w:style>
  <w:style w:type="paragraph" w:styleId="Footer">
    <w:name w:val="footer"/>
    <w:basedOn w:val="Normal"/>
    <w:link w:val="FooterChar"/>
    <w:uiPriority w:val="99"/>
    <w:unhideWhenUsed/>
    <w:rsid w:val="00F52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3F2"/>
  </w:style>
  <w:style w:type="paragraph" w:styleId="BodyText2">
    <w:name w:val="Body Text 2"/>
    <w:basedOn w:val="Normal"/>
    <w:link w:val="BodyText2Char"/>
    <w:rsid w:val="00522CA6"/>
    <w:pPr>
      <w:spacing w:after="0" w:line="240" w:lineRule="auto"/>
    </w:pPr>
    <w:rPr>
      <w:rFonts w:eastAsia="Times New Roman" w:cs="Times New Roman"/>
      <w:b/>
      <w:bCs/>
      <w:szCs w:val="24"/>
      <w:lang w:val="bg-BG"/>
    </w:rPr>
  </w:style>
  <w:style w:type="character" w:customStyle="1" w:styleId="BodyText2Char">
    <w:name w:val="Body Text 2 Char"/>
    <w:basedOn w:val="DefaultParagraphFont"/>
    <w:link w:val="BodyText2"/>
    <w:rsid w:val="00522CA6"/>
    <w:rPr>
      <w:rFonts w:eastAsia="Times New Roman" w:cs="Times New Roman"/>
      <w:b/>
      <w:bCs/>
      <w:szCs w:val="24"/>
      <w:lang w:val="bg-BG"/>
    </w:rPr>
  </w:style>
  <w:style w:type="paragraph" w:styleId="BodyText">
    <w:name w:val="Body Text"/>
    <w:basedOn w:val="Normal"/>
    <w:link w:val="BodyTextChar"/>
    <w:uiPriority w:val="99"/>
    <w:unhideWhenUsed/>
    <w:rsid w:val="006F6E15"/>
    <w:pPr>
      <w:spacing w:after="120"/>
    </w:pPr>
  </w:style>
  <w:style w:type="character" w:customStyle="1" w:styleId="BodyTextChar">
    <w:name w:val="Body Text Char"/>
    <w:basedOn w:val="DefaultParagraphFont"/>
    <w:link w:val="BodyText"/>
    <w:uiPriority w:val="99"/>
    <w:rsid w:val="006F6E15"/>
  </w:style>
  <w:style w:type="paragraph" w:styleId="PlainText">
    <w:name w:val="Plain Text"/>
    <w:basedOn w:val="Normal"/>
    <w:link w:val="PlainTextChar"/>
    <w:rsid w:val="00EE252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EE2526"/>
    <w:rPr>
      <w:rFonts w:ascii="Courier New" w:eastAsia="Times New Roman" w:hAnsi="Courier New" w:cs="Courier New"/>
      <w:sz w:val="20"/>
      <w:szCs w:val="20"/>
    </w:rPr>
  </w:style>
  <w:style w:type="paragraph" w:styleId="NoSpacing">
    <w:name w:val="No Spacing"/>
    <w:uiPriority w:val="1"/>
    <w:qFormat/>
    <w:rsid w:val="00456C8A"/>
    <w:pPr>
      <w:spacing w:after="0" w:line="240" w:lineRule="auto"/>
    </w:pPr>
  </w:style>
  <w:style w:type="character" w:styleId="CommentReference">
    <w:name w:val="annotation reference"/>
    <w:basedOn w:val="DefaultParagraphFont"/>
    <w:uiPriority w:val="99"/>
    <w:semiHidden/>
    <w:unhideWhenUsed/>
    <w:rsid w:val="00043444"/>
    <w:rPr>
      <w:sz w:val="16"/>
      <w:szCs w:val="16"/>
    </w:rPr>
  </w:style>
  <w:style w:type="paragraph" w:styleId="CommentText">
    <w:name w:val="annotation text"/>
    <w:basedOn w:val="Normal"/>
    <w:link w:val="CommentTextChar"/>
    <w:uiPriority w:val="99"/>
    <w:semiHidden/>
    <w:unhideWhenUsed/>
    <w:rsid w:val="00043444"/>
    <w:pPr>
      <w:spacing w:line="240" w:lineRule="auto"/>
    </w:pPr>
    <w:rPr>
      <w:sz w:val="20"/>
      <w:szCs w:val="20"/>
    </w:rPr>
  </w:style>
  <w:style w:type="character" w:customStyle="1" w:styleId="CommentTextChar">
    <w:name w:val="Comment Text Char"/>
    <w:basedOn w:val="DefaultParagraphFont"/>
    <w:link w:val="CommentText"/>
    <w:uiPriority w:val="99"/>
    <w:semiHidden/>
    <w:rsid w:val="00043444"/>
    <w:rPr>
      <w:sz w:val="20"/>
      <w:szCs w:val="20"/>
    </w:rPr>
  </w:style>
  <w:style w:type="paragraph" w:styleId="CommentSubject">
    <w:name w:val="annotation subject"/>
    <w:basedOn w:val="CommentText"/>
    <w:next w:val="CommentText"/>
    <w:link w:val="CommentSubjectChar"/>
    <w:uiPriority w:val="99"/>
    <w:semiHidden/>
    <w:unhideWhenUsed/>
    <w:rsid w:val="00043444"/>
    <w:rPr>
      <w:b/>
      <w:bCs/>
    </w:rPr>
  </w:style>
  <w:style w:type="character" w:customStyle="1" w:styleId="CommentSubjectChar">
    <w:name w:val="Comment Subject Char"/>
    <w:basedOn w:val="CommentTextChar"/>
    <w:link w:val="CommentSubject"/>
    <w:uiPriority w:val="99"/>
    <w:semiHidden/>
    <w:rsid w:val="00043444"/>
    <w:rPr>
      <w:b/>
      <w:bCs/>
      <w:sz w:val="20"/>
      <w:szCs w:val="20"/>
    </w:rPr>
  </w:style>
  <w:style w:type="paragraph" w:styleId="BalloonText">
    <w:name w:val="Balloon Text"/>
    <w:basedOn w:val="Normal"/>
    <w:link w:val="BalloonTextChar"/>
    <w:uiPriority w:val="99"/>
    <w:semiHidden/>
    <w:unhideWhenUsed/>
    <w:rsid w:val="000434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3444"/>
    <w:rPr>
      <w:rFonts w:ascii="Tahoma" w:hAnsi="Tahoma" w:cs="Tahoma"/>
      <w:sz w:val="16"/>
      <w:szCs w:val="16"/>
    </w:rPr>
  </w:style>
  <w:style w:type="paragraph" w:styleId="BodyTextIndent">
    <w:name w:val="Body Text Indent"/>
    <w:basedOn w:val="Normal"/>
    <w:link w:val="BodyTextIndentChar"/>
    <w:uiPriority w:val="99"/>
    <w:semiHidden/>
    <w:unhideWhenUsed/>
    <w:rsid w:val="00BE1040"/>
    <w:pPr>
      <w:spacing w:after="120"/>
      <w:ind w:left="360"/>
    </w:pPr>
  </w:style>
  <w:style w:type="character" w:customStyle="1" w:styleId="BodyTextIndentChar">
    <w:name w:val="Body Text Indent Char"/>
    <w:basedOn w:val="DefaultParagraphFont"/>
    <w:link w:val="BodyTextIndent"/>
    <w:uiPriority w:val="99"/>
    <w:semiHidden/>
    <w:rsid w:val="00BE1040"/>
  </w:style>
  <w:style w:type="paragraph" w:customStyle="1" w:styleId="Default">
    <w:name w:val="Default"/>
    <w:rsid w:val="00582DD5"/>
    <w:pPr>
      <w:autoSpaceDE w:val="0"/>
      <w:autoSpaceDN w:val="0"/>
      <w:adjustRightInd w:val="0"/>
      <w:spacing w:after="0" w:line="240" w:lineRule="auto"/>
    </w:pPr>
    <w:rPr>
      <w:rFonts w:cs="Times New Roman"/>
      <w:color w:val="000000"/>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7F56"/>
    <w:pPr>
      <w:ind w:left="720"/>
      <w:contextualSpacing/>
    </w:pPr>
  </w:style>
  <w:style w:type="paragraph" w:styleId="Header">
    <w:name w:val="header"/>
    <w:basedOn w:val="Normal"/>
    <w:link w:val="HeaderChar"/>
    <w:uiPriority w:val="99"/>
    <w:unhideWhenUsed/>
    <w:rsid w:val="00F523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3F2"/>
  </w:style>
  <w:style w:type="paragraph" w:styleId="Footer">
    <w:name w:val="footer"/>
    <w:basedOn w:val="Normal"/>
    <w:link w:val="FooterChar"/>
    <w:uiPriority w:val="99"/>
    <w:unhideWhenUsed/>
    <w:rsid w:val="00F523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3F2"/>
  </w:style>
  <w:style w:type="paragraph" w:styleId="BodyText2">
    <w:name w:val="Body Text 2"/>
    <w:basedOn w:val="Normal"/>
    <w:link w:val="BodyText2Char"/>
    <w:rsid w:val="00522CA6"/>
    <w:pPr>
      <w:spacing w:after="0" w:line="240" w:lineRule="auto"/>
    </w:pPr>
    <w:rPr>
      <w:rFonts w:eastAsia="Times New Roman" w:cs="Times New Roman"/>
      <w:b/>
      <w:bCs/>
      <w:szCs w:val="24"/>
      <w:lang w:val="bg-BG"/>
    </w:rPr>
  </w:style>
  <w:style w:type="character" w:customStyle="1" w:styleId="BodyText2Char">
    <w:name w:val="Body Text 2 Char"/>
    <w:basedOn w:val="DefaultParagraphFont"/>
    <w:link w:val="BodyText2"/>
    <w:rsid w:val="00522CA6"/>
    <w:rPr>
      <w:rFonts w:eastAsia="Times New Roman" w:cs="Times New Roman"/>
      <w:b/>
      <w:bCs/>
      <w:szCs w:val="24"/>
      <w:lang w:val="bg-BG"/>
    </w:rPr>
  </w:style>
  <w:style w:type="paragraph" w:styleId="BodyText">
    <w:name w:val="Body Text"/>
    <w:basedOn w:val="Normal"/>
    <w:link w:val="BodyTextChar"/>
    <w:uiPriority w:val="99"/>
    <w:unhideWhenUsed/>
    <w:rsid w:val="006F6E15"/>
    <w:pPr>
      <w:spacing w:after="120"/>
    </w:pPr>
  </w:style>
  <w:style w:type="character" w:customStyle="1" w:styleId="BodyTextChar">
    <w:name w:val="Body Text Char"/>
    <w:basedOn w:val="DefaultParagraphFont"/>
    <w:link w:val="BodyText"/>
    <w:uiPriority w:val="99"/>
    <w:rsid w:val="006F6E15"/>
  </w:style>
  <w:style w:type="paragraph" w:styleId="PlainText">
    <w:name w:val="Plain Text"/>
    <w:basedOn w:val="Normal"/>
    <w:link w:val="PlainTextChar"/>
    <w:rsid w:val="00EE2526"/>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EE2526"/>
    <w:rPr>
      <w:rFonts w:ascii="Courier New" w:eastAsia="Times New Roman" w:hAnsi="Courier New" w:cs="Courier New"/>
      <w:sz w:val="20"/>
      <w:szCs w:val="20"/>
    </w:rPr>
  </w:style>
  <w:style w:type="paragraph" w:styleId="NoSpacing">
    <w:name w:val="No Spacing"/>
    <w:uiPriority w:val="1"/>
    <w:qFormat/>
    <w:rsid w:val="00456C8A"/>
    <w:pPr>
      <w:spacing w:after="0" w:line="240" w:lineRule="auto"/>
    </w:pPr>
  </w:style>
  <w:style w:type="character" w:styleId="CommentReference">
    <w:name w:val="annotation reference"/>
    <w:basedOn w:val="DefaultParagraphFont"/>
    <w:uiPriority w:val="99"/>
    <w:semiHidden/>
    <w:unhideWhenUsed/>
    <w:rsid w:val="00043444"/>
    <w:rPr>
      <w:sz w:val="16"/>
      <w:szCs w:val="16"/>
    </w:rPr>
  </w:style>
  <w:style w:type="paragraph" w:styleId="CommentText">
    <w:name w:val="annotation text"/>
    <w:basedOn w:val="Normal"/>
    <w:link w:val="CommentTextChar"/>
    <w:uiPriority w:val="99"/>
    <w:semiHidden/>
    <w:unhideWhenUsed/>
    <w:rsid w:val="00043444"/>
    <w:pPr>
      <w:spacing w:line="240" w:lineRule="auto"/>
    </w:pPr>
    <w:rPr>
      <w:sz w:val="20"/>
      <w:szCs w:val="20"/>
    </w:rPr>
  </w:style>
  <w:style w:type="character" w:customStyle="1" w:styleId="CommentTextChar">
    <w:name w:val="Comment Text Char"/>
    <w:basedOn w:val="DefaultParagraphFont"/>
    <w:link w:val="CommentText"/>
    <w:uiPriority w:val="99"/>
    <w:semiHidden/>
    <w:rsid w:val="00043444"/>
    <w:rPr>
      <w:sz w:val="20"/>
      <w:szCs w:val="20"/>
    </w:rPr>
  </w:style>
  <w:style w:type="paragraph" w:styleId="CommentSubject">
    <w:name w:val="annotation subject"/>
    <w:basedOn w:val="CommentText"/>
    <w:next w:val="CommentText"/>
    <w:link w:val="CommentSubjectChar"/>
    <w:uiPriority w:val="99"/>
    <w:semiHidden/>
    <w:unhideWhenUsed/>
    <w:rsid w:val="00043444"/>
    <w:rPr>
      <w:b/>
      <w:bCs/>
    </w:rPr>
  </w:style>
  <w:style w:type="character" w:customStyle="1" w:styleId="CommentSubjectChar">
    <w:name w:val="Comment Subject Char"/>
    <w:basedOn w:val="CommentTextChar"/>
    <w:link w:val="CommentSubject"/>
    <w:uiPriority w:val="99"/>
    <w:semiHidden/>
    <w:rsid w:val="00043444"/>
    <w:rPr>
      <w:b/>
      <w:bCs/>
      <w:sz w:val="20"/>
      <w:szCs w:val="20"/>
    </w:rPr>
  </w:style>
  <w:style w:type="paragraph" w:styleId="BalloonText">
    <w:name w:val="Balloon Text"/>
    <w:basedOn w:val="Normal"/>
    <w:link w:val="BalloonTextChar"/>
    <w:uiPriority w:val="99"/>
    <w:semiHidden/>
    <w:unhideWhenUsed/>
    <w:rsid w:val="000434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3444"/>
    <w:rPr>
      <w:rFonts w:ascii="Tahoma" w:hAnsi="Tahoma" w:cs="Tahoma"/>
      <w:sz w:val="16"/>
      <w:szCs w:val="16"/>
    </w:rPr>
  </w:style>
  <w:style w:type="paragraph" w:styleId="BodyTextIndent">
    <w:name w:val="Body Text Indent"/>
    <w:basedOn w:val="Normal"/>
    <w:link w:val="BodyTextIndentChar"/>
    <w:uiPriority w:val="99"/>
    <w:semiHidden/>
    <w:unhideWhenUsed/>
    <w:rsid w:val="00BE1040"/>
    <w:pPr>
      <w:spacing w:after="120"/>
      <w:ind w:left="360"/>
    </w:pPr>
  </w:style>
  <w:style w:type="character" w:customStyle="1" w:styleId="BodyTextIndentChar">
    <w:name w:val="Body Text Indent Char"/>
    <w:basedOn w:val="DefaultParagraphFont"/>
    <w:link w:val="BodyTextIndent"/>
    <w:uiPriority w:val="99"/>
    <w:semiHidden/>
    <w:rsid w:val="00BE1040"/>
  </w:style>
  <w:style w:type="paragraph" w:customStyle="1" w:styleId="Default">
    <w:name w:val="Default"/>
    <w:rsid w:val="00582DD5"/>
    <w:pPr>
      <w:autoSpaceDE w:val="0"/>
      <w:autoSpaceDN w:val="0"/>
      <w:adjustRightInd w:val="0"/>
      <w:spacing w:after="0" w:line="240" w:lineRule="auto"/>
    </w:pPr>
    <w:rPr>
      <w:rFonts w:cs="Times New Roman"/>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869851">
      <w:bodyDiv w:val="1"/>
      <w:marLeft w:val="0"/>
      <w:marRight w:val="0"/>
      <w:marTop w:val="0"/>
      <w:marBottom w:val="0"/>
      <w:divBdr>
        <w:top w:val="none" w:sz="0" w:space="0" w:color="auto"/>
        <w:left w:val="none" w:sz="0" w:space="0" w:color="auto"/>
        <w:bottom w:val="none" w:sz="0" w:space="0" w:color="auto"/>
        <w:right w:val="none" w:sz="0" w:space="0" w:color="auto"/>
      </w:divBdr>
    </w:div>
    <w:div w:id="209802741">
      <w:bodyDiv w:val="1"/>
      <w:marLeft w:val="0"/>
      <w:marRight w:val="0"/>
      <w:marTop w:val="0"/>
      <w:marBottom w:val="0"/>
      <w:divBdr>
        <w:top w:val="none" w:sz="0" w:space="0" w:color="auto"/>
        <w:left w:val="none" w:sz="0" w:space="0" w:color="auto"/>
        <w:bottom w:val="none" w:sz="0" w:space="0" w:color="auto"/>
        <w:right w:val="none" w:sz="0" w:space="0" w:color="auto"/>
      </w:divBdr>
    </w:div>
    <w:div w:id="248975253">
      <w:bodyDiv w:val="1"/>
      <w:marLeft w:val="0"/>
      <w:marRight w:val="0"/>
      <w:marTop w:val="0"/>
      <w:marBottom w:val="0"/>
      <w:divBdr>
        <w:top w:val="none" w:sz="0" w:space="0" w:color="auto"/>
        <w:left w:val="none" w:sz="0" w:space="0" w:color="auto"/>
        <w:bottom w:val="none" w:sz="0" w:space="0" w:color="auto"/>
        <w:right w:val="none" w:sz="0" w:space="0" w:color="auto"/>
      </w:divBdr>
    </w:div>
    <w:div w:id="301887741">
      <w:bodyDiv w:val="1"/>
      <w:marLeft w:val="0"/>
      <w:marRight w:val="0"/>
      <w:marTop w:val="0"/>
      <w:marBottom w:val="0"/>
      <w:divBdr>
        <w:top w:val="none" w:sz="0" w:space="0" w:color="auto"/>
        <w:left w:val="none" w:sz="0" w:space="0" w:color="auto"/>
        <w:bottom w:val="none" w:sz="0" w:space="0" w:color="auto"/>
        <w:right w:val="none" w:sz="0" w:space="0" w:color="auto"/>
      </w:divBdr>
    </w:div>
    <w:div w:id="591813890">
      <w:bodyDiv w:val="1"/>
      <w:marLeft w:val="0"/>
      <w:marRight w:val="0"/>
      <w:marTop w:val="0"/>
      <w:marBottom w:val="0"/>
      <w:divBdr>
        <w:top w:val="none" w:sz="0" w:space="0" w:color="auto"/>
        <w:left w:val="none" w:sz="0" w:space="0" w:color="auto"/>
        <w:bottom w:val="none" w:sz="0" w:space="0" w:color="auto"/>
        <w:right w:val="none" w:sz="0" w:space="0" w:color="auto"/>
      </w:divBdr>
    </w:div>
    <w:div w:id="1320964640">
      <w:bodyDiv w:val="1"/>
      <w:marLeft w:val="0"/>
      <w:marRight w:val="0"/>
      <w:marTop w:val="0"/>
      <w:marBottom w:val="0"/>
      <w:divBdr>
        <w:top w:val="none" w:sz="0" w:space="0" w:color="auto"/>
        <w:left w:val="none" w:sz="0" w:space="0" w:color="auto"/>
        <w:bottom w:val="none" w:sz="0" w:space="0" w:color="auto"/>
        <w:right w:val="none" w:sz="0" w:space="0" w:color="auto"/>
      </w:divBdr>
    </w:div>
    <w:div w:id="1407654562">
      <w:bodyDiv w:val="1"/>
      <w:marLeft w:val="0"/>
      <w:marRight w:val="0"/>
      <w:marTop w:val="0"/>
      <w:marBottom w:val="0"/>
      <w:divBdr>
        <w:top w:val="none" w:sz="0" w:space="0" w:color="auto"/>
        <w:left w:val="none" w:sz="0" w:space="0" w:color="auto"/>
        <w:bottom w:val="none" w:sz="0" w:space="0" w:color="auto"/>
        <w:right w:val="none" w:sz="0" w:space="0" w:color="auto"/>
      </w:divBdr>
    </w:div>
    <w:div w:id="1434401533">
      <w:bodyDiv w:val="1"/>
      <w:marLeft w:val="0"/>
      <w:marRight w:val="0"/>
      <w:marTop w:val="0"/>
      <w:marBottom w:val="0"/>
      <w:divBdr>
        <w:top w:val="none" w:sz="0" w:space="0" w:color="auto"/>
        <w:left w:val="none" w:sz="0" w:space="0" w:color="auto"/>
        <w:bottom w:val="none" w:sz="0" w:space="0" w:color="auto"/>
        <w:right w:val="none" w:sz="0" w:space="0" w:color="auto"/>
      </w:divBdr>
    </w:div>
    <w:div w:id="1449735546">
      <w:bodyDiv w:val="1"/>
      <w:marLeft w:val="0"/>
      <w:marRight w:val="0"/>
      <w:marTop w:val="0"/>
      <w:marBottom w:val="0"/>
      <w:divBdr>
        <w:top w:val="none" w:sz="0" w:space="0" w:color="auto"/>
        <w:left w:val="none" w:sz="0" w:space="0" w:color="auto"/>
        <w:bottom w:val="none" w:sz="0" w:space="0" w:color="auto"/>
        <w:right w:val="none" w:sz="0" w:space="0" w:color="auto"/>
      </w:divBdr>
    </w:div>
    <w:div w:id="1779254869">
      <w:bodyDiv w:val="1"/>
      <w:marLeft w:val="0"/>
      <w:marRight w:val="0"/>
      <w:marTop w:val="0"/>
      <w:marBottom w:val="0"/>
      <w:divBdr>
        <w:top w:val="none" w:sz="0" w:space="0" w:color="auto"/>
        <w:left w:val="none" w:sz="0" w:space="0" w:color="auto"/>
        <w:bottom w:val="none" w:sz="0" w:space="0" w:color="auto"/>
        <w:right w:val="none" w:sz="0" w:space="0" w:color="auto"/>
      </w:divBdr>
    </w:div>
    <w:div w:id="1787115092">
      <w:bodyDiv w:val="1"/>
      <w:marLeft w:val="0"/>
      <w:marRight w:val="0"/>
      <w:marTop w:val="0"/>
      <w:marBottom w:val="0"/>
      <w:divBdr>
        <w:top w:val="none" w:sz="0" w:space="0" w:color="auto"/>
        <w:left w:val="none" w:sz="0" w:space="0" w:color="auto"/>
        <w:bottom w:val="none" w:sz="0" w:space="0" w:color="auto"/>
        <w:right w:val="none" w:sz="0" w:space="0" w:color="auto"/>
      </w:divBdr>
    </w:div>
    <w:div w:id="1831556786">
      <w:bodyDiv w:val="1"/>
      <w:marLeft w:val="0"/>
      <w:marRight w:val="0"/>
      <w:marTop w:val="0"/>
      <w:marBottom w:val="0"/>
      <w:divBdr>
        <w:top w:val="none" w:sz="0" w:space="0" w:color="auto"/>
        <w:left w:val="none" w:sz="0" w:space="0" w:color="auto"/>
        <w:bottom w:val="none" w:sz="0" w:space="0" w:color="auto"/>
        <w:right w:val="none" w:sz="0" w:space="0" w:color="auto"/>
      </w:divBdr>
    </w:div>
    <w:div w:id="1873809740">
      <w:bodyDiv w:val="1"/>
      <w:marLeft w:val="0"/>
      <w:marRight w:val="0"/>
      <w:marTop w:val="0"/>
      <w:marBottom w:val="0"/>
      <w:divBdr>
        <w:top w:val="none" w:sz="0" w:space="0" w:color="auto"/>
        <w:left w:val="none" w:sz="0" w:space="0" w:color="auto"/>
        <w:bottom w:val="none" w:sz="0" w:space="0" w:color="auto"/>
        <w:right w:val="none" w:sz="0" w:space="0" w:color="auto"/>
      </w:divBdr>
    </w:div>
    <w:div w:id="1896042338">
      <w:bodyDiv w:val="1"/>
      <w:marLeft w:val="0"/>
      <w:marRight w:val="0"/>
      <w:marTop w:val="0"/>
      <w:marBottom w:val="0"/>
      <w:divBdr>
        <w:top w:val="none" w:sz="0" w:space="0" w:color="auto"/>
        <w:left w:val="none" w:sz="0" w:space="0" w:color="auto"/>
        <w:bottom w:val="none" w:sz="0" w:space="0" w:color="auto"/>
        <w:right w:val="none" w:sz="0" w:space="0" w:color="auto"/>
      </w:divBdr>
    </w:div>
    <w:div w:id="206579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365E0A-2F7F-4C5D-B774-61523F04C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1169</TotalTime>
  <Pages>28</Pages>
  <Words>8385</Words>
  <Characters>47797</Characters>
  <Application>Microsoft Office Word</Application>
  <DocSecurity>0</DocSecurity>
  <Lines>398</Lines>
  <Paragraphs>112</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Toshiba</Company>
  <LinksUpToDate>false</LinksUpToDate>
  <CharactersWithSpaces>56070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gaurav sood</dc:creator>
  <cp:lastModifiedBy>gaurav sood</cp:lastModifiedBy>
  <cp:revision>85</cp:revision>
  <cp:lastPrinted>2015-06-07T20:15:00Z</cp:lastPrinted>
  <dcterms:created xsi:type="dcterms:W3CDTF">2015-06-08T00:55:00Z</dcterms:created>
  <dcterms:modified xsi:type="dcterms:W3CDTF">2015-06-08T20:56:00Z</dcterms:modified>
</cp:coreProperties>
</file>