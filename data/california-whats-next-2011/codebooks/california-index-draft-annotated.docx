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DF0" w:rsidRPr="00C96DF0" w:rsidRDefault="00C96DF0">
      <w:pPr>
        <w:rPr>
          <w:rFonts w:ascii="Times New Roman" w:hAnsi="Times New Roman"/>
          <w:b/>
        </w:rPr>
      </w:pPr>
      <w:r w:rsidRPr="00C96DF0">
        <w:rPr>
          <w:rFonts w:ascii="Times New Roman" w:hAnsi="Times New Roman"/>
          <w:b/>
        </w:rPr>
        <w:t>California Paper – Indices</w:t>
      </w:r>
    </w:p>
    <w:p w:rsidR="00C96DF0" w:rsidRPr="00C96DF0" w:rsidRDefault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</w:rPr>
      </w:pPr>
      <w:r w:rsidRPr="00C96DF0">
        <w:rPr>
          <w:rFonts w:ascii="Times New Roman" w:hAnsi="Times New Roman"/>
        </w:rPr>
        <w:t>1) Sales Taxes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proofErr w:type="spellStart"/>
      <w:proofErr w:type="gramStart"/>
      <w:r w:rsidRPr="00C96DF0">
        <w:rPr>
          <w:rFonts w:ascii="Times New Roman" w:hAnsi="Times New Roman"/>
          <w:lang w:eastAsia="ja-JP"/>
        </w:rPr>
        <w:t>af</w:t>
      </w:r>
      <w:proofErr w:type="spellEnd"/>
      <w:proofErr w:type="gramEnd"/>
      <w:r w:rsidRPr="00C96DF0">
        <w:rPr>
          <w:rFonts w:ascii="Times New Roman" w:hAnsi="Times New Roman"/>
          <w:lang w:eastAsia="ja-JP"/>
        </w:rPr>
        <w:t>. Applying the sales tax to services as well as goods while reducing the sales tax rate</w:t>
      </w:r>
    </w:p>
    <w:p w:rsidR="00C96DF0" w:rsidRDefault="00C96DF0" w:rsidP="00C96DF0">
      <w:pPr>
        <w:rPr>
          <w:ins w:id="0" w:author="James Fishkin" w:date="2017-02-19T16:37:00Z"/>
          <w:rFonts w:ascii="Times New Roman" w:hAnsi="Times New Roman"/>
          <w:lang w:eastAsia="ja-JP"/>
        </w:rPr>
      </w:pPr>
      <w:proofErr w:type="gramStart"/>
      <w:r w:rsidRPr="00C96DF0">
        <w:rPr>
          <w:rFonts w:ascii="Times New Roman" w:hAnsi="Times New Roman"/>
          <w:lang w:eastAsia="ja-JP"/>
        </w:rPr>
        <w:t>ag</w:t>
      </w:r>
      <w:proofErr w:type="gramEnd"/>
      <w:r w:rsidRPr="00C96DF0">
        <w:rPr>
          <w:rFonts w:ascii="Times New Roman" w:hAnsi="Times New Roman"/>
          <w:lang w:eastAsia="ja-JP"/>
        </w:rPr>
        <w:t>. Applying the sales tax to services as well as goods while keeping the current sales tax rate</w:t>
      </w:r>
    </w:p>
    <w:p w:rsidR="005B2DA0" w:rsidRDefault="005B2DA0" w:rsidP="00C96DF0">
      <w:pPr>
        <w:rPr>
          <w:ins w:id="1" w:author="James Fishkin" w:date="2017-02-19T16:37:00Z"/>
          <w:rFonts w:ascii="Times New Roman" w:hAnsi="Times New Roman"/>
          <w:lang w:eastAsia="ja-JP"/>
        </w:rPr>
      </w:pPr>
    </w:p>
    <w:p w:rsidR="005B2DA0" w:rsidRPr="00C96DF0" w:rsidRDefault="005B2DA0" w:rsidP="00C96DF0">
      <w:pPr>
        <w:rPr>
          <w:rFonts w:ascii="Times New Roman" w:hAnsi="Times New Roman"/>
          <w:lang w:eastAsia="ja-JP"/>
        </w:rPr>
      </w:pPr>
      <w:proofErr w:type="gramStart"/>
      <w:ins w:id="2" w:author="James Fishkin" w:date="2017-02-19T16:37:00Z">
        <w:r>
          <w:rPr>
            <w:rFonts w:ascii="Times New Roman" w:hAnsi="Times New Roman"/>
            <w:lang w:eastAsia="ja-JP"/>
          </w:rPr>
          <w:t>yes</w:t>
        </w:r>
        <w:proofErr w:type="gramEnd"/>
        <w:r>
          <w:rPr>
            <w:rFonts w:ascii="Times New Roman" w:hAnsi="Times New Roman"/>
            <w:lang w:eastAsia="ja-JP"/>
          </w:rPr>
          <w:t xml:space="preserve"> 1 is good</w:t>
        </w:r>
      </w:ins>
    </w:p>
    <w:p w:rsidR="00C96DF0" w:rsidRPr="00C96DF0" w:rsidRDefault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</w:rPr>
        <w:t xml:space="preserve">2) </w:t>
      </w:r>
      <w:r w:rsidRPr="00C96DF0">
        <w:rPr>
          <w:rFonts w:ascii="Times New Roman" w:hAnsi="Times New Roman"/>
          <w:lang w:eastAsia="ja-JP"/>
        </w:rPr>
        <w:t>Openness to New Taxes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proofErr w:type="spellStart"/>
      <w:proofErr w:type="gramStart"/>
      <w:r w:rsidRPr="00C96DF0">
        <w:rPr>
          <w:rFonts w:ascii="Times New Roman" w:hAnsi="Times New Roman"/>
          <w:lang w:eastAsia="ja-JP"/>
        </w:rPr>
        <w:t>ai</w:t>
      </w:r>
      <w:proofErr w:type="spellEnd"/>
      <w:proofErr w:type="gramEnd"/>
      <w:r w:rsidRPr="00C96DF0">
        <w:rPr>
          <w:rFonts w:ascii="Times New Roman" w:hAnsi="Times New Roman"/>
          <w:lang w:eastAsia="ja-JP"/>
        </w:rPr>
        <w:t>. Reassessing non-residential property more frequently than now</w:t>
      </w:r>
    </w:p>
    <w:p w:rsidR="00C96DF0" w:rsidRDefault="00C96DF0" w:rsidP="00C96DF0">
      <w:pPr>
        <w:rPr>
          <w:ins w:id="3" w:author="James Fishkin" w:date="2017-02-19T16:38:00Z"/>
          <w:rFonts w:ascii="Times New Roman" w:hAnsi="Times New Roman"/>
          <w:lang w:eastAsia="ja-JP"/>
        </w:rPr>
      </w:pPr>
      <w:proofErr w:type="gramStart"/>
      <w:r w:rsidRPr="00C96DF0">
        <w:rPr>
          <w:rFonts w:ascii="Times New Roman" w:hAnsi="Times New Roman"/>
          <w:lang w:eastAsia="ja-JP"/>
        </w:rPr>
        <w:t>am</w:t>
      </w:r>
      <w:proofErr w:type="gramEnd"/>
      <w:r w:rsidRPr="00C96DF0">
        <w:rPr>
          <w:rFonts w:ascii="Times New Roman" w:hAnsi="Times New Roman"/>
          <w:lang w:eastAsia="ja-JP"/>
        </w:rPr>
        <w:t>. Decreasing the super-majority vote required in the Legislature to raise taxes (about 67%) to 55%</w:t>
      </w:r>
    </w:p>
    <w:p w:rsidR="005B2DA0" w:rsidRDefault="005B2DA0" w:rsidP="00C96DF0">
      <w:pPr>
        <w:rPr>
          <w:ins w:id="4" w:author="James Fishkin" w:date="2017-02-19T16:38:00Z"/>
          <w:rFonts w:ascii="Times New Roman" w:hAnsi="Times New Roman"/>
          <w:lang w:eastAsia="ja-JP"/>
        </w:rPr>
      </w:pPr>
    </w:p>
    <w:p w:rsidR="005B2DA0" w:rsidRPr="00C96DF0" w:rsidRDefault="005B2DA0" w:rsidP="00C96DF0">
      <w:pPr>
        <w:rPr>
          <w:rFonts w:ascii="Times New Roman" w:hAnsi="Times New Roman"/>
          <w:lang w:eastAsia="ja-JP"/>
        </w:rPr>
      </w:pPr>
      <w:proofErr w:type="gramStart"/>
      <w:ins w:id="5" w:author="James Fishkin" w:date="2017-02-19T16:38:00Z">
        <w:r>
          <w:rPr>
            <w:rFonts w:ascii="Times New Roman" w:hAnsi="Times New Roman"/>
            <w:lang w:eastAsia="ja-JP"/>
          </w:rPr>
          <w:t>these</w:t>
        </w:r>
        <w:proofErr w:type="gramEnd"/>
        <w:r>
          <w:rPr>
            <w:rFonts w:ascii="Times New Roman" w:hAnsi="Times New Roman"/>
            <w:lang w:eastAsia="ja-JP"/>
          </w:rPr>
          <w:t xml:space="preserve"> are different but they are openness to new taxes</w:t>
        </w:r>
      </w:ins>
    </w:p>
    <w:p w:rsidR="00C96DF0" w:rsidRPr="00C96DF0" w:rsidRDefault="00C96DF0">
      <w:pPr>
        <w:rPr>
          <w:rFonts w:ascii="Times New Roman" w:hAnsi="Times New Roman"/>
        </w:rPr>
      </w:pPr>
    </w:p>
    <w:p w:rsidR="00C96DF0" w:rsidRPr="00C96DF0" w:rsidRDefault="00C96DF0">
      <w:pPr>
        <w:rPr>
          <w:rFonts w:ascii="Times New Roman" w:hAnsi="Times New Roman"/>
        </w:rPr>
      </w:pPr>
      <w:r w:rsidRPr="00C96DF0">
        <w:rPr>
          <w:rFonts w:ascii="Times New Roman" w:hAnsi="Times New Roman"/>
        </w:rPr>
        <w:t>3) Taxes – Overall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proofErr w:type="spellStart"/>
      <w:proofErr w:type="gramStart"/>
      <w:r w:rsidRPr="00C96DF0">
        <w:rPr>
          <w:rFonts w:ascii="Times New Roman" w:hAnsi="Times New Roman"/>
          <w:lang w:eastAsia="ja-JP"/>
        </w:rPr>
        <w:t>af</w:t>
      </w:r>
      <w:proofErr w:type="spellEnd"/>
      <w:proofErr w:type="gramEnd"/>
      <w:r w:rsidRPr="00C96DF0">
        <w:rPr>
          <w:rFonts w:ascii="Times New Roman" w:hAnsi="Times New Roman"/>
          <w:lang w:eastAsia="ja-JP"/>
        </w:rPr>
        <w:t>. Applying the sales tax to services as well as goods while reducing the sales tax rate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proofErr w:type="gramStart"/>
      <w:r w:rsidRPr="00C96DF0">
        <w:rPr>
          <w:rFonts w:ascii="Times New Roman" w:hAnsi="Times New Roman"/>
          <w:lang w:eastAsia="ja-JP"/>
        </w:rPr>
        <w:t>ag</w:t>
      </w:r>
      <w:proofErr w:type="gramEnd"/>
      <w:r w:rsidRPr="00C96DF0">
        <w:rPr>
          <w:rFonts w:ascii="Times New Roman" w:hAnsi="Times New Roman"/>
          <w:lang w:eastAsia="ja-JP"/>
        </w:rPr>
        <w:t>. Applying the sales tax to services as well as goods while keeping the current sales tax rate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proofErr w:type="spellStart"/>
      <w:proofErr w:type="gramStart"/>
      <w:r w:rsidRPr="00C96DF0">
        <w:rPr>
          <w:rFonts w:ascii="Times New Roman" w:hAnsi="Times New Roman"/>
          <w:lang w:eastAsia="ja-JP"/>
        </w:rPr>
        <w:t>ai</w:t>
      </w:r>
      <w:proofErr w:type="spellEnd"/>
      <w:proofErr w:type="gramEnd"/>
      <w:r w:rsidRPr="00C96DF0">
        <w:rPr>
          <w:rFonts w:ascii="Times New Roman" w:hAnsi="Times New Roman"/>
          <w:lang w:eastAsia="ja-JP"/>
        </w:rPr>
        <w:t>. Reassessing non-residential property more frequently than now</w:t>
      </w:r>
    </w:p>
    <w:p w:rsidR="00C96DF0" w:rsidRDefault="00C96DF0" w:rsidP="00C96DF0">
      <w:pPr>
        <w:rPr>
          <w:ins w:id="6" w:author="James Fishkin" w:date="2017-02-19T16:39:00Z"/>
          <w:rFonts w:ascii="Times New Roman" w:hAnsi="Times New Roman"/>
          <w:lang w:eastAsia="ja-JP"/>
        </w:rPr>
      </w:pPr>
      <w:proofErr w:type="gramStart"/>
      <w:r w:rsidRPr="00C96DF0">
        <w:rPr>
          <w:rFonts w:ascii="Times New Roman" w:hAnsi="Times New Roman"/>
          <w:lang w:eastAsia="ja-JP"/>
        </w:rPr>
        <w:t>am</w:t>
      </w:r>
      <w:proofErr w:type="gramEnd"/>
      <w:r w:rsidRPr="00C96DF0">
        <w:rPr>
          <w:rFonts w:ascii="Times New Roman" w:hAnsi="Times New Roman"/>
          <w:lang w:eastAsia="ja-JP"/>
        </w:rPr>
        <w:t>. Decreasing the super-majority vote required in the Legislature to raise taxes (about 67%) to 55%</w:t>
      </w:r>
    </w:p>
    <w:p w:rsidR="005B2DA0" w:rsidRPr="00C96DF0" w:rsidRDefault="005B2DA0" w:rsidP="00C96DF0">
      <w:pPr>
        <w:rPr>
          <w:rFonts w:ascii="Times New Roman" w:hAnsi="Times New Roman"/>
          <w:lang w:eastAsia="ja-JP"/>
        </w:rPr>
      </w:pPr>
      <w:proofErr w:type="gramStart"/>
      <w:ins w:id="7" w:author="James Fishkin" w:date="2017-02-19T16:39:00Z">
        <w:r>
          <w:rPr>
            <w:rFonts w:ascii="Times New Roman" w:hAnsi="Times New Roman"/>
            <w:lang w:eastAsia="ja-JP"/>
          </w:rPr>
          <w:t>if</w:t>
        </w:r>
        <w:proofErr w:type="gramEnd"/>
        <w:r>
          <w:rPr>
            <w:rFonts w:ascii="Times New Roman" w:hAnsi="Times New Roman"/>
            <w:lang w:eastAsia="ja-JP"/>
          </w:rPr>
          <w:t xml:space="preserve"> we use this last one in 2 maybe we should drop it in 3.</w:t>
        </w:r>
      </w:ins>
    </w:p>
    <w:p w:rsidR="00C96DF0" w:rsidRPr="00C96DF0" w:rsidRDefault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</w:rPr>
        <w:t xml:space="preserve">4) </w:t>
      </w:r>
      <w:r w:rsidRPr="00C96DF0">
        <w:rPr>
          <w:rFonts w:ascii="Times New Roman" w:hAnsi="Times New Roman"/>
          <w:lang w:eastAsia="ja-JP"/>
        </w:rPr>
        <w:t>Real estate Property reform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proofErr w:type="gramStart"/>
      <w:r w:rsidRPr="00C96DF0">
        <w:rPr>
          <w:rFonts w:ascii="Times New Roman" w:hAnsi="Times New Roman"/>
          <w:lang w:eastAsia="ja-JP"/>
        </w:rPr>
        <w:t>ah</w:t>
      </w:r>
      <w:proofErr w:type="gramEnd"/>
      <w:r w:rsidRPr="00C96DF0">
        <w:rPr>
          <w:rFonts w:ascii="Times New Roman" w:hAnsi="Times New Roman"/>
          <w:lang w:eastAsia="ja-JP"/>
        </w:rPr>
        <w:t xml:space="preserve"> Limiting the current California state income tax deduction for home mortgage interest payments to $25,000 per year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proofErr w:type="spellStart"/>
      <w:proofErr w:type="gramStart"/>
      <w:r w:rsidRPr="00C96DF0">
        <w:rPr>
          <w:rFonts w:ascii="Times New Roman" w:hAnsi="Times New Roman"/>
          <w:lang w:eastAsia="ja-JP"/>
        </w:rPr>
        <w:t>ai</w:t>
      </w:r>
      <w:proofErr w:type="spellEnd"/>
      <w:proofErr w:type="gramEnd"/>
      <w:r w:rsidRPr="00C96DF0">
        <w:rPr>
          <w:rFonts w:ascii="Times New Roman" w:hAnsi="Times New Roman"/>
          <w:lang w:eastAsia="ja-JP"/>
        </w:rPr>
        <w:t xml:space="preserve"> Reassessing non-residential property more frequently than now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proofErr w:type="spellStart"/>
      <w:r w:rsidRPr="00C96DF0">
        <w:rPr>
          <w:rFonts w:ascii="Times New Roman" w:hAnsi="Times New Roman"/>
          <w:lang w:eastAsia="ja-JP"/>
        </w:rPr>
        <w:t>aj</w:t>
      </w:r>
      <w:proofErr w:type="spellEnd"/>
      <w:r w:rsidRPr="00C96DF0">
        <w:rPr>
          <w:rFonts w:ascii="Times New Roman" w:hAnsi="Times New Roman"/>
          <w:lang w:eastAsia="ja-JP"/>
        </w:rPr>
        <w:t xml:space="preserve"> Reassessing all property values more frequently while adjusting the current property tax exemption for inflation to about $28,000 and allowing the exemption to rise with property values going forward</w:t>
      </w:r>
    </w:p>
    <w:p w:rsidR="00C96DF0" w:rsidRDefault="00C96DF0" w:rsidP="00C96DF0">
      <w:pPr>
        <w:rPr>
          <w:ins w:id="8" w:author="James Fishkin" w:date="2017-02-19T16:39:00Z"/>
          <w:rFonts w:ascii="Times New Roman" w:hAnsi="Times New Roman"/>
          <w:lang w:eastAsia="ja-JP"/>
        </w:rPr>
      </w:pPr>
      <w:proofErr w:type="spellStart"/>
      <w:proofErr w:type="gramStart"/>
      <w:r w:rsidRPr="00C96DF0">
        <w:rPr>
          <w:rFonts w:ascii="Times New Roman" w:hAnsi="Times New Roman"/>
          <w:lang w:eastAsia="ja-JP"/>
        </w:rPr>
        <w:t>ak</w:t>
      </w:r>
      <w:proofErr w:type="spellEnd"/>
      <w:proofErr w:type="gramEnd"/>
      <w:r w:rsidRPr="00C96DF0">
        <w:rPr>
          <w:rFonts w:ascii="Times New Roman" w:hAnsi="Times New Roman"/>
          <w:lang w:eastAsia="ja-JP"/>
        </w:rPr>
        <w:t xml:space="preserve"> Allowing local electorates to raise the property tax rate above the current 1% rate cap </w:t>
      </w:r>
    </w:p>
    <w:p w:rsidR="005B2DA0" w:rsidRDefault="005B2DA0" w:rsidP="00C96DF0">
      <w:pPr>
        <w:rPr>
          <w:ins w:id="9" w:author="James Fishkin" w:date="2017-02-19T16:39:00Z"/>
          <w:rFonts w:ascii="Times New Roman" w:hAnsi="Times New Roman"/>
          <w:lang w:eastAsia="ja-JP"/>
        </w:rPr>
      </w:pPr>
    </w:p>
    <w:p w:rsidR="005B2DA0" w:rsidRPr="00C96DF0" w:rsidRDefault="005B2DA0" w:rsidP="00C96DF0">
      <w:pPr>
        <w:rPr>
          <w:rFonts w:ascii="Times New Roman" w:hAnsi="Times New Roman"/>
          <w:lang w:eastAsia="ja-JP"/>
        </w:rPr>
      </w:pPr>
      <w:proofErr w:type="gramStart"/>
      <w:ins w:id="10" w:author="James Fishkin" w:date="2017-02-19T16:39:00Z">
        <w:r>
          <w:rPr>
            <w:rFonts w:ascii="Times New Roman" w:hAnsi="Times New Roman"/>
            <w:lang w:eastAsia="ja-JP"/>
          </w:rPr>
          <w:t>ok</w:t>
        </w:r>
        <w:proofErr w:type="gramEnd"/>
        <w:r>
          <w:rPr>
            <w:rFonts w:ascii="Times New Roman" w:hAnsi="Times New Roman"/>
            <w:lang w:eastAsia="ja-JP"/>
          </w:rPr>
          <w:t xml:space="preserve"> the real action was </w:t>
        </w:r>
      </w:ins>
      <w:proofErr w:type="spellStart"/>
      <w:ins w:id="11" w:author="James Fishkin" w:date="2017-02-19T16:40:00Z">
        <w:r>
          <w:rPr>
            <w:rFonts w:ascii="Times New Roman" w:hAnsi="Times New Roman"/>
            <w:lang w:eastAsia="ja-JP"/>
          </w:rPr>
          <w:t>ai</w:t>
        </w:r>
        <w:proofErr w:type="spellEnd"/>
        <w:r>
          <w:rPr>
            <w:rFonts w:ascii="Times New Roman" w:hAnsi="Times New Roman"/>
            <w:lang w:eastAsia="ja-JP"/>
          </w:rPr>
          <w:t xml:space="preserve"> once they realized the connection prop 13. </w:t>
        </w:r>
        <w:proofErr w:type="gramStart"/>
        <w:r>
          <w:rPr>
            <w:rFonts w:ascii="Times New Roman" w:hAnsi="Times New Roman"/>
            <w:lang w:eastAsia="ja-JP"/>
          </w:rPr>
          <w:t>But</w:t>
        </w:r>
        <w:proofErr w:type="gramEnd"/>
        <w:r>
          <w:rPr>
            <w:rFonts w:ascii="Times New Roman" w:hAnsi="Times New Roman"/>
            <w:lang w:eastAsia="ja-JP"/>
          </w:rPr>
          <w:t xml:space="preserve"> ok</w:t>
        </w:r>
      </w:ins>
    </w:p>
    <w:p w:rsidR="00C96DF0" w:rsidRPr="00C96DF0" w:rsidRDefault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proofErr w:type="gramStart"/>
      <w:r w:rsidRPr="00C96DF0">
        <w:rPr>
          <w:rFonts w:ascii="Times New Roman" w:hAnsi="Times New Roman"/>
        </w:rPr>
        <w:t>5)</w:t>
      </w:r>
      <w:r w:rsidRPr="00C96DF0">
        <w:rPr>
          <w:rFonts w:ascii="Times New Roman" w:hAnsi="Times New Roman"/>
          <w:lang w:eastAsia="ja-JP"/>
        </w:rPr>
        <w:t>State</w:t>
      </w:r>
      <w:proofErr w:type="gramEnd"/>
      <w:r w:rsidRPr="00C96DF0">
        <w:rPr>
          <w:rFonts w:ascii="Times New Roman" w:hAnsi="Times New Roman"/>
          <w:lang w:eastAsia="ja-JP"/>
        </w:rPr>
        <w:t xml:space="preserve"> Budgetary Transparency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s. Establishing clear goals for each government program and assessing whether progress is being made toward these goals at least once every ten years</w:t>
      </w:r>
    </w:p>
    <w:p w:rsidR="00C96DF0" w:rsidRDefault="00C96DF0" w:rsidP="00C96DF0">
      <w:pPr>
        <w:rPr>
          <w:ins w:id="12" w:author="James Fishkin" w:date="2017-02-19T16:40:00Z"/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z. Requiring state and local governments to identify policy goals and publish their progress toward meeting them</w:t>
      </w:r>
    </w:p>
    <w:p w:rsidR="005B2DA0" w:rsidRPr="00C96DF0" w:rsidRDefault="005B2DA0" w:rsidP="00C96DF0">
      <w:pPr>
        <w:rPr>
          <w:rFonts w:ascii="Times New Roman" w:hAnsi="Times New Roman"/>
          <w:lang w:eastAsia="ja-JP"/>
        </w:rPr>
      </w:pPr>
      <w:proofErr w:type="gramStart"/>
      <w:ins w:id="13" w:author="James Fishkin" w:date="2017-02-19T16:40:00Z">
        <w:r>
          <w:rPr>
            <w:rFonts w:ascii="Times New Roman" w:hAnsi="Times New Roman"/>
            <w:lang w:eastAsia="ja-JP"/>
          </w:rPr>
          <w:t>makes</w:t>
        </w:r>
        <w:proofErr w:type="gramEnd"/>
        <w:r>
          <w:rPr>
            <w:rFonts w:ascii="Times New Roman" w:hAnsi="Times New Roman"/>
            <w:lang w:eastAsia="ja-JP"/>
          </w:rPr>
          <w:t xml:space="preserve"> sense</w:t>
        </w:r>
      </w:ins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6) State Budgetary Accountability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t. Requiring the Governor and the Legislature to adopt two-year instead of one-year budgets</w:t>
      </w:r>
    </w:p>
    <w:p w:rsidR="00C96DF0" w:rsidRDefault="00C96DF0" w:rsidP="00C96DF0">
      <w:pPr>
        <w:rPr>
          <w:ins w:id="14" w:author="James Fishkin" w:date="2017-02-19T16:40:00Z"/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lastRenderedPageBreak/>
        <w:t>u. Requiring the Governor and the Legislature to publish three and five year budget projections prior to the budget vote each year</w:t>
      </w:r>
    </w:p>
    <w:p w:rsidR="005B2DA0" w:rsidRPr="00C96DF0" w:rsidRDefault="005B2DA0" w:rsidP="00C96DF0">
      <w:pPr>
        <w:rPr>
          <w:rFonts w:ascii="Times New Roman" w:hAnsi="Times New Roman"/>
          <w:lang w:eastAsia="ja-JP"/>
        </w:rPr>
      </w:pPr>
      <w:proofErr w:type="gramStart"/>
      <w:ins w:id="15" w:author="James Fishkin" w:date="2017-02-19T16:40:00Z">
        <w:r>
          <w:rPr>
            <w:rFonts w:ascii="Times New Roman" w:hAnsi="Times New Roman"/>
            <w:lang w:eastAsia="ja-JP"/>
          </w:rPr>
          <w:t>yes</w:t>
        </w:r>
      </w:ins>
      <w:proofErr w:type="gramEnd"/>
    </w:p>
    <w:p w:rsidR="00C96DF0" w:rsidRPr="00C96DF0" w:rsidRDefault="00C96DF0" w:rsidP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</w:rPr>
      </w:pPr>
      <w:r w:rsidRPr="00C96DF0">
        <w:rPr>
          <w:rFonts w:ascii="Times New Roman" w:hAnsi="Times New Roman"/>
        </w:rPr>
        <w:t>7) State Budgetary Transparency/Accountability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s. Establishing clear goals for each government program and assessing whether progress is being made toward these goals at least once every ten years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z. Requiring state and local governments to identify policy goals and publish their progress toward meeting them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t. Requiring the Governor and the Legislature to adopt two-year instead of one-year budgets</w:t>
      </w:r>
    </w:p>
    <w:p w:rsidR="00C96DF0" w:rsidRDefault="00C96DF0" w:rsidP="00C96DF0">
      <w:pPr>
        <w:rPr>
          <w:ins w:id="16" w:author="James Fishkin" w:date="2017-02-19T16:41:00Z"/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u. Requiring the Governor and the Legislature to publish three and five year budget projections prior to the budget vote each year</w:t>
      </w:r>
    </w:p>
    <w:p w:rsidR="005B2DA0" w:rsidRPr="00C96DF0" w:rsidRDefault="005B2DA0" w:rsidP="00C96DF0">
      <w:pPr>
        <w:rPr>
          <w:rFonts w:ascii="Times New Roman" w:hAnsi="Times New Roman"/>
          <w:lang w:eastAsia="ja-JP"/>
        </w:rPr>
      </w:pPr>
      <w:proofErr w:type="gramStart"/>
      <w:ins w:id="17" w:author="James Fishkin" w:date="2017-02-19T16:41:00Z">
        <w:r>
          <w:rPr>
            <w:rFonts w:ascii="Times New Roman" w:hAnsi="Times New Roman"/>
            <w:lang w:eastAsia="ja-JP"/>
          </w:rPr>
          <w:t>need</w:t>
        </w:r>
        <w:proofErr w:type="gramEnd"/>
        <w:r>
          <w:rPr>
            <w:rFonts w:ascii="Times New Roman" w:hAnsi="Times New Roman"/>
            <w:lang w:eastAsia="ja-JP"/>
          </w:rPr>
          <w:t xml:space="preserve"> to decide if u is here or in 6</w:t>
        </w:r>
      </w:ins>
    </w:p>
    <w:p w:rsidR="00C96DF0" w:rsidRPr="00C96DF0" w:rsidRDefault="00C96DF0" w:rsidP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</w:rPr>
        <w:t xml:space="preserve">8) </w:t>
      </w:r>
      <w:r w:rsidRPr="00C96DF0">
        <w:rPr>
          <w:rFonts w:ascii="Times New Roman" w:hAnsi="Times New Roman"/>
          <w:lang w:eastAsia="ja-JP"/>
        </w:rPr>
        <w:t xml:space="preserve">State/Local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v. Transferring from the state to local governments control and financing of services provided at the local level </w:t>
      </w:r>
      <w:r w:rsidRPr="00C96DF0">
        <w:rPr>
          <w:rFonts w:ascii="Times New Roman" w:hAnsi="Times New Roman"/>
          <w:i/>
          <w:lang w:eastAsia="ja-JP"/>
        </w:rPr>
        <w:t xml:space="preserve">and </w:t>
      </w:r>
      <w:r w:rsidRPr="00C96DF0">
        <w:rPr>
          <w:rFonts w:ascii="Times New Roman" w:hAnsi="Times New Roman"/>
          <w:lang w:eastAsia="ja-JP"/>
        </w:rPr>
        <w:t>requiring minimum standards for delivering them</w:t>
      </w:r>
    </w:p>
    <w:p w:rsidR="00C96DF0" w:rsidRDefault="00C96DF0" w:rsidP="00C96DF0">
      <w:pPr>
        <w:rPr>
          <w:ins w:id="18" w:author="James Fishkin" w:date="2017-02-19T16:41:00Z"/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w. Allowing local governments to raise taxes for local services in exchange for increased coordination of service delivery and public reporting of performance </w:t>
      </w:r>
    </w:p>
    <w:p w:rsidR="005B2DA0" w:rsidRPr="00C96DF0" w:rsidRDefault="005B2DA0" w:rsidP="00C96DF0">
      <w:pPr>
        <w:rPr>
          <w:rFonts w:ascii="Times New Roman" w:hAnsi="Times New Roman"/>
          <w:lang w:eastAsia="ja-JP"/>
        </w:rPr>
      </w:pPr>
      <w:proofErr w:type="gramStart"/>
      <w:ins w:id="19" w:author="James Fishkin" w:date="2017-02-19T16:41:00Z">
        <w:r>
          <w:rPr>
            <w:rFonts w:ascii="Times New Roman" w:hAnsi="Times New Roman"/>
            <w:lang w:eastAsia="ja-JP"/>
          </w:rPr>
          <w:t>yes</w:t>
        </w:r>
        <w:proofErr w:type="gramEnd"/>
        <w:r>
          <w:rPr>
            <w:rFonts w:ascii="Times New Roman" w:hAnsi="Times New Roman"/>
            <w:lang w:eastAsia="ja-JP"/>
          </w:rPr>
          <w:t xml:space="preserve"> related</w:t>
        </w:r>
      </w:ins>
    </w:p>
    <w:p w:rsidR="00C96DF0" w:rsidRPr="00C96DF0" w:rsidRDefault="00C96DF0" w:rsidP="00C96DF0">
      <w:pPr>
        <w:rPr>
          <w:rFonts w:ascii="Times New Roman" w:hAnsi="Times New Roman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</w:rPr>
        <w:t xml:space="preserve">9) </w:t>
      </w:r>
      <w:r w:rsidRPr="00C96DF0">
        <w:rPr>
          <w:rFonts w:ascii="Times New Roman" w:hAnsi="Times New Roman"/>
          <w:lang w:eastAsia="ja-JP"/>
        </w:rPr>
        <w:t xml:space="preserve">Indirect Initiative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2b Allowing the Legislature to remove an initiative from the ballot by enacting it into law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2c Allowing a simple majority of the State Legislature to place a countermeasure to an already qualified initiative on the ballot next to that initiative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proofErr w:type="gramStart"/>
      <w:r w:rsidRPr="00C96DF0">
        <w:rPr>
          <w:rFonts w:ascii="Times New Roman" w:hAnsi="Times New Roman"/>
          <w:lang w:eastAsia="ja-JP"/>
        </w:rPr>
        <w:t>2d</w:t>
      </w:r>
      <w:proofErr w:type="gramEnd"/>
      <w:r w:rsidRPr="00C96DF0">
        <w:rPr>
          <w:rFonts w:ascii="Times New Roman" w:hAnsi="Times New Roman"/>
          <w:lang w:eastAsia="ja-JP"/>
        </w:rPr>
        <w:t xml:space="preserve"> Allowing the Legislature to amend an initiative that has already passed, subject to a public review and the agreement of the initiative’s proponents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2e Allowing the Legislature to amend an initiative that has already passed, subject to a two-thirds vote, even if an initiative’s proponents do not agree with the amendment </w:t>
      </w:r>
    </w:p>
    <w:p w:rsidR="00C96DF0" w:rsidRDefault="00C96DF0" w:rsidP="00C96DF0">
      <w:pPr>
        <w:rPr>
          <w:ins w:id="20" w:author="James Fishkin" w:date="2017-02-19T16:41:00Z"/>
          <w:rFonts w:ascii="Times New Roman" w:hAnsi="Times New Roman"/>
        </w:rPr>
      </w:pPr>
    </w:p>
    <w:p w:rsidR="005B2DA0" w:rsidRPr="00C96DF0" w:rsidRDefault="005B2DA0" w:rsidP="00C96DF0">
      <w:pPr>
        <w:rPr>
          <w:rFonts w:ascii="Times New Roman" w:hAnsi="Times New Roman"/>
        </w:rPr>
      </w:pPr>
      <w:ins w:id="21" w:author="James Fishkin" w:date="2017-02-19T16:41:00Z">
        <w:r>
          <w:rPr>
            <w:rFonts w:ascii="Times New Roman" w:hAnsi="Times New Roman"/>
          </w:rPr>
          <w:t>Yes and they were clearly related</w:t>
        </w:r>
      </w:ins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</w:rPr>
        <w:t>10</w:t>
      </w:r>
      <w:proofErr w:type="gramStart"/>
      <w:r w:rsidRPr="00C96DF0">
        <w:rPr>
          <w:rFonts w:ascii="Times New Roman" w:hAnsi="Times New Roman"/>
        </w:rPr>
        <w:t>)</w:t>
      </w:r>
      <w:r w:rsidRPr="00C96DF0">
        <w:rPr>
          <w:rFonts w:ascii="Times New Roman" w:hAnsi="Times New Roman"/>
          <w:lang w:eastAsia="ja-JP"/>
        </w:rPr>
        <w:t>Funding</w:t>
      </w:r>
      <w:proofErr w:type="gramEnd"/>
      <w:r w:rsidRPr="00C96DF0">
        <w:rPr>
          <w:rFonts w:ascii="Times New Roman" w:hAnsi="Times New Roman"/>
          <w:lang w:eastAsia="ja-JP"/>
        </w:rPr>
        <w:t xml:space="preserve"> transparency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2g </w:t>
      </w:r>
      <w:proofErr w:type="gramStart"/>
      <w:r w:rsidRPr="00C96DF0">
        <w:rPr>
          <w:rFonts w:ascii="Times New Roman" w:hAnsi="Times New Roman"/>
          <w:lang w:eastAsia="ja-JP"/>
        </w:rPr>
        <w:t>Requiring</w:t>
      </w:r>
      <w:proofErr w:type="gramEnd"/>
      <w:r w:rsidRPr="00C96DF0">
        <w:rPr>
          <w:rFonts w:ascii="Times New Roman" w:hAnsi="Times New Roman"/>
          <w:lang w:eastAsia="ja-JP"/>
        </w:rPr>
        <w:t xml:space="preserve"> all ballot measures that require new expenditures to indicate how they will be paid for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2h </w:t>
      </w:r>
      <w:proofErr w:type="gramStart"/>
      <w:r w:rsidRPr="00C96DF0">
        <w:rPr>
          <w:rFonts w:ascii="Times New Roman" w:hAnsi="Times New Roman"/>
          <w:lang w:eastAsia="ja-JP"/>
        </w:rPr>
        <w:t>Requiring</w:t>
      </w:r>
      <w:proofErr w:type="gramEnd"/>
      <w:r w:rsidRPr="00C96DF0">
        <w:rPr>
          <w:rFonts w:ascii="Times New Roman" w:hAnsi="Times New Roman"/>
          <w:lang w:eastAsia="ja-JP"/>
        </w:rPr>
        <w:t xml:space="preserve"> the ballot pamphlet to provide an analysis by the Legislative Analyst of how new initiative programs will likely be paid for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2j Publishing the top five contributors for and against each ballot measure in the ballot pamphlet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2aa </w:t>
      </w:r>
      <w:proofErr w:type="gramStart"/>
      <w:r w:rsidRPr="00C96DF0">
        <w:rPr>
          <w:rFonts w:ascii="Times New Roman" w:hAnsi="Times New Roman"/>
          <w:lang w:eastAsia="ja-JP"/>
        </w:rPr>
        <w:t>Requiring</w:t>
      </w:r>
      <w:proofErr w:type="gramEnd"/>
      <w:r w:rsidRPr="00C96DF0">
        <w:rPr>
          <w:rFonts w:ascii="Times New Roman" w:hAnsi="Times New Roman"/>
          <w:lang w:eastAsia="ja-JP"/>
        </w:rPr>
        <w:t xml:space="preserve"> legislation creating new programs that cost $25 million or more to indicate how they will be paid for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2ab </w:t>
      </w:r>
      <w:proofErr w:type="gramStart"/>
      <w:r w:rsidRPr="00C96DF0">
        <w:rPr>
          <w:rFonts w:ascii="Times New Roman" w:hAnsi="Times New Roman"/>
          <w:lang w:eastAsia="ja-JP"/>
        </w:rPr>
        <w:t>Requiring</w:t>
      </w:r>
      <w:proofErr w:type="gramEnd"/>
      <w:r w:rsidRPr="00C96DF0">
        <w:rPr>
          <w:rFonts w:ascii="Times New Roman" w:hAnsi="Times New Roman"/>
          <w:lang w:eastAsia="ja-JP"/>
        </w:rPr>
        <w:t xml:space="preserve"> legislation creating tax cuts that cost $25 million or more to indicate how they will be paid for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2ac </w:t>
      </w:r>
      <w:proofErr w:type="gramStart"/>
      <w:r w:rsidRPr="00C96DF0">
        <w:rPr>
          <w:rFonts w:ascii="Times New Roman" w:hAnsi="Times New Roman"/>
          <w:lang w:eastAsia="ja-JP"/>
        </w:rPr>
        <w:t>Requiring</w:t>
      </w:r>
      <w:proofErr w:type="gramEnd"/>
      <w:r w:rsidRPr="00C96DF0">
        <w:rPr>
          <w:rFonts w:ascii="Times New Roman" w:hAnsi="Times New Roman"/>
          <w:lang w:eastAsia="ja-JP"/>
        </w:rPr>
        <w:t xml:space="preserve"> legislation creating new programs or tax cuts that cost $25 million or more to indicate how they will be paid for</w:t>
      </w:r>
    </w:p>
    <w:p w:rsidR="00C96DF0" w:rsidRDefault="00C96DF0" w:rsidP="00C96DF0">
      <w:pPr>
        <w:rPr>
          <w:ins w:id="22" w:author="James Fishkin" w:date="2017-02-19T16:42:00Z"/>
          <w:rFonts w:ascii="Times New Roman" w:hAnsi="Times New Roman"/>
          <w:lang w:eastAsia="ja-JP"/>
        </w:rPr>
      </w:pPr>
    </w:p>
    <w:p w:rsidR="005B2DA0" w:rsidRPr="00C96DF0" w:rsidRDefault="005B2DA0" w:rsidP="00C96DF0">
      <w:pPr>
        <w:rPr>
          <w:rFonts w:ascii="Times New Roman" w:hAnsi="Times New Roman"/>
          <w:lang w:eastAsia="ja-JP"/>
        </w:rPr>
      </w:pPr>
      <w:proofErr w:type="gramStart"/>
      <w:ins w:id="23" w:author="James Fishkin" w:date="2017-02-19T16:42:00Z">
        <w:r>
          <w:rPr>
            <w:rFonts w:ascii="Times New Roman" w:hAnsi="Times New Roman"/>
            <w:lang w:eastAsia="ja-JP"/>
          </w:rPr>
          <w:lastRenderedPageBreak/>
          <w:t>yes</w:t>
        </w:r>
      </w:ins>
      <w:proofErr w:type="gramEnd"/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11) Legislative reform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2q Lengthening Assembly terms from 2 years to </w:t>
      </w:r>
      <w:proofErr w:type="gramStart"/>
      <w:r w:rsidRPr="00C96DF0">
        <w:rPr>
          <w:rFonts w:ascii="Times New Roman" w:hAnsi="Times New Roman"/>
          <w:lang w:eastAsia="ja-JP"/>
        </w:rPr>
        <w:t>4</w:t>
      </w:r>
      <w:proofErr w:type="gramEnd"/>
      <w:r w:rsidRPr="00C96DF0">
        <w:rPr>
          <w:rFonts w:ascii="Times New Roman" w:hAnsi="Times New Roman"/>
          <w:lang w:eastAsia="ja-JP"/>
        </w:rPr>
        <w:t xml:space="preserve">, and Senate terms from 4 years to 6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proofErr w:type="gramStart"/>
      <w:r w:rsidRPr="00C96DF0">
        <w:rPr>
          <w:rFonts w:ascii="Times New Roman" w:hAnsi="Times New Roman"/>
          <w:lang w:eastAsia="ja-JP"/>
        </w:rPr>
        <w:t>2k</w:t>
      </w:r>
      <w:proofErr w:type="gramEnd"/>
      <w:r w:rsidRPr="00C96DF0">
        <w:rPr>
          <w:rFonts w:ascii="Times New Roman" w:hAnsi="Times New Roman"/>
          <w:lang w:eastAsia="ja-JP"/>
        </w:rPr>
        <w:t xml:space="preserve"> Increasing the number of Assembly districts from 80 to 120 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2n Making the State Legislature part-time and paying legislators part-time salaries </w:t>
      </w:r>
    </w:p>
    <w:p w:rsidR="00C96DF0" w:rsidRDefault="00C96DF0" w:rsidP="00C96DF0">
      <w:pPr>
        <w:rPr>
          <w:ins w:id="24" w:author="James Fishkin" w:date="2017-02-19T16:42:00Z"/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2o Reducing the length of the state legislative session and requiring legislators to spend more time in their districts</w:t>
      </w:r>
    </w:p>
    <w:p w:rsidR="005B2DA0" w:rsidRDefault="005B2DA0" w:rsidP="00C96DF0">
      <w:pPr>
        <w:rPr>
          <w:ins w:id="25" w:author="James Fishkin" w:date="2017-02-19T16:42:00Z"/>
          <w:rFonts w:ascii="Times New Roman" w:hAnsi="Times New Roman"/>
          <w:lang w:eastAsia="ja-JP"/>
        </w:rPr>
      </w:pPr>
    </w:p>
    <w:p w:rsidR="005B2DA0" w:rsidRPr="00C96DF0" w:rsidRDefault="005B2DA0" w:rsidP="00C96DF0">
      <w:pPr>
        <w:rPr>
          <w:rFonts w:ascii="Times New Roman" w:hAnsi="Times New Roman"/>
          <w:lang w:eastAsia="ja-JP"/>
        </w:rPr>
      </w:pPr>
      <w:ins w:id="26" w:author="James Fishkin" w:date="2017-02-19T16:42:00Z">
        <w:r>
          <w:rPr>
            <w:rFonts w:ascii="Times New Roman" w:hAnsi="Times New Roman"/>
            <w:lang w:eastAsia="ja-JP"/>
          </w:rPr>
          <w:t>I think 2n belongs in the one below</w:t>
        </w:r>
      </w:ins>
      <w:bookmarkStart w:id="27" w:name="_GoBack"/>
      <w:bookmarkEnd w:id="27"/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>12) Limiting Legislative Session</w:t>
      </w:r>
    </w:p>
    <w:p w:rsidR="00C96DF0" w:rsidRPr="00C96DF0" w:rsidRDefault="00C96DF0" w:rsidP="00C96DF0">
      <w:pPr>
        <w:rPr>
          <w:rFonts w:ascii="Times New Roman" w:hAnsi="Times New Roman"/>
          <w:lang w:eastAsia="ja-JP"/>
        </w:rPr>
      </w:pPr>
      <w:r w:rsidRPr="00C96DF0">
        <w:rPr>
          <w:rFonts w:ascii="Times New Roman" w:hAnsi="Times New Roman"/>
          <w:lang w:eastAsia="ja-JP"/>
        </w:rPr>
        <w:t xml:space="preserve">2n Making the State Legislature part-time and paying legislators part-time salaries </w:t>
      </w:r>
    </w:p>
    <w:p w:rsidR="000841F3" w:rsidRPr="00C96DF0" w:rsidRDefault="00C96DF0" w:rsidP="00C96DF0">
      <w:pPr>
        <w:rPr>
          <w:rFonts w:ascii="Times New Roman" w:hAnsi="Times New Roman"/>
        </w:rPr>
      </w:pPr>
      <w:r w:rsidRPr="00C96DF0">
        <w:rPr>
          <w:rFonts w:ascii="Times New Roman" w:hAnsi="Times New Roman"/>
          <w:lang w:eastAsia="ja-JP"/>
        </w:rPr>
        <w:t>2o Reducing the length of the state legislative session and requiring legislators to spend more time in their districts</w:t>
      </w:r>
    </w:p>
    <w:sectPr w:rsidR="000841F3" w:rsidRPr="00C96DF0" w:rsidSect="000841F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ames Fishkin">
    <w15:presenceInfo w15:providerId="AD" w15:userId="S-1-5-21-2000478354-1844237615-1801674531-887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trackRevision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DF0"/>
    <w:rsid w:val="005B2DA0"/>
    <w:rsid w:val="0083540C"/>
    <w:rsid w:val="00C96DF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22D9"/>
  <w15:docId w15:val="{F1DA2375-ADAD-476D-946D-00E498CC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7B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Reviewer</dc:creator>
  <cp:keywords/>
  <cp:lastModifiedBy>James Fishkin</cp:lastModifiedBy>
  <cp:revision>3</cp:revision>
  <dcterms:created xsi:type="dcterms:W3CDTF">2017-02-20T00:37:00Z</dcterms:created>
  <dcterms:modified xsi:type="dcterms:W3CDTF">2017-02-20T00:43:00Z</dcterms:modified>
</cp:coreProperties>
</file>